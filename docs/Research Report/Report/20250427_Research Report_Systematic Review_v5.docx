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078E63" w14:textId="34E623C2" w:rsidR="00CE423E" w:rsidRPr="008A2F74" w:rsidRDefault="6582E766" w:rsidP="00D577FF">
      <w:pPr>
        <w:pStyle w:val="NoSpacing"/>
        <w:spacing w:line="276" w:lineRule="auto"/>
        <w:jc w:val="center"/>
        <w:rPr>
          <w:rFonts w:ascii="Times New Roman" w:eastAsia="Times New Roman" w:hAnsi="Times New Roman" w:cs="Times New Roman"/>
          <w:b/>
          <w:sz w:val="32"/>
          <w:szCs w:val="32"/>
          <w:lang w:val="en-GB"/>
        </w:rPr>
      </w:pPr>
      <w:r w:rsidRPr="008A2F74">
        <w:rPr>
          <w:rFonts w:ascii="Times New Roman" w:eastAsia="Times New Roman" w:hAnsi="Times New Roman" w:cs="Times New Roman"/>
          <w:b/>
          <w:sz w:val="32"/>
          <w:szCs w:val="32"/>
          <w:lang w:val="en-GB"/>
        </w:rPr>
        <w:t>Software Architecture Teaching: A Systematic Review</w:t>
      </w:r>
    </w:p>
    <w:p w14:paraId="19BF7021" w14:textId="77777777" w:rsidR="00846B59" w:rsidRPr="008A2F74" w:rsidRDefault="00846B59" w:rsidP="00D577FF">
      <w:pPr>
        <w:pStyle w:val="NoSpacing"/>
        <w:spacing w:line="276" w:lineRule="auto"/>
        <w:jc w:val="center"/>
        <w:rPr>
          <w:rFonts w:ascii="Times New Roman" w:eastAsia="Times New Roman" w:hAnsi="Times New Roman" w:cs="Times New Roman"/>
          <w:b/>
          <w:sz w:val="32"/>
          <w:szCs w:val="32"/>
          <w:lang w:val="en-GB"/>
        </w:rPr>
      </w:pPr>
    </w:p>
    <w:p w14:paraId="2C97F7BE" w14:textId="77777777" w:rsidR="00AE05DA" w:rsidRPr="008A2F74" w:rsidRDefault="00AE05DA" w:rsidP="00AE05DA">
      <w:pPr>
        <w:pStyle w:val="NoSpacing"/>
        <w:spacing w:line="276" w:lineRule="auto"/>
        <w:jc w:val="center"/>
        <w:rPr>
          <w:rFonts w:ascii="Times New Roman" w:eastAsia="Times New Roman" w:hAnsi="Times New Roman" w:cs="Times New Roman"/>
          <w:lang w:val="en-GB"/>
        </w:rPr>
        <w:sectPr w:rsidR="00AE05DA" w:rsidRPr="008A2F74" w:rsidSect="00EB5A29">
          <w:footerReference w:type="even" r:id="rId11"/>
          <w:footerReference w:type="default" r:id="rId12"/>
          <w:pgSz w:w="12240" w:h="15840"/>
          <w:pgMar w:top="1134" w:right="1134" w:bottom="1134" w:left="1134" w:header="720" w:footer="720" w:gutter="0"/>
          <w:cols w:space="720"/>
          <w:docGrid w:linePitch="360"/>
        </w:sectPr>
      </w:pPr>
    </w:p>
    <w:p w14:paraId="24D1BA63" w14:textId="77777777" w:rsidR="007C664C" w:rsidRPr="008A2F74" w:rsidRDefault="7A0F5640" w:rsidP="00AE05DA">
      <w:pPr>
        <w:pStyle w:val="NoSpacing"/>
        <w:spacing w:line="276" w:lineRule="auto"/>
        <w:jc w:val="center"/>
        <w:rPr>
          <w:rFonts w:ascii="Times New Roman" w:eastAsia="Times New Roman" w:hAnsi="Times New Roman" w:cs="Times New Roman"/>
          <w:sz w:val="20"/>
          <w:szCs w:val="20"/>
          <w:lang w:val="en-GB"/>
        </w:rPr>
      </w:pPr>
      <w:r w:rsidRPr="008A2F74">
        <w:rPr>
          <w:rFonts w:ascii="Times New Roman" w:eastAsia="Times New Roman" w:hAnsi="Times New Roman" w:cs="Times New Roman"/>
          <w:sz w:val="20"/>
          <w:szCs w:val="20"/>
          <w:lang w:val="en-GB"/>
        </w:rPr>
        <w:t xml:space="preserve">Ugyen </w:t>
      </w:r>
      <w:proofErr w:type="spellStart"/>
      <w:r w:rsidRPr="008A2F74">
        <w:rPr>
          <w:rFonts w:ascii="Times New Roman" w:eastAsia="Times New Roman" w:hAnsi="Times New Roman" w:cs="Times New Roman"/>
          <w:sz w:val="20"/>
          <w:szCs w:val="20"/>
          <w:lang w:val="en-GB"/>
        </w:rPr>
        <w:t>Lhatshok</w:t>
      </w:r>
      <w:proofErr w:type="spellEnd"/>
    </w:p>
    <w:p w14:paraId="04ED0615" w14:textId="72CA3FB6" w:rsidR="00AE05DA" w:rsidRPr="004E4327" w:rsidRDefault="00AE05DA" w:rsidP="00AE05DA">
      <w:pPr>
        <w:pStyle w:val="NoSpacing"/>
        <w:spacing w:line="276" w:lineRule="auto"/>
        <w:jc w:val="center"/>
        <w:rPr>
          <w:rFonts w:ascii="Times New Roman" w:eastAsia="Times New Roman" w:hAnsi="Times New Roman" w:cs="Times New Roman"/>
          <w:i/>
          <w:iCs/>
          <w:sz w:val="20"/>
          <w:szCs w:val="20"/>
          <w:lang w:val="en-GB"/>
        </w:rPr>
      </w:pPr>
      <w:hyperlink r:id="rId13">
        <w:r w:rsidRPr="004E4327">
          <w:rPr>
            <w:rStyle w:val="Hyperlink"/>
            <w:rFonts w:ascii="Times New Roman" w:eastAsia="Times New Roman" w:hAnsi="Times New Roman" w:cs="Times New Roman"/>
            <w:i/>
            <w:iCs/>
            <w:color w:val="auto"/>
            <w:sz w:val="20"/>
            <w:szCs w:val="20"/>
            <w:u w:val="none"/>
            <w:lang w:val="en-GB"/>
          </w:rPr>
          <w:t>u3265091@uni.canberra.edu.au</w:t>
        </w:r>
      </w:hyperlink>
      <w:r w:rsidRPr="004E4327">
        <w:rPr>
          <w:rFonts w:ascii="Times New Roman" w:eastAsia="Times New Roman" w:hAnsi="Times New Roman" w:cs="Times New Roman"/>
          <w:i/>
          <w:iCs/>
          <w:sz w:val="20"/>
          <w:szCs w:val="20"/>
          <w:lang w:val="en-GB"/>
        </w:rPr>
        <w:t xml:space="preserve"> University of Canberra </w:t>
      </w:r>
    </w:p>
    <w:p w14:paraId="35808A3C" w14:textId="6E5CC069" w:rsidR="29FAD3DA" w:rsidRDefault="29FAD3DA" w:rsidP="29FAD3DA">
      <w:pPr>
        <w:pStyle w:val="NoSpacing"/>
        <w:spacing w:line="276" w:lineRule="auto"/>
        <w:jc w:val="center"/>
        <w:rPr>
          <w:rFonts w:ascii="Times New Roman" w:eastAsia="Times New Roman" w:hAnsi="Times New Roman" w:cs="Times New Roman"/>
          <w:sz w:val="20"/>
          <w:szCs w:val="20"/>
          <w:lang w:val="en-GB"/>
        </w:rPr>
      </w:pPr>
    </w:p>
    <w:p w14:paraId="3508FC19" w14:textId="77777777" w:rsidR="00AE05DA" w:rsidRPr="00B759A0" w:rsidRDefault="7A0F5640" w:rsidP="00AE05DA">
      <w:pPr>
        <w:pStyle w:val="NoSpacing"/>
        <w:spacing w:line="276" w:lineRule="auto"/>
        <w:jc w:val="center"/>
        <w:rPr>
          <w:rFonts w:ascii="Times New Roman" w:eastAsia="Times New Roman" w:hAnsi="Times New Roman" w:cs="Times New Roman"/>
          <w:sz w:val="20"/>
          <w:szCs w:val="20"/>
          <w:lang w:val="nl-NL"/>
        </w:rPr>
      </w:pPr>
      <w:r w:rsidRPr="00B759A0">
        <w:rPr>
          <w:rFonts w:ascii="Times New Roman" w:eastAsia="Times New Roman" w:hAnsi="Times New Roman" w:cs="Times New Roman"/>
          <w:sz w:val="20"/>
          <w:szCs w:val="20"/>
          <w:lang w:val="nl-NL"/>
        </w:rPr>
        <w:t>Pema Gyamtsho</w:t>
      </w:r>
    </w:p>
    <w:p w14:paraId="7E5B452F" w14:textId="096C0CED" w:rsidR="00AE05DA" w:rsidRPr="004E4327" w:rsidRDefault="00AE05DA" w:rsidP="00AE05DA">
      <w:pPr>
        <w:pStyle w:val="NoSpacing"/>
        <w:spacing w:line="276" w:lineRule="auto"/>
        <w:jc w:val="center"/>
        <w:rPr>
          <w:rFonts w:ascii="Times New Roman" w:eastAsia="Times New Roman" w:hAnsi="Times New Roman" w:cs="Times New Roman"/>
          <w:i/>
          <w:iCs/>
          <w:sz w:val="20"/>
          <w:szCs w:val="20"/>
          <w:lang w:val="nl-NL"/>
        </w:rPr>
      </w:pPr>
      <w:hyperlink r:id="rId14" w:history="1">
        <w:r w:rsidRPr="004E4327">
          <w:rPr>
            <w:rStyle w:val="Hyperlink"/>
            <w:rFonts w:ascii="Times New Roman" w:eastAsia="Times New Roman" w:hAnsi="Times New Roman" w:cs="Times New Roman"/>
            <w:i/>
            <w:iCs/>
            <w:color w:val="auto"/>
            <w:sz w:val="20"/>
            <w:szCs w:val="20"/>
            <w:u w:val="none"/>
            <w:lang w:val="nl-NL"/>
          </w:rPr>
          <w:t>u3267717@uni.canberra.au</w:t>
        </w:r>
      </w:hyperlink>
      <w:r w:rsidRPr="004E4327">
        <w:rPr>
          <w:rFonts w:ascii="Times New Roman" w:eastAsia="Times New Roman" w:hAnsi="Times New Roman" w:cs="Times New Roman"/>
          <w:i/>
          <w:iCs/>
          <w:sz w:val="20"/>
          <w:szCs w:val="20"/>
          <w:lang w:val="nl-NL"/>
        </w:rPr>
        <w:t xml:space="preserve"> </w:t>
      </w:r>
    </w:p>
    <w:p w14:paraId="4C0060D6" w14:textId="77777777" w:rsidR="00AE05DA" w:rsidRPr="004E4327" w:rsidRDefault="00AE05DA" w:rsidP="00AE05DA">
      <w:pPr>
        <w:pStyle w:val="NoSpacing"/>
        <w:spacing w:line="276" w:lineRule="auto"/>
        <w:jc w:val="center"/>
        <w:rPr>
          <w:rFonts w:ascii="Times New Roman" w:eastAsia="Times New Roman" w:hAnsi="Times New Roman" w:cs="Times New Roman"/>
          <w:i/>
          <w:iCs/>
          <w:sz w:val="20"/>
          <w:szCs w:val="20"/>
          <w:lang w:val="en-GB"/>
        </w:rPr>
      </w:pPr>
      <w:r w:rsidRPr="004E4327">
        <w:rPr>
          <w:rFonts w:ascii="Times New Roman" w:eastAsia="Times New Roman" w:hAnsi="Times New Roman" w:cs="Times New Roman"/>
          <w:i/>
          <w:iCs/>
          <w:sz w:val="20"/>
          <w:szCs w:val="20"/>
          <w:lang w:val="en-GB"/>
        </w:rPr>
        <w:t xml:space="preserve">University of Canberra </w:t>
      </w:r>
    </w:p>
    <w:p w14:paraId="7503DD54" w14:textId="4BD817EF" w:rsidR="65867362" w:rsidRDefault="65867362" w:rsidP="00BC4B81">
      <w:pPr>
        <w:pStyle w:val="NoSpacing"/>
        <w:spacing w:line="276" w:lineRule="auto"/>
        <w:rPr>
          <w:rFonts w:ascii="Times New Roman" w:eastAsia="Times New Roman" w:hAnsi="Times New Roman" w:cs="Times New Roman"/>
          <w:sz w:val="20"/>
          <w:szCs w:val="20"/>
          <w:lang w:val="en-GB"/>
        </w:rPr>
      </w:pPr>
    </w:p>
    <w:p w14:paraId="5BE04639" w14:textId="77777777" w:rsidR="00AE05DA" w:rsidRPr="008A2F74" w:rsidRDefault="7A0F5640" w:rsidP="00AE05DA">
      <w:pPr>
        <w:pStyle w:val="NoSpacing"/>
        <w:spacing w:line="276" w:lineRule="auto"/>
        <w:jc w:val="center"/>
        <w:rPr>
          <w:rFonts w:ascii="Times New Roman" w:eastAsia="Times New Roman" w:hAnsi="Times New Roman" w:cs="Times New Roman"/>
          <w:sz w:val="20"/>
          <w:szCs w:val="20"/>
          <w:lang w:val="en-GB"/>
        </w:rPr>
      </w:pPr>
      <w:r w:rsidRPr="008A2F74">
        <w:rPr>
          <w:rFonts w:ascii="Times New Roman" w:eastAsia="Times New Roman" w:hAnsi="Times New Roman" w:cs="Times New Roman"/>
          <w:sz w:val="20"/>
          <w:szCs w:val="20"/>
          <w:lang w:val="en-GB"/>
        </w:rPr>
        <w:t>Thinley Dema</w:t>
      </w:r>
    </w:p>
    <w:p w14:paraId="0756545C" w14:textId="15DABCC9" w:rsidR="00AE05DA" w:rsidRPr="004E4327" w:rsidRDefault="00AE05DA" w:rsidP="00AE05DA">
      <w:pPr>
        <w:pStyle w:val="NoSpacing"/>
        <w:spacing w:line="276" w:lineRule="auto"/>
        <w:jc w:val="center"/>
        <w:rPr>
          <w:rFonts w:ascii="Times New Roman" w:eastAsia="Times New Roman" w:hAnsi="Times New Roman" w:cs="Times New Roman"/>
          <w:i/>
          <w:iCs/>
          <w:sz w:val="20"/>
          <w:szCs w:val="20"/>
          <w:lang w:val="en-GB"/>
        </w:rPr>
      </w:pPr>
      <w:hyperlink r:id="rId15">
        <w:r w:rsidRPr="004E4327">
          <w:rPr>
            <w:rStyle w:val="Hyperlink"/>
            <w:rFonts w:ascii="Times New Roman" w:eastAsia="Times New Roman" w:hAnsi="Times New Roman" w:cs="Times New Roman"/>
            <w:i/>
            <w:iCs/>
            <w:color w:val="auto"/>
            <w:sz w:val="20"/>
            <w:szCs w:val="20"/>
            <w:u w:val="none"/>
            <w:lang w:val="en-GB"/>
          </w:rPr>
          <w:t>u3255665@uni.canberra.edu.au</w:t>
        </w:r>
      </w:hyperlink>
      <w:r w:rsidRPr="004E4327">
        <w:rPr>
          <w:rFonts w:ascii="Times New Roman" w:eastAsia="Times New Roman" w:hAnsi="Times New Roman" w:cs="Times New Roman"/>
          <w:i/>
          <w:iCs/>
          <w:sz w:val="20"/>
          <w:szCs w:val="20"/>
          <w:lang w:val="en-GB"/>
        </w:rPr>
        <w:t xml:space="preserve"> University of Canberra </w:t>
      </w:r>
    </w:p>
    <w:p w14:paraId="5D07F150" w14:textId="77777777" w:rsidR="00AE05DA" w:rsidRPr="008A2F74" w:rsidRDefault="00AE05DA" w:rsidP="00AE05DA">
      <w:pPr>
        <w:pStyle w:val="NoSpacing"/>
        <w:spacing w:line="276" w:lineRule="auto"/>
        <w:jc w:val="center"/>
        <w:rPr>
          <w:rFonts w:ascii="Times New Roman" w:eastAsia="Times New Roman" w:hAnsi="Times New Roman" w:cs="Times New Roman"/>
          <w:lang w:val="en-GB"/>
        </w:rPr>
        <w:sectPr w:rsidR="00AE05DA" w:rsidRPr="008A2F74" w:rsidSect="00EB5A29">
          <w:type w:val="continuous"/>
          <w:pgSz w:w="12240" w:h="15840"/>
          <w:pgMar w:top="1134" w:right="1134" w:bottom="1134" w:left="1134" w:header="720" w:footer="720" w:gutter="0"/>
          <w:cols w:num="3" w:space="720"/>
          <w:docGrid w:linePitch="360"/>
        </w:sectPr>
      </w:pPr>
    </w:p>
    <w:p w14:paraId="3E6ACBCD" w14:textId="1B4FAE57" w:rsidR="00AE05DA" w:rsidRPr="008A2F74" w:rsidRDefault="7A0F5640" w:rsidP="00AE05DA">
      <w:pPr>
        <w:pStyle w:val="NoSpacing"/>
        <w:spacing w:line="276" w:lineRule="auto"/>
        <w:jc w:val="center"/>
        <w:rPr>
          <w:rFonts w:ascii="Times New Roman" w:eastAsia="Times New Roman" w:hAnsi="Times New Roman" w:cs="Times New Roman"/>
          <w:sz w:val="20"/>
          <w:szCs w:val="20"/>
          <w:lang w:val="en-GB"/>
        </w:rPr>
      </w:pPr>
      <w:r w:rsidRPr="008A2F74">
        <w:rPr>
          <w:rFonts w:ascii="Times New Roman" w:eastAsia="Times New Roman" w:hAnsi="Times New Roman" w:cs="Times New Roman"/>
          <w:sz w:val="20"/>
          <w:szCs w:val="20"/>
          <w:lang w:val="en-GB"/>
        </w:rPr>
        <w:t xml:space="preserve">Thinley </w:t>
      </w:r>
      <w:proofErr w:type="spellStart"/>
      <w:r w:rsidRPr="008A2F74">
        <w:rPr>
          <w:rFonts w:ascii="Times New Roman" w:eastAsia="Times New Roman" w:hAnsi="Times New Roman" w:cs="Times New Roman"/>
          <w:sz w:val="20"/>
          <w:szCs w:val="20"/>
          <w:lang w:val="en-GB"/>
        </w:rPr>
        <w:t>Rabgay</w:t>
      </w:r>
      <w:proofErr w:type="spellEnd"/>
    </w:p>
    <w:p w14:paraId="66EA033C" w14:textId="2941F2F4" w:rsidR="00AE05DA" w:rsidRPr="004E4327" w:rsidRDefault="00AE05DA" w:rsidP="00AE05DA">
      <w:pPr>
        <w:pStyle w:val="NoSpacing"/>
        <w:spacing w:line="276" w:lineRule="auto"/>
        <w:jc w:val="center"/>
        <w:rPr>
          <w:rFonts w:ascii="Times New Roman" w:eastAsia="Times New Roman" w:hAnsi="Times New Roman" w:cs="Times New Roman"/>
          <w:i/>
          <w:iCs/>
          <w:sz w:val="20"/>
          <w:szCs w:val="20"/>
          <w:lang w:val="en-GB"/>
        </w:rPr>
      </w:pPr>
      <w:hyperlink r:id="rId16" w:history="1">
        <w:r w:rsidRPr="004E4327">
          <w:rPr>
            <w:rStyle w:val="Hyperlink"/>
            <w:rFonts w:ascii="Times New Roman" w:eastAsia="Times New Roman" w:hAnsi="Times New Roman" w:cs="Times New Roman"/>
            <w:i/>
            <w:iCs/>
            <w:color w:val="auto"/>
            <w:sz w:val="20"/>
            <w:szCs w:val="20"/>
            <w:u w:val="none"/>
            <w:lang w:val="en-GB"/>
          </w:rPr>
          <w:t>u3267425@uni.canberra.au</w:t>
        </w:r>
      </w:hyperlink>
      <w:r w:rsidRPr="004E4327">
        <w:rPr>
          <w:rFonts w:ascii="Times New Roman" w:eastAsia="Times New Roman" w:hAnsi="Times New Roman" w:cs="Times New Roman"/>
          <w:i/>
          <w:iCs/>
          <w:sz w:val="20"/>
          <w:szCs w:val="20"/>
          <w:lang w:val="en-GB"/>
        </w:rPr>
        <w:t xml:space="preserve"> </w:t>
      </w:r>
    </w:p>
    <w:p w14:paraId="5F250AD4" w14:textId="77777777" w:rsidR="00AE05DA" w:rsidRPr="004E4327" w:rsidRDefault="00AE05DA" w:rsidP="00AE05DA">
      <w:pPr>
        <w:pStyle w:val="NoSpacing"/>
        <w:spacing w:line="276" w:lineRule="auto"/>
        <w:jc w:val="center"/>
        <w:rPr>
          <w:rFonts w:ascii="Times New Roman" w:eastAsia="Times New Roman" w:hAnsi="Times New Roman" w:cs="Times New Roman"/>
          <w:i/>
          <w:iCs/>
          <w:sz w:val="20"/>
          <w:szCs w:val="20"/>
          <w:lang w:val="en-GB"/>
        </w:rPr>
      </w:pPr>
      <w:r w:rsidRPr="004E4327">
        <w:rPr>
          <w:rFonts w:ascii="Times New Roman" w:eastAsia="Times New Roman" w:hAnsi="Times New Roman" w:cs="Times New Roman"/>
          <w:i/>
          <w:iCs/>
          <w:sz w:val="20"/>
          <w:szCs w:val="20"/>
          <w:lang w:val="en-GB"/>
        </w:rPr>
        <w:t xml:space="preserve">University of Canberra </w:t>
      </w:r>
    </w:p>
    <w:p w14:paraId="39362273" w14:textId="170983D7" w:rsidR="5E3D1333" w:rsidRPr="008A2F74" w:rsidRDefault="7A0F5640" w:rsidP="00AE05DA">
      <w:pPr>
        <w:pStyle w:val="NoSpacing"/>
        <w:spacing w:line="276" w:lineRule="auto"/>
        <w:jc w:val="center"/>
        <w:rPr>
          <w:rFonts w:ascii="Times New Roman" w:eastAsia="Times New Roman" w:hAnsi="Times New Roman" w:cs="Times New Roman"/>
          <w:sz w:val="20"/>
          <w:szCs w:val="20"/>
          <w:lang w:val="en-GB"/>
        </w:rPr>
      </w:pPr>
      <w:r w:rsidRPr="6303DAAC">
        <w:rPr>
          <w:rFonts w:ascii="Times New Roman" w:eastAsia="Times New Roman" w:hAnsi="Times New Roman" w:cs="Times New Roman"/>
          <w:sz w:val="20"/>
          <w:szCs w:val="20"/>
          <w:lang w:val="en-GB"/>
        </w:rPr>
        <w:br w:type="column"/>
      </w:r>
      <w:r w:rsidRPr="008A2F74">
        <w:rPr>
          <w:rFonts w:ascii="Times New Roman" w:eastAsia="Times New Roman" w:hAnsi="Times New Roman" w:cs="Times New Roman"/>
          <w:sz w:val="20"/>
          <w:szCs w:val="20"/>
          <w:lang w:val="en-GB"/>
        </w:rPr>
        <w:t>Zhijia Ren</w:t>
      </w:r>
    </w:p>
    <w:p w14:paraId="3F48C7A2" w14:textId="0022535B" w:rsidR="00AE05DA" w:rsidRPr="004E4327" w:rsidRDefault="00AE05DA" w:rsidP="00AE05DA">
      <w:pPr>
        <w:pStyle w:val="NoSpacing"/>
        <w:spacing w:line="276" w:lineRule="auto"/>
        <w:jc w:val="center"/>
        <w:rPr>
          <w:rFonts w:ascii="Times New Roman" w:eastAsia="Times New Roman" w:hAnsi="Times New Roman" w:cs="Times New Roman"/>
          <w:i/>
          <w:iCs/>
          <w:sz w:val="20"/>
          <w:szCs w:val="20"/>
          <w:lang w:val="en-GB"/>
        </w:rPr>
      </w:pPr>
      <w:hyperlink r:id="rId17" w:history="1">
        <w:r w:rsidRPr="004E4327">
          <w:rPr>
            <w:rStyle w:val="Hyperlink"/>
            <w:rFonts w:ascii="Times New Roman" w:eastAsia="Times New Roman" w:hAnsi="Times New Roman" w:cs="Times New Roman"/>
            <w:i/>
            <w:iCs/>
            <w:color w:val="auto"/>
            <w:sz w:val="20"/>
            <w:szCs w:val="20"/>
            <w:u w:val="none"/>
            <w:lang w:val="en-GB"/>
          </w:rPr>
          <w:t>u3262965@uni.canberra.edu.au</w:t>
        </w:r>
      </w:hyperlink>
    </w:p>
    <w:p w14:paraId="20391619" w14:textId="30216E25" w:rsidR="00AE05DA" w:rsidRPr="004E4327" w:rsidRDefault="00AE05DA" w:rsidP="00AE05DA">
      <w:pPr>
        <w:pStyle w:val="NoSpacing"/>
        <w:spacing w:line="276" w:lineRule="auto"/>
        <w:jc w:val="center"/>
        <w:rPr>
          <w:rFonts w:ascii="Times New Roman" w:eastAsia="Times New Roman" w:hAnsi="Times New Roman" w:cs="Times New Roman"/>
          <w:i/>
          <w:iCs/>
          <w:sz w:val="20"/>
          <w:szCs w:val="20"/>
          <w:lang w:val="en-GB"/>
        </w:rPr>
      </w:pPr>
      <w:r w:rsidRPr="004E4327">
        <w:rPr>
          <w:rFonts w:ascii="Times New Roman" w:eastAsia="Times New Roman" w:hAnsi="Times New Roman" w:cs="Times New Roman"/>
          <w:i/>
          <w:iCs/>
          <w:sz w:val="20"/>
          <w:szCs w:val="20"/>
          <w:lang w:val="en-GB"/>
        </w:rPr>
        <w:t xml:space="preserve">University of Canberra </w:t>
      </w:r>
    </w:p>
    <w:p w14:paraId="51072CD4" w14:textId="77777777" w:rsidR="00AE05DA" w:rsidRPr="008A2F74" w:rsidRDefault="00AE05DA" w:rsidP="00D577FF">
      <w:pPr>
        <w:pStyle w:val="Heading1"/>
        <w:numPr>
          <w:ilvl w:val="0"/>
          <w:numId w:val="14"/>
        </w:numPr>
        <w:spacing w:line="276" w:lineRule="auto"/>
        <w:ind w:left="426" w:hanging="426"/>
        <w:rPr>
          <w:rFonts w:cs="Times New Roman"/>
          <w:szCs w:val="24"/>
        </w:rPr>
        <w:sectPr w:rsidR="00AE05DA" w:rsidRPr="008A2F74" w:rsidSect="00EB5A29">
          <w:type w:val="continuous"/>
          <w:pgSz w:w="12240" w:h="15840"/>
          <w:pgMar w:top="1134" w:right="1134" w:bottom="1134" w:left="1134" w:header="720" w:footer="720" w:gutter="0"/>
          <w:cols w:num="3" w:space="720"/>
          <w:docGrid w:linePitch="360"/>
        </w:sectPr>
      </w:pPr>
    </w:p>
    <w:p w14:paraId="06D53821" w14:textId="4B5FA394" w:rsidR="5E3D1333" w:rsidRPr="008A2F74" w:rsidRDefault="00F5233A" w:rsidP="00D577FF">
      <w:pPr>
        <w:pStyle w:val="Heading1"/>
        <w:numPr>
          <w:ilvl w:val="0"/>
          <w:numId w:val="14"/>
        </w:numPr>
        <w:spacing w:line="276" w:lineRule="auto"/>
        <w:ind w:left="426" w:hanging="426"/>
        <w:rPr>
          <w:rFonts w:cs="Times New Roman"/>
          <w:szCs w:val="24"/>
        </w:rPr>
      </w:pPr>
      <w:r w:rsidRPr="008A2F74">
        <w:rPr>
          <w:rFonts w:cs="Times New Roman"/>
          <w:szCs w:val="24"/>
        </w:rPr>
        <w:t>ABSTRACT</w:t>
      </w:r>
    </w:p>
    <w:p w14:paraId="661CEDA1" w14:textId="1DF5AF83" w:rsidR="00723D46" w:rsidRPr="00C224F2" w:rsidRDefault="00723D46" w:rsidP="00D577FF">
      <w:pPr>
        <w:spacing w:line="276" w:lineRule="auto"/>
        <w:jc w:val="both"/>
        <w:rPr>
          <w:rFonts w:eastAsia="Times New Roman" w:cs="Times New Roman"/>
          <w:lang w:val="en-AU"/>
        </w:rPr>
      </w:pPr>
      <w:bookmarkStart w:id="0" w:name="OLE_LINK2"/>
      <w:r w:rsidRPr="008A2F74">
        <w:rPr>
          <w:rFonts w:eastAsia="Times New Roman" w:cs="Times New Roman"/>
          <w:lang w:val="en-AU"/>
        </w:rPr>
        <w:t xml:space="preserve">Software Architecture (SA) education </w:t>
      </w:r>
      <w:r w:rsidR="00A95510">
        <w:rPr>
          <w:rFonts w:eastAsia="Times New Roman" w:cs="Times New Roman"/>
          <w:lang w:val="en-AU"/>
        </w:rPr>
        <w:t>is critical</w:t>
      </w:r>
      <w:r w:rsidRPr="008A2F74">
        <w:rPr>
          <w:rFonts w:eastAsia="Times New Roman" w:cs="Times New Roman"/>
          <w:lang w:val="en-AU"/>
        </w:rPr>
        <w:t xml:space="preserve"> in equipping students with complex software design skills required by the industry. However, software architecture teaching faces distinct challenges due to its abstract and conceptual nature, high-level thinking and critical reasoning requirements, and the mismatch between SA education and industrial needs. </w:t>
      </w:r>
      <w:bookmarkEnd w:id="0"/>
      <w:r w:rsidRPr="008A2F74">
        <w:rPr>
          <w:rFonts w:eastAsia="Times New Roman" w:cs="Times New Roman"/>
          <w:lang w:val="en-AU"/>
        </w:rPr>
        <w:t xml:space="preserve">This systematic review analyses 82 peer-reviewed studies published between 2010 and 2024 to identify and examine current teaching strategies, their assessment methods, learning outcomes and challenges. Ten teaching themes </w:t>
      </w:r>
      <w:r w:rsidR="00611857" w:rsidRPr="008A2F74">
        <w:rPr>
          <w:rFonts w:eastAsia="Times New Roman" w:cs="Times New Roman"/>
          <w:lang w:val="en-AU"/>
        </w:rPr>
        <w:t>we</w:t>
      </w:r>
      <w:r w:rsidRPr="008A2F74">
        <w:rPr>
          <w:rFonts w:eastAsia="Times New Roman" w:cs="Times New Roman"/>
          <w:lang w:val="en-AU"/>
        </w:rPr>
        <w:t xml:space="preserve">re identified, with Project-Based Learning (PBL), Real-World-Based Learning, and Collaborative Learning being the most frequently adopted strategies. Summative assessment practices are the dominant assessment approaches. However, our analysis highlights the additional value from experiential assessments, such as Architectural Kata, </w:t>
      </w:r>
      <w:r w:rsidR="00F0693B">
        <w:rPr>
          <w:rFonts w:eastAsia="Times New Roman" w:cs="Times New Roman"/>
          <w:lang w:val="en-AU"/>
        </w:rPr>
        <w:t>that align</w:t>
      </w:r>
      <w:r w:rsidRPr="008A2F74">
        <w:rPr>
          <w:rFonts w:eastAsia="Times New Roman" w:cs="Times New Roman"/>
          <w:lang w:val="en-AU"/>
        </w:rPr>
        <w:t xml:space="preserve"> with industry needs. Learning outcomes are evaluated based on Bloom’s taxonomy, and these themes achieve higher-order learning outcomes (</w:t>
      </w:r>
      <w:r w:rsidR="004519DA" w:rsidRPr="008A2F74">
        <w:rPr>
          <w:rFonts w:eastAsia="Times New Roman" w:cs="Times New Roman"/>
          <w:lang w:val="en-AU"/>
        </w:rPr>
        <w:t>“</w:t>
      </w:r>
      <w:r w:rsidRPr="008A2F74">
        <w:rPr>
          <w:rFonts w:eastAsia="Times New Roman" w:cs="Times New Roman"/>
          <w:lang w:val="en-AU"/>
        </w:rPr>
        <w:t>Apply</w:t>
      </w:r>
      <w:r w:rsidR="004519DA" w:rsidRPr="008A2F74">
        <w:rPr>
          <w:rFonts w:eastAsia="Times New Roman" w:cs="Times New Roman"/>
          <w:lang w:val="en-AU"/>
        </w:rPr>
        <w:t>”</w:t>
      </w:r>
      <w:r w:rsidRPr="008A2F74">
        <w:rPr>
          <w:rFonts w:eastAsia="Times New Roman" w:cs="Times New Roman"/>
          <w:lang w:val="en-AU"/>
        </w:rPr>
        <w:t xml:space="preserve"> and </w:t>
      </w:r>
      <w:r w:rsidR="004519DA" w:rsidRPr="008A2F74">
        <w:rPr>
          <w:rFonts w:eastAsia="Times New Roman" w:cs="Times New Roman"/>
          <w:lang w:val="en-AU"/>
        </w:rPr>
        <w:t>“</w:t>
      </w:r>
      <w:r w:rsidRPr="008A2F74">
        <w:rPr>
          <w:rFonts w:eastAsia="Times New Roman" w:cs="Times New Roman"/>
          <w:lang w:val="en-AU"/>
        </w:rPr>
        <w:t>Understand</w:t>
      </w:r>
      <w:r w:rsidR="004519DA" w:rsidRPr="008A2F74">
        <w:rPr>
          <w:rFonts w:eastAsia="Times New Roman" w:cs="Times New Roman"/>
          <w:lang w:val="en-AU"/>
        </w:rPr>
        <w:t>”</w:t>
      </w:r>
      <w:r w:rsidRPr="008A2F74">
        <w:rPr>
          <w:rFonts w:eastAsia="Times New Roman" w:cs="Times New Roman"/>
          <w:lang w:val="en-AU"/>
        </w:rPr>
        <w:t>), but not the advanced levels (</w:t>
      </w:r>
      <w:r w:rsidR="004519DA" w:rsidRPr="008A2F74">
        <w:rPr>
          <w:rFonts w:eastAsia="Times New Roman" w:cs="Times New Roman"/>
          <w:lang w:val="en-AU"/>
        </w:rPr>
        <w:t>“</w:t>
      </w:r>
      <w:r w:rsidRPr="008A2F74">
        <w:rPr>
          <w:rFonts w:eastAsia="Times New Roman" w:cs="Times New Roman"/>
          <w:lang w:val="en-AU"/>
        </w:rPr>
        <w:t>Create</w:t>
      </w:r>
      <w:r w:rsidR="004519DA" w:rsidRPr="008A2F74">
        <w:rPr>
          <w:rFonts w:eastAsia="Times New Roman" w:cs="Times New Roman"/>
          <w:lang w:val="en-AU"/>
        </w:rPr>
        <w:t>”</w:t>
      </w:r>
      <w:r w:rsidRPr="008A2F74">
        <w:rPr>
          <w:rFonts w:eastAsia="Times New Roman" w:cs="Times New Roman"/>
          <w:lang w:val="en-AU"/>
        </w:rPr>
        <w:t xml:space="preserve"> and </w:t>
      </w:r>
      <w:r w:rsidR="004519DA" w:rsidRPr="008A2F74">
        <w:rPr>
          <w:rFonts w:eastAsia="Times New Roman" w:cs="Times New Roman"/>
          <w:lang w:val="en-AU"/>
        </w:rPr>
        <w:t>“</w:t>
      </w:r>
      <w:r w:rsidRPr="008A2F74">
        <w:rPr>
          <w:rFonts w:eastAsia="Times New Roman" w:cs="Times New Roman"/>
          <w:lang w:val="en-AU"/>
        </w:rPr>
        <w:t>Evaluate</w:t>
      </w:r>
      <w:r w:rsidR="004519DA" w:rsidRPr="008A2F74">
        <w:rPr>
          <w:rFonts w:eastAsia="Times New Roman" w:cs="Times New Roman"/>
          <w:lang w:val="en-AU"/>
        </w:rPr>
        <w:t>”</w:t>
      </w:r>
      <w:r w:rsidRPr="008A2F74">
        <w:rPr>
          <w:rFonts w:eastAsia="Times New Roman" w:cs="Times New Roman"/>
          <w:lang w:val="en-AU"/>
        </w:rPr>
        <w:t>). Despite the achievements, significant challenges exist, including abstract and conceptual difficulties</w:t>
      </w:r>
      <w:r w:rsidR="00F0693B">
        <w:rPr>
          <w:rFonts w:eastAsia="Times New Roman" w:cs="Times New Roman"/>
          <w:lang w:val="en-AU"/>
        </w:rPr>
        <w:t>,</w:t>
      </w:r>
      <w:r w:rsidRPr="008A2F74">
        <w:rPr>
          <w:rFonts w:eastAsia="Times New Roman" w:cs="Times New Roman"/>
          <w:lang w:val="en-AU"/>
        </w:rPr>
        <w:t xml:space="preserve"> time and workload constraints for students, heavy workloads, a lack of practical experience, and insufficient educational training for instructors. Our review offers an interrelated analysis of SA teaching strategies, particularly from the students’ perspective, based on which we call for greater collaboration among all stakeholders, including the adoption of diverse teaching strategies by institutions, selection of suitable projects to balance workload and industrial complexity by instructors and maintenance of engagement from students. Our review helps educators, curriculum designers, and industry stakeholders enhance SA education’s relevance, engagement, and effectiveness.</w:t>
      </w:r>
    </w:p>
    <w:p w14:paraId="2BEFA667" w14:textId="45BFC4C7" w:rsidR="00C40B04" w:rsidRPr="00C224F2" w:rsidRDefault="5E3D1333" w:rsidP="00D577FF">
      <w:pPr>
        <w:spacing w:line="276" w:lineRule="auto"/>
        <w:jc w:val="both"/>
        <w:rPr>
          <w:rFonts w:eastAsia="Times New Roman" w:cs="Times New Roman"/>
        </w:rPr>
      </w:pPr>
      <w:r w:rsidRPr="008A2F74">
        <w:rPr>
          <w:rFonts w:eastAsia="Times New Roman" w:cs="Times New Roman"/>
          <w:b/>
        </w:rPr>
        <w:t>Keywords</w:t>
      </w:r>
      <w:r w:rsidR="2D614AB4" w:rsidRPr="008A2F74">
        <w:rPr>
          <w:rFonts w:eastAsia="Times New Roman" w:cs="Times New Roman"/>
          <w:b/>
        </w:rPr>
        <w:t xml:space="preserve">: </w:t>
      </w:r>
      <w:r w:rsidR="2D614AB4" w:rsidRPr="008A2F74">
        <w:rPr>
          <w:rFonts w:eastAsia="Times New Roman" w:cs="Times New Roman"/>
          <w:i/>
        </w:rPr>
        <w:t>Software architecture</w:t>
      </w:r>
      <w:r w:rsidR="005F072D" w:rsidRPr="008A2F74">
        <w:rPr>
          <w:rFonts w:eastAsia="Times New Roman" w:cs="Times New Roman"/>
          <w:i/>
        </w:rPr>
        <w:t xml:space="preserve">, </w:t>
      </w:r>
      <w:r w:rsidR="2D614AB4" w:rsidRPr="008A2F74">
        <w:rPr>
          <w:rFonts w:eastAsia="Times New Roman" w:cs="Times New Roman"/>
          <w:i/>
        </w:rPr>
        <w:t xml:space="preserve">Teaching </w:t>
      </w:r>
      <w:r w:rsidR="32136C1B" w:rsidRPr="008A2F74">
        <w:rPr>
          <w:rFonts w:eastAsia="Times New Roman" w:cs="Times New Roman"/>
          <w:i/>
        </w:rPr>
        <w:t>strategies</w:t>
      </w:r>
      <w:r w:rsidR="005F072D" w:rsidRPr="008A2F74">
        <w:rPr>
          <w:rFonts w:eastAsia="Times New Roman" w:cs="Times New Roman"/>
          <w:i/>
        </w:rPr>
        <w:t xml:space="preserve">, </w:t>
      </w:r>
      <w:r w:rsidR="2D614AB4" w:rsidRPr="008A2F74">
        <w:rPr>
          <w:rFonts w:eastAsia="Times New Roman" w:cs="Times New Roman"/>
          <w:i/>
        </w:rPr>
        <w:t>Education</w:t>
      </w:r>
      <w:r w:rsidR="005F072D" w:rsidRPr="008A2F74">
        <w:rPr>
          <w:rFonts w:eastAsia="Times New Roman" w:cs="Times New Roman"/>
          <w:i/>
        </w:rPr>
        <w:t xml:space="preserve">, </w:t>
      </w:r>
      <w:r w:rsidR="13AC7225" w:rsidRPr="008A2F74">
        <w:rPr>
          <w:rFonts w:eastAsia="Times New Roman" w:cs="Times New Roman"/>
          <w:i/>
        </w:rPr>
        <w:t>Assessment Methods</w:t>
      </w:r>
      <w:r w:rsidR="005F072D" w:rsidRPr="008A2F74">
        <w:rPr>
          <w:rFonts w:eastAsia="Times New Roman" w:cs="Times New Roman"/>
          <w:i/>
        </w:rPr>
        <w:t xml:space="preserve">, </w:t>
      </w:r>
      <w:r w:rsidR="229E3C92" w:rsidRPr="008A2F74">
        <w:rPr>
          <w:rFonts w:eastAsia="Times New Roman" w:cs="Times New Roman"/>
          <w:i/>
        </w:rPr>
        <w:t>Hands-on experiences</w:t>
      </w:r>
    </w:p>
    <w:p w14:paraId="1B77F069" w14:textId="0F641CD9" w:rsidR="5E3D1333" w:rsidRPr="008A2F74" w:rsidRDefault="00F5233A" w:rsidP="00D577FF">
      <w:pPr>
        <w:pStyle w:val="Heading1"/>
        <w:numPr>
          <w:ilvl w:val="0"/>
          <w:numId w:val="14"/>
        </w:numPr>
        <w:spacing w:line="276" w:lineRule="auto"/>
        <w:ind w:left="426" w:hanging="426"/>
        <w:rPr>
          <w:rFonts w:cs="Times New Roman"/>
          <w:szCs w:val="24"/>
        </w:rPr>
      </w:pPr>
      <w:r w:rsidRPr="008A2F74">
        <w:rPr>
          <w:rFonts w:cs="Times New Roman"/>
          <w:szCs w:val="24"/>
        </w:rPr>
        <w:t>INTRODUCTION</w:t>
      </w:r>
    </w:p>
    <w:p w14:paraId="25A8C3C8" w14:textId="6DF59157" w:rsidR="00AA73E4" w:rsidRPr="008A2F74" w:rsidRDefault="00AA73E4" w:rsidP="00D577FF">
      <w:pPr>
        <w:spacing w:line="276" w:lineRule="auto"/>
        <w:jc w:val="both"/>
        <w:rPr>
          <w:rFonts w:eastAsia="Times New Roman" w:cs="Times New Roman"/>
        </w:rPr>
      </w:pPr>
      <w:r w:rsidRPr="008A2F74">
        <w:rPr>
          <w:rFonts w:eastAsia="Times New Roman" w:cs="Times New Roman"/>
        </w:rPr>
        <w:t xml:space="preserve">Software Architecture </w:t>
      </w:r>
      <w:r w:rsidR="00C224C5" w:rsidRPr="008A2F74">
        <w:rPr>
          <w:rFonts w:eastAsia="Times New Roman" w:cs="Times New Roman"/>
        </w:rPr>
        <w:t xml:space="preserve">(SA) </w:t>
      </w:r>
      <w:r w:rsidRPr="008A2F74">
        <w:rPr>
          <w:rFonts w:eastAsia="Times New Roman" w:cs="Times New Roman"/>
        </w:rPr>
        <w:t xml:space="preserve">refers to designing </w:t>
      </w:r>
      <w:r w:rsidR="00F0693B">
        <w:rPr>
          <w:rFonts w:eastAsia="Times New Roman" w:cs="Times New Roman"/>
        </w:rPr>
        <w:t>the</w:t>
      </w:r>
      <w:r w:rsidRPr="008A2F74">
        <w:rPr>
          <w:rFonts w:eastAsia="Times New Roman" w:cs="Times New Roman"/>
        </w:rPr>
        <w:t xml:space="preserve"> architecture, including its interfaces and interactions among modules and elements used in operating and setting a software or system </w:t>
      </w:r>
      <w:r w:rsidR="00A112C3" w:rsidRPr="008A2F74">
        <w:rPr>
          <w:rFonts w:eastAsia="Times New Roman" w:cs="Times New Roman"/>
        </w:rPr>
        <w:fldChar w:fldCharType="begin"/>
      </w:r>
      <w:r w:rsidR="00A112C3" w:rsidRPr="008A2F74">
        <w:rPr>
          <w:rFonts w:eastAsia="Times New Roman" w:cs="Times New Roman"/>
        </w:rPr>
        <w:instrText xml:space="preserve"> ADDIN EN.CITE &lt;EndNote&gt;&lt;Cite&gt;&lt;Author&gt;Gonçalves&lt;/Author&gt;&lt;Year&gt;2020&lt;/Year&gt;&lt;RecNum&gt;46&lt;/RecNum&gt;&lt;DisplayText&gt;[1]&lt;/DisplayText&gt;&lt;record&gt;&lt;rec-number&gt;46&lt;/rec-number&gt;&lt;foreign-keys&gt;&lt;key app="EN" db-id="e9pxax9rpzaed9e0p5ipfrz6a2fderwaepaf" timestamp="1744516072"&gt;46&lt;/key&gt;&lt;/foreign-keys&gt;&lt;ref-type name="Conference Paper"&gt;47&lt;/ref-type&gt;&lt;contributors&gt;&lt;authors&gt;&lt;author&gt;Gonçalves, Anderson Cavalcante&lt;/author&gt;&lt;author&gt;Neto, Valdemar Vicente Graciano&lt;/author&gt;&lt;author&gt;Ferreira, Deller James&lt;/author&gt;&lt;author&gt;Silva, Uyara Ferreira&lt;/author&gt;&lt;/authors&gt;&lt;/contributors&gt;&lt;titles&gt;&lt;title&gt;Flipped Classroom Applied to Software Architecture Teaching&lt;/title&gt;&lt;/titles&gt;&lt;pages&gt;1-8&lt;/pages&gt;&lt;dates&gt;&lt;year&gt;2020&lt;/year&gt;&lt;/dates&gt;&lt;label&gt;S62&lt;/label&gt;&lt;urls&gt;&lt;related-urls&gt;&lt;url&gt;https://doi.org/10.1109/FIE44824.2020.9274255&lt;/url&gt;&lt;/related-urls&gt;&lt;/urls&gt;&lt;electronic-resource-num&gt;10.1109/FIE44824.2020.9274255&lt;/electronic-resource-num&gt;&lt;/record&gt;&lt;/Cite&gt;&lt;/EndNote&gt;</w:instrText>
      </w:r>
      <w:r w:rsidR="00A112C3" w:rsidRPr="008A2F74">
        <w:rPr>
          <w:rFonts w:eastAsia="Times New Roman" w:cs="Times New Roman"/>
        </w:rPr>
        <w:fldChar w:fldCharType="separate"/>
      </w:r>
      <w:r w:rsidR="00AA544C" w:rsidRPr="008A2F74">
        <w:rPr>
          <w:rFonts w:eastAsia="Times New Roman" w:cs="Times New Roman"/>
          <w:noProof/>
        </w:rPr>
        <w:t>[</w:t>
      </w:r>
      <w:hyperlink w:anchor="_ENREF_1" w:tooltip="Gonçalves, 2020 #46" w:history="1">
        <w:r w:rsidR="00471467" w:rsidRPr="008A2F74">
          <w:rPr>
            <w:rFonts w:eastAsia="Times New Roman" w:cs="Times New Roman"/>
            <w:noProof/>
          </w:rPr>
          <w:t>1</w:t>
        </w:r>
      </w:hyperlink>
      <w:r w:rsidR="00AA544C" w:rsidRPr="008A2F74">
        <w:rPr>
          <w:rFonts w:eastAsia="Times New Roman" w:cs="Times New Roman"/>
          <w:noProof/>
        </w:rPr>
        <w:t>]</w:t>
      </w:r>
      <w:r w:rsidR="00A112C3" w:rsidRPr="008A2F74">
        <w:rPr>
          <w:rFonts w:eastAsia="Times New Roman" w:cs="Times New Roman"/>
        </w:rPr>
        <w:fldChar w:fldCharType="end"/>
      </w:r>
      <w:r w:rsidRPr="008A2F74">
        <w:rPr>
          <w:rFonts w:eastAsia="Times New Roman" w:cs="Times New Roman"/>
        </w:rPr>
        <w:t>. This makes software architecture a fundamental aspect of software engineering, serving as the blueprint that dictates a software system’s structure, interactions, and quality attributes. It plays a pivotal role in ensuring system performance, maintainability, scalability, and security, making it a critical field of study for software engineers and architects</w:t>
      </w:r>
      <w:r w:rsidR="00944006" w:rsidRPr="008A2F74">
        <w:rPr>
          <w:rFonts w:eastAsia="Times New Roman" w:cs="Times New Roman"/>
        </w:rPr>
        <w:t xml:space="preserve"> </w:t>
      </w:r>
      <w:r w:rsidR="004721FA" w:rsidRPr="008A2F74">
        <w:rPr>
          <w:rFonts w:eastAsia="Times New Roman" w:cs="Times New Roman"/>
        </w:rPr>
        <w:fldChar w:fldCharType="begin"/>
      </w:r>
      <w:r w:rsidR="004721FA" w:rsidRPr="008A2F74">
        <w:rPr>
          <w:rFonts w:eastAsia="Times New Roman" w:cs="Times New Roman"/>
        </w:rPr>
        <w:instrText xml:space="preserve"> ADDIN EN.CITE &lt;EndNote&gt;&lt;Cite&gt;&lt;Author&gt;Galster&lt;/Author&gt;&lt;Year&gt;2016&lt;/Year&gt;&lt;RecNum&gt;53&lt;/RecNum&gt;&lt;DisplayText&gt;[2]&lt;/DisplayText&gt;&lt;record&gt;&lt;rec-number&gt;53&lt;/rec-number&gt;&lt;foreign-keys&gt;&lt;key app="EN" db-id="e9pxax9rpzaed9e0p5ipfrz6a2fderwaepaf" timestamp="1744516072"&gt;53&lt;/key&gt;&lt;/foreign-keys&gt;&lt;ref-type name="Conference Paper"&gt;47&lt;/ref-type&gt;&lt;contributors&gt;&lt;authors&gt;&lt;author&gt;Galster, Matthias&lt;/author&gt;&lt;author&gt;Angelov, Samuil&lt;/author&gt;&lt;/authors&gt;&lt;/contributors&gt;&lt;titles&gt;&lt;title&gt;What makes teaching software architecture difficult?&lt;/title&gt;&lt;/titles&gt;&lt;pages&gt;356-359&lt;/pages&gt;&lt;dates&gt;&lt;year&gt;2016&lt;/year&gt;&lt;/dates&gt;&lt;label&gt;S19&lt;/label&gt;&lt;urls&gt;&lt;related-urls&gt;&lt;url&gt;https://doi.org/10.1145/2889160.2889187&lt;/url&gt;&lt;/related-urls&gt;&lt;/urls&gt;&lt;electronic-resource-num&gt;10.1145/2889160.2889187&lt;/electronic-resource-num&gt;&lt;/record&gt;&lt;/Cite&gt;&lt;/EndNote&gt;</w:instrText>
      </w:r>
      <w:r w:rsidR="004721FA" w:rsidRPr="008A2F74">
        <w:rPr>
          <w:rFonts w:eastAsia="Times New Roman" w:cs="Times New Roman"/>
        </w:rPr>
        <w:fldChar w:fldCharType="separate"/>
      </w:r>
      <w:r w:rsidR="00AA544C" w:rsidRPr="008A2F74">
        <w:rPr>
          <w:rFonts w:eastAsia="Times New Roman" w:cs="Times New Roman"/>
          <w:noProof/>
        </w:rPr>
        <w:t>[</w:t>
      </w:r>
      <w:hyperlink w:anchor="_ENREF_2" w:tooltip="Galster, 2016 #53" w:history="1">
        <w:r w:rsidR="00471467" w:rsidRPr="008A2F74">
          <w:rPr>
            <w:rFonts w:eastAsia="Times New Roman" w:cs="Times New Roman"/>
            <w:noProof/>
          </w:rPr>
          <w:t>2</w:t>
        </w:r>
      </w:hyperlink>
      <w:r w:rsidR="00AA544C" w:rsidRPr="008A2F74">
        <w:rPr>
          <w:rFonts w:eastAsia="Times New Roman" w:cs="Times New Roman"/>
          <w:noProof/>
        </w:rPr>
        <w:t>]</w:t>
      </w:r>
      <w:r w:rsidR="004721FA" w:rsidRPr="008A2F74">
        <w:rPr>
          <w:rFonts w:eastAsia="Times New Roman" w:cs="Times New Roman"/>
        </w:rPr>
        <w:fldChar w:fldCharType="end"/>
      </w:r>
      <w:r w:rsidRPr="008A2F74">
        <w:rPr>
          <w:rFonts w:eastAsia="Times New Roman" w:cs="Times New Roman"/>
        </w:rPr>
        <w:t xml:space="preserve">. </w:t>
      </w:r>
    </w:p>
    <w:p w14:paraId="688F938F" w14:textId="04150FAB" w:rsidR="001B7E7F" w:rsidRPr="008A2F74" w:rsidRDefault="00AA73E4" w:rsidP="00D577FF">
      <w:pPr>
        <w:spacing w:line="276" w:lineRule="auto"/>
        <w:jc w:val="both"/>
        <w:rPr>
          <w:rFonts w:eastAsia="Times New Roman" w:cs="Times New Roman"/>
        </w:rPr>
      </w:pPr>
      <w:r w:rsidRPr="008A2F74">
        <w:rPr>
          <w:rFonts w:eastAsia="Times New Roman" w:cs="Times New Roman"/>
        </w:rPr>
        <w:lastRenderedPageBreak/>
        <w:t xml:space="preserve">Despite its importance, software architecture teaching faces </w:t>
      </w:r>
      <w:r w:rsidR="005F3C74" w:rsidRPr="008A2F74">
        <w:rPr>
          <w:rFonts w:eastAsia="Times New Roman" w:cs="Times New Roman"/>
        </w:rPr>
        <w:t>distinct</w:t>
      </w:r>
      <w:r w:rsidRPr="008A2F74">
        <w:rPr>
          <w:rFonts w:eastAsia="Times New Roman" w:cs="Times New Roman"/>
        </w:rPr>
        <w:t xml:space="preserve"> challenges. </w:t>
      </w:r>
      <w:r w:rsidR="00F0693B">
        <w:rPr>
          <w:rFonts w:eastAsia="Times New Roman" w:cs="Times New Roman"/>
        </w:rPr>
        <w:t>Unlike</w:t>
      </w:r>
      <w:r w:rsidRPr="008A2F74">
        <w:rPr>
          <w:rFonts w:eastAsia="Times New Roman" w:cs="Times New Roman"/>
        </w:rPr>
        <w:t xml:space="preserve"> other software engineering courses that commonly focus on coding and implementation, </w:t>
      </w:r>
      <w:r w:rsidR="00666226" w:rsidRPr="008A2F74">
        <w:rPr>
          <w:rFonts w:eastAsia="Times New Roman" w:cs="Times New Roman"/>
        </w:rPr>
        <w:t>SA</w:t>
      </w:r>
      <w:r w:rsidRPr="008A2F74">
        <w:rPr>
          <w:rFonts w:eastAsia="Times New Roman" w:cs="Times New Roman"/>
        </w:rPr>
        <w:t xml:space="preserve"> is </w:t>
      </w:r>
      <w:r w:rsidR="00666226" w:rsidRPr="008A2F74">
        <w:rPr>
          <w:rFonts w:eastAsia="Times New Roman" w:cs="Times New Roman"/>
        </w:rPr>
        <w:t xml:space="preserve">inherently </w:t>
      </w:r>
      <w:r w:rsidR="00ED46D5" w:rsidRPr="008A2F74">
        <w:rPr>
          <w:rFonts w:cs="Times New Roman"/>
        </w:rPr>
        <w:t xml:space="preserve">abstract and conceptual, </w:t>
      </w:r>
      <w:r w:rsidRPr="008A2F74">
        <w:rPr>
          <w:rFonts w:eastAsia="Times New Roman" w:cs="Times New Roman"/>
        </w:rPr>
        <w:t>requiring students to have high-level design thinking</w:t>
      </w:r>
      <w:r w:rsidR="00D2653C" w:rsidRPr="008A2F74">
        <w:rPr>
          <w:rFonts w:eastAsia="Times New Roman" w:cs="Times New Roman"/>
        </w:rPr>
        <w:t>, system thinking</w:t>
      </w:r>
      <w:r w:rsidR="00A932D3" w:rsidRPr="008A2F74">
        <w:rPr>
          <w:rFonts w:eastAsia="Times New Roman" w:cs="Times New Roman"/>
        </w:rPr>
        <w:t xml:space="preserve">, </w:t>
      </w:r>
      <w:r w:rsidRPr="008A2F74">
        <w:rPr>
          <w:rFonts w:eastAsia="Times New Roman" w:cs="Times New Roman"/>
        </w:rPr>
        <w:t xml:space="preserve">critical </w:t>
      </w:r>
      <w:r w:rsidR="004D6202" w:rsidRPr="008A2F74">
        <w:rPr>
          <w:rFonts w:eastAsia="Times New Roman" w:cs="Times New Roman"/>
        </w:rPr>
        <w:t>reasoning,</w:t>
      </w:r>
      <w:r w:rsidRPr="008A2F74">
        <w:rPr>
          <w:rFonts w:eastAsia="Times New Roman" w:cs="Times New Roman"/>
        </w:rPr>
        <w:t xml:space="preserve"> and trade-off analysis</w:t>
      </w:r>
      <w:r w:rsidR="00652D8B" w:rsidRPr="008A2F74">
        <w:rPr>
          <w:rFonts w:eastAsia="Times New Roman" w:cs="Times New Roman"/>
        </w:rPr>
        <w:t xml:space="preserve">. These skills are </w:t>
      </w:r>
      <w:r w:rsidR="004960E1" w:rsidRPr="008A2F74">
        <w:rPr>
          <w:rFonts w:eastAsia="Times New Roman" w:cs="Times New Roman"/>
        </w:rPr>
        <w:t xml:space="preserve">complex to teach or assess. </w:t>
      </w:r>
      <w:r w:rsidR="00D85B99" w:rsidRPr="008A2F74">
        <w:rPr>
          <w:rFonts w:eastAsia="Times New Roman" w:cs="Times New Roman"/>
        </w:rPr>
        <w:t>In addition,</w:t>
      </w:r>
      <w:r w:rsidRPr="008A2F74">
        <w:rPr>
          <w:rFonts w:eastAsia="Times New Roman" w:cs="Times New Roman"/>
        </w:rPr>
        <w:t xml:space="preserve"> </w:t>
      </w:r>
      <w:r w:rsidR="00F0693B">
        <w:rPr>
          <w:rFonts w:eastAsia="Times New Roman" w:cs="Times New Roman"/>
        </w:rPr>
        <w:t>SA rarely has</w:t>
      </w:r>
      <w:r w:rsidR="00D87063" w:rsidRPr="008A2F74">
        <w:rPr>
          <w:rFonts w:eastAsia="Times New Roman" w:cs="Times New Roman"/>
        </w:rPr>
        <w:t xml:space="preserve"> a “current” solution</w:t>
      </w:r>
      <w:r w:rsidR="00F260D7" w:rsidRPr="008A2F74">
        <w:rPr>
          <w:rFonts w:eastAsia="Times New Roman" w:cs="Times New Roman"/>
        </w:rPr>
        <w:t>,</w:t>
      </w:r>
      <w:r w:rsidR="00D1281D" w:rsidRPr="008A2F74">
        <w:rPr>
          <w:rFonts w:eastAsia="Times New Roman" w:cs="Times New Roman"/>
        </w:rPr>
        <w:t xml:space="preserve"> </w:t>
      </w:r>
      <w:r w:rsidR="00F260D7" w:rsidRPr="008A2F74">
        <w:rPr>
          <w:rFonts w:eastAsia="Times New Roman" w:cs="Times New Roman"/>
        </w:rPr>
        <w:t xml:space="preserve">but it requires students to </w:t>
      </w:r>
      <w:r w:rsidR="008B7817" w:rsidRPr="008A2F74">
        <w:rPr>
          <w:rFonts w:eastAsia="Times New Roman" w:cs="Times New Roman"/>
        </w:rPr>
        <w:t>justify</w:t>
      </w:r>
      <w:r w:rsidRPr="008A2F74">
        <w:rPr>
          <w:rFonts w:eastAsia="Times New Roman" w:cs="Times New Roman"/>
        </w:rPr>
        <w:t xml:space="preserve"> the most appropriate </w:t>
      </w:r>
      <w:r w:rsidR="006D0A89" w:rsidRPr="008A2F74">
        <w:rPr>
          <w:rFonts w:eastAsia="Times New Roman" w:cs="Times New Roman"/>
        </w:rPr>
        <w:t>design</w:t>
      </w:r>
      <w:r w:rsidR="005F6D7C" w:rsidRPr="008A2F74">
        <w:rPr>
          <w:rFonts w:eastAsia="Times New Roman" w:cs="Times New Roman"/>
        </w:rPr>
        <w:t xml:space="preserve"> </w:t>
      </w:r>
      <w:r w:rsidR="00AA5ECC" w:rsidRPr="008A2F74">
        <w:rPr>
          <w:rFonts w:eastAsia="Times New Roman" w:cs="Times New Roman"/>
        </w:rPr>
        <w:fldChar w:fldCharType="begin">
          <w:fldData xml:space="preserve">PEVuZE5vdGU+PENpdGU+PEF1dGhvcj5DZXJ2YW50ZXM8L0F1dGhvcj48WWVhcj4yMDE2PC9ZZWFy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</w:fldData>
        </w:fldChar>
      </w:r>
      <w:r w:rsidR="009331E3" w:rsidRPr="008A2F74">
        <w:rPr>
          <w:rFonts w:eastAsia="Times New Roman" w:cs="Times New Roman"/>
        </w:rPr>
        <w:instrText xml:space="preserve"> ADDIN EN.CITE </w:instrText>
      </w:r>
      <w:r w:rsidR="009331E3" w:rsidRPr="008A2F74">
        <w:rPr>
          <w:rFonts w:eastAsia="Times New Roman" w:cs="Times New Roman"/>
        </w:rPr>
        <w:fldChar w:fldCharType="begin">
          <w:fldData xml:space="preserve">PEVuZE5vdGU+PENpdGU+PEF1dGhvcj5DZXJ2YW50ZXM8L0F1dGhvcj48WWVhcj4yMDE2PC9ZZWFy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</w:fldData>
        </w:fldChar>
      </w:r>
      <w:r w:rsidR="009331E3" w:rsidRPr="008A2F74">
        <w:rPr>
          <w:rFonts w:eastAsia="Times New Roman" w:cs="Times New Roman"/>
        </w:rPr>
        <w:instrText xml:space="preserve"> ADDIN EN.CITE.DATA </w:instrText>
      </w:r>
      <w:r w:rsidR="009331E3" w:rsidRPr="008A2F74">
        <w:rPr>
          <w:rFonts w:eastAsia="Times New Roman" w:cs="Times New Roman"/>
        </w:rPr>
      </w:r>
      <w:r w:rsidR="009331E3" w:rsidRPr="008A2F74">
        <w:rPr>
          <w:rFonts w:eastAsia="Times New Roman" w:cs="Times New Roman"/>
        </w:rPr>
        <w:fldChar w:fldCharType="end"/>
      </w:r>
      <w:r w:rsidR="00AA5ECC" w:rsidRPr="008A2F74">
        <w:rPr>
          <w:rFonts w:eastAsia="Times New Roman" w:cs="Times New Roman"/>
        </w:rPr>
      </w:r>
      <w:r w:rsidR="00AA5ECC" w:rsidRPr="008A2F74">
        <w:rPr>
          <w:rFonts w:eastAsia="Times New Roman" w:cs="Times New Roman"/>
        </w:rPr>
        <w:fldChar w:fldCharType="separate"/>
      </w:r>
      <w:r w:rsidR="009331E3" w:rsidRPr="008A2F74">
        <w:rPr>
          <w:rFonts w:eastAsia="Times New Roman" w:cs="Times New Roman"/>
          <w:noProof/>
        </w:rPr>
        <w:t>[</w:t>
      </w:r>
      <w:hyperlink w:anchor="_ENREF_3" w:tooltip="Cervantes, 2016 #100" w:history="1">
        <w:r w:rsidR="00471467" w:rsidRPr="008A2F74">
          <w:rPr>
            <w:rFonts w:eastAsia="Times New Roman" w:cs="Times New Roman"/>
            <w:noProof/>
          </w:rPr>
          <w:t>3-5</w:t>
        </w:r>
      </w:hyperlink>
      <w:r w:rsidR="009331E3" w:rsidRPr="008A2F74">
        <w:rPr>
          <w:rFonts w:eastAsia="Times New Roman" w:cs="Times New Roman"/>
          <w:noProof/>
        </w:rPr>
        <w:t>]</w:t>
      </w:r>
      <w:r w:rsidR="00AA5ECC" w:rsidRPr="008A2F74">
        <w:rPr>
          <w:rFonts w:eastAsia="Times New Roman" w:cs="Times New Roman"/>
        </w:rPr>
        <w:fldChar w:fldCharType="end"/>
      </w:r>
      <w:r w:rsidRPr="008A2F74">
        <w:rPr>
          <w:rFonts w:eastAsia="Times New Roman" w:cs="Times New Roman"/>
        </w:rPr>
        <w:t>. Another key challenge is the gap between theory and practice, which means that software architecture educators must equip students with sufficient conceptual knowledge and hands-on experience to meet industrial expectations</w:t>
      </w:r>
      <w:r w:rsidR="0026629E" w:rsidRPr="008A2F74">
        <w:rPr>
          <w:rFonts w:eastAsia="Times New Roman" w:cs="Times New Roman"/>
        </w:rPr>
        <w:t xml:space="preserve"> </w:t>
      </w:r>
      <w:r w:rsidR="00AA5ECC" w:rsidRPr="008A2F74">
        <w:rPr>
          <w:rFonts w:eastAsia="Times New Roman" w:cs="Times New Roman"/>
        </w:rPr>
        <w:fldChar w:fldCharType="begin">
          <w:fldData xml:space="preserve">PEVuZE5vdGU+PENpdGU+PEF1dGhvcj5MaWVoPC9BdXRob3I+PFllYXI+MjAxODwvWWVhcj48UmVj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</w:fldData>
        </w:fldChar>
      </w:r>
      <w:r w:rsidR="009331E3" w:rsidRPr="008A2F74">
        <w:rPr>
          <w:rFonts w:eastAsia="Times New Roman" w:cs="Times New Roman"/>
        </w:rPr>
        <w:instrText xml:space="preserve"> ADDIN EN.CITE </w:instrText>
      </w:r>
      <w:r w:rsidR="009331E3" w:rsidRPr="008A2F74">
        <w:rPr>
          <w:rFonts w:eastAsia="Times New Roman" w:cs="Times New Roman"/>
        </w:rPr>
        <w:fldChar w:fldCharType="begin">
          <w:fldData xml:space="preserve">PEVuZE5vdGU+PENpdGU+PEF1dGhvcj5MaWVoPC9BdXRob3I+PFllYXI+MjAxODwvWWVhcj48UmVj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</w:fldData>
        </w:fldChar>
      </w:r>
      <w:r w:rsidR="009331E3" w:rsidRPr="008A2F74">
        <w:rPr>
          <w:rFonts w:eastAsia="Times New Roman" w:cs="Times New Roman"/>
        </w:rPr>
        <w:instrText xml:space="preserve"> ADDIN EN.CITE.DATA </w:instrText>
      </w:r>
      <w:r w:rsidR="009331E3" w:rsidRPr="008A2F74">
        <w:rPr>
          <w:rFonts w:eastAsia="Times New Roman" w:cs="Times New Roman"/>
        </w:rPr>
      </w:r>
      <w:r w:rsidR="009331E3" w:rsidRPr="008A2F74">
        <w:rPr>
          <w:rFonts w:eastAsia="Times New Roman" w:cs="Times New Roman"/>
        </w:rPr>
        <w:fldChar w:fldCharType="end"/>
      </w:r>
      <w:r w:rsidR="00AA5ECC" w:rsidRPr="008A2F74">
        <w:rPr>
          <w:rFonts w:eastAsia="Times New Roman" w:cs="Times New Roman"/>
        </w:rPr>
      </w:r>
      <w:r w:rsidR="00AA5ECC" w:rsidRPr="008A2F74">
        <w:rPr>
          <w:rFonts w:eastAsia="Times New Roman" w:cs="Times New Roman"/>
        </w:rPr>
        <w:fldChar w:fldCharType="separate"/>
      </w:r>
      <w:r w:rsidR="009331E3" w:rsidRPr="008A2F74">
        <w:rPr>
          <w:rFonts w:eastAsia="Times New Roman" w:cs="Times New Roman"/>
          <w:noProof/>
        </w:rPr>
        <w:t>[</w:t>
      </w:r>
      <w:hyperlink w:anchor="_ENREF_6" w:tooltip="Lieh, 2018 #49" w:history="1">
        <w:r w:rsidR="00471467" w:rsidRPr="008A2F74">
          <w:rPr>
            <w:rFonts w:eastAsia="Times New Roman" w:cs="Times New Roman"/>
            <w:noProof/>
          </w:rPr>
          <w:t>6-8</w:t>
        </w:r>
      </w:hyperlink>
      <w:r w:rsidR="009331E3" w:rsidRPr="008A2F74">
        <w:rPr>
          <w:rFonts w:eastAsia="Times New Roman" w:cs="Times New Roman"/>
          <w:noProof/>
        </w:rPr>
        <w:t>]</w:t>
      </w:r>
      <w:r w:rsidR="00AA5ECC" w:rsidRPr="008A2F74">
        <w:rPr>
          <w:rFonts w:eastAsia="Times New Roman" w:cs="Times New Roman"/>
        </w:rPr>
        <w:fldChar w:fldCharType="end"/>
      </w:r>
      <w:r w:rsidRPr="008A2F74">
        <w:rPr>
          <w:rFonts w:eastAsia="Times New Roman" w:cs="Times New Roman"/>
        </w:rPr>
        <w:t>.</w:t>
      </w:r>
      <w:r w:rsidR="001E39E6" w:rsidRPr="008A2F74">
        <w:rPr>
          <w:rFonts w:eastAsia="Times New Roman" w:cs="Times New Roman"/>
        </w:rPr>
        <w:t xml:space="preserve"> </w:t>
      </w:r>
      <w:r w:rsidR="00651443" w:rsidRPr="008A2F74">
        <w:rPr>
          <w:rFonts w:eastAsia="Times New Roman" w:cs="Times New Roman"/>
        </w:rPr>
        <w:t xml:space="preserve">This further requires SA educators to have </w:t>
      </w:r>
      <w:r w:rsidR="004C11DC" w:rsidRPr="008A2F74">
        <w:rPr>
          <w:rFonts w:eastAsia="Times New Roman" w:cs="Times New Roman"/>
        </w:rPr>
        <w:t xml:space="preserve">good </w:t>
      </w:r>
      <w:r w:rsidR="00725A2E" w:rsidRPr="008A2F74">
        <w:rPr>
          <w:rFonts w:eastAsia="Times New Roman" w:cs="Times New Roman"/>
        </w:rPr>
        <w:t>educational</w:t>
      </w:r>
      <w:r w:rsidR="004C11DC" w:rsidRPr="008A2F74">
        <w:rPr>
          <w:rFonts w:eastAsia="Times New Roman" w:cs="Times New Roman"/>
        </w:rPr>
        <w:t xml:space="preserve"> skills and training, </w:t>
      </w:r>
      <w:r w:rsidR="00F0693B">
        <w:rPr>
          <w:rFonts w:eastAsia="Times New Roman" w:cs="Times New Roman"/>
        </w:rPr>
        <w:t>enough</w:t>
      </w:r>
      <w:r w:rsidR="00F939D5" w:rsidRPr="008A2F74">
        <w:rPr>
          <w:rFonts w:eastAsia="Times New Roman" w:cs="Times New Roman"/>
        </w:rPr>
        <w:t xml:space="preserve"> </w:t>
      </w:r>
      <w:r w:rsidR="00F939D5" w:rsidRPr="008A2F74">
        <w:rPr>
          <w:rFonts w:cs="Times New Roman"/>
          <w:lang w:eastAsia="zh-CN"/>
        </w:rPr>
        <w:t>real-world experience</w:t>
      </w:r>
      <w:r w:rsidR="00271B6B" w:rsidRPr="008A2F74">
        <w:rPr>
          <w:rFonts w:cs="Times New Roman"/>
          <w:lang w:eastAsia="zh-CN"/>
        </w:rPr>
        <w:t>,</w:t>
      </w:r>
      <w:r w:rsidR="00F939D5" w:rsidRPr="008A2F74">
        <w:rPr>
          <w:rFonts w:cs="Times New Roman"/>
          <w:lang w:eastAsia="zh-CN"/>
        </w:rPr>
        <w:t xml:space="preserve"> a</w:t>
      </w:r>
      <w:r w:rsidR="00D173C7">
        <w:rPr>
          <w:rFonts w:cs="Times New Roman"/>
          <w:lang w:eastAsia="zh-CN"/>
        </w:rPr>
        <w:t>nd</w:t>
      </w:r>
      <w:r w:rsidR="00F939D5" w:rsidRPr="008A2F74">
        <w:rPr>
          <w:rFonts w:cs="Times New Roman"/>
          <w:lang w:eastAsia="zh-CN"/>
        </w:rPr>
        <w:t xml:space="preserve"> the capacity to work </w:t>
      </w:r>
      <w:r w:rsidR="00725A2E" w:rsidRPr="008A2F74">
        <w:rPr>
          <w:rFonts w:cs="Times New Roman"/>
          <w:lang w:eastAsia="zh-CN"/>
        </w:rPr>
        <w:t xml:space="preserve">under tight schedules and tough loads, all </w:t>
      </w:r>
      <w:r w:rsidR="00D173C7">
        <w:rPr>
          <w:rFonts w:cs="Times New Roman"/>
          <w:lang w:eastAsia="zh-CN"/>
        </w:rPr>
        <w:t>increasing</w:t>
      </w:r>
      <w:r w:rsidR="00725A2E" w:rsidRPr="008A2F74">
        <w:rPr>
          <w:rFonts w:cs="Times New Roman"/>
          <w:lang w:eastAsia="zh-CN"/>
        </w:rPr>
        <w:t xml:space="preserve"> difficulties in providing high-quality SA education </w:t>
      </w:r>
      <w:r w:rsidR="00AA5ECC" w:rsidRPr="008A2F74">
        <w:rPr>
          <w:rFonts w:cs="Times New Roman"/>
          <w:lang w:eastAsia="zh-CN"/>
        </w:rPr>
        <w:fldChar w:fldCharType="begin">
          <w:fldData xml:space="preserve">PEVuZE5vdGU+PENpdGU+PEF1dGhvcj5Eb3JvZGNoaTwvQXV0aG9yPjxZZWFyPjIwMjE8L1llYXI+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</w:fldData>
        </w:fldChar>
      </w:r>
      <w:r w:rsidR="009331E3" w:rsidRPr="008A2F74">
        <w:rPr>
          <w:rFonts w:cs="Times New Roman"/>
          <w:lang w:eastAsia="zh-CN"/>
        </w:rPr>
        <w:instrText xml:space="preserve"> ADDIN EN.CITE </w:instrText>
      </w:r>
      <w:r w:rsidR="009331E3" w:rsidRPr="008A2F74">
        <w:rPr>
          <w:rFonts w:cs="Times New Roman"/>
          <w:lang w:eastAsia="zh-CN"/>
        </w:rPr>
        <w:fldChar w:fldCharType="begin">
          <w:fldData xml:space="preserve">PEVuZE5vdGU+PENpdGU+PEF1dGhvcj5Eb3JvZGNoaTwvQXV0aG9yPjxZZWFyPjIwMjE8L1llYXI+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</w:fldData>
        </w:fldChar>
      </w:r>
      <w:r w:rsidR="009331E3" w:rsidRPr="008A2F74">
        <w:rPr>
          <w:rFonts w:cs="Times New Roman"/>
          <w:lang w:eastAsia="zh-CN"/>
        </w:rPr>
        <w:instrText xml:space="preserve"> ADDIN EN.CITE.DATA </w:instrText>
      </w:r>
      <w:r w:rsidR="009331E3" w:rsidRPr="008A2F74">
        <w:rPr>
          <w:rFonts w:cs="Times New Roman"/>
          <w:lang w:eastAsia="zh-CN"/>
        </w:rPr>
      </w:r>
      <w:r w:rsidR="009331E3" w:rsidRPr="008A2F74">
        <w:rPr>
          <w:rFonts w:cs="Times New Roman"/>
          <w:lang w:eastAsia="zh-CN"/>
        </w:rPr>
        <w:fldChar w:fldCharType="end"/>
      </w:r>
      <w:r w:rsidR="00AA5ECC" w:rsidRPr="008A2F74">
        <w:rPr>
          <w:rFonts w:cs="Times New Roman"/>
          <w:lang w:eastAsia="zh-CN"/>
        </w:rPr>
      </w:r>
      <w:r w:rsidR="00AA5ECC" w:rsidRPr="008A2F74">
        <w:rPr>
          <w:rFonts w:cs="Times New Roman"/>
          <w:lang w:eastAsia="zh-CN"/>
        </w:rPr>
        <w:fldChar w:fldCharType="separate"/>
      </w:r>
      <w:r w:rsidR="009331E3" w:rsidRPr="008A2F74">
        <w:rPr>
          <w:rFonts w:cs="Times New Roman"/>
          <w:noProof/>
          <w:lang w:eastAsia="zh-CN"/>
        </w:rPr>
        <w:t>[</w:t>
      </w:r>
      <w:hyperlink w:anchor="_ENREF_9" w:tooltip="Dorodchi, 2021 #37" w:history="1">
        <w:r w:rsidR="00471467" w:rsidRPr="008A2F74">
          <w:rPr>
            <w:rFonts w:cs="Times New Roman"/>
            <w:noProof/>
            <w:lang w:eastAsia="zh-CN"/>
          </w:rPr>
          <w:t>9-11</w:t>
        </w:r>
      </w:hyperlink>
      <w:r w:rsidR="009331E3" w:rsidRPr="008A2F74">
        <w:rPr>
          <w:rFonts w:cs="Times New Roman"/>
          <w:noProof/>
          <w:lang w:eastAsia="zh-CN"/>
        </w:rPr>
        <w:t>]</w:t>
      </w:r>
      <w:r w:rsidR="00AA5ECC" w:rsidRPr="008A2F74">
        <w:rPr>
          <w:rFonts w:cs="Times New Roman"/>
          <w:lang w:eastAsia="zh-CN"/>
        </w:rPr>
        <w:fldChar w:fldCharType="end"/>
      </w:r>
      <w:r w:rsidR="00725A2E" w:rsidRPr="008A2F74">
        <w:rPr>
          <w:rFonts w:cs="Times New Roman"/>
          <w:lang w:eastAsia="zh-CN"/>
        </w:rPr>
        <w:t xml:space="preserve">. </w:t>
      </w:r>
    </w:p>
    <w:p w14:paraId="61BFA7AC" w14:textId="7CF012DD" w:rsidR="0024292F" w:rsidRPr="008A2F74" w:rsidRDefault="00346EF7" w:rsidP="00D577FF">
      <w:pPr>
        <w:spacing w:line="276" w:lineRule="auto"/>
        <w:jc w:val="both"/>
        <w:rPr>
          <w:rFonts w:eastAsia="Times New Roman" w:cs="Times New Roman"/>
        </w:rPr>
      </w:pPr>
      <w:r w:rsidRPr="008A2F74">
        <w:rPr>
          <w:rFonts w:eastAsia="Times New Roman" w:cs="Times New Roman"/>
        </w:rPr>
        <w:t>Given</w:t>
      </w:r>
      <w:r w:rsidR="00AA73E4" w:rsidRPr="008A2F74">
        <w:rPr>
          <w:rFonts w:eastAsia="Times New Roman" w:cs="Times New Roman"/>
        </w:rPr>
        <w:t xml:space="preserve"> </w:t>
      </w:r>
      <w:r w:rsidR="007726FD" w:rsidRPr="008A2F74">
        <w:rPr>
          <w:rFonts w:eastAsia="Times New Roman" w:cs="Times New Roman"/>
        </w:rPr>
        <w:t>these complexities</w:t>
      </w:r>
      <w:r w:rsidR="00AA73E4" w:rsidRPr="008A2F74">
        <w:rPr>
          <w:rFonts w:eastAsia="Times New Roman" w:cs="Times New Roman"/>
        </w:rPr>
        <w:t xml:space="preserve">, this study aims to </w:t>
      </w:r>
      <w:r w:rsidR="00D173C7">
        <w:rPr>
          <w:rFonts w:eastAsia="Times New Roman" w:cs="Times New Roman"/>
        </w:rPr>
        <w:t>review the existing literature on software architecture education systematically</w:t>
      </w:r>
      <w:r w:rsidR="000B5DBE" w:rsidRPr="008A2F74">
        <w:rPr>
          <w:rFonts w:eastAsia="Times New Roman" w:cs="Times New Roman"/>
        </w:rPr>
        <w:t>.</w:t>
      </w:r>
      <w:r w:rsidR="002208E8" w:rsidRPr="008A2F74">
        <w:rPr>
          <w:rFonts w:eastAsia="Times New Roman" w:cs="Times New Roman"/>
        </w:rPr>
        <w:t xml:space="preserve"> Our research is motivated by the </w:t>
      </w:r>
      <w:r w:rsidR="00BA6C28" w:rsidRPr="008A2F74">
        <w:rPr>
          <w:rFonts w:eastAsia="Times New Roman" w:cs="Times New Roman"/>
        </w:rPr>
        <w:t>persistent gap between academic practices and industry expectations, and the limited attention paid to students' learning challenges in existing mapping studies.</w:t>
      </w:r>
      <w:r w:rsidR="00DC0D97" w:rsidRPr="008A2F74">
        <w:rPr>
          <w:rFonts w:eastAsia="Times New Roman" w:cs="Times New Roman"/>
        </w:rPr>
        <w:t xml:space="preserve"> </w:t>
      </w:r>
      <w:r w:rsidR="00B54555" w:rsidRPr="008A2F74">
        <w:rPr>
          <w:rFonts w:eastAsia="Times New Roman" w:cs="Times New Roman"/>
        </w:rPr>
        <w:t xml:space="preserve">Our research objective is to conduct a more integrated </w:t>
      </w:r>
      <w:r w:rsidR="000D6B61" w:rsidRPr="008A2F74">
        <w:rPr>
          <w:rFonts w:eastAsia="Times New Roman" w:cs="Times New Roman"/>
        </w:rPr>
        <w:t>understanding of</w:t>
      </w:r>
      <w:r w:rsidR="00621565" w:rsidRPr="008A2F74">
        <w:rPr>
          <w:rFonts w:eastAsia="Times New Roman" w:cs="Times New Roman"/>
        </w:rPr>
        <w:t xml:space="preserve"> how</w:t>
      </w:r>
      <w:r w:rsidR="000D6B61" w:rsidRPr="008A2F74">
        <w:rPr>
          <w:rFonts w:eastAsia="Times New Roman" w:cs="Times New Roman"/>
        </w:rPr>
        <w:t xml:space="preserve"> SA teaching strategies</w:t>
      </w:r>
      <w:r w:rsidR="00506663" w:rsidRPr="008A2F74">
        <w:rPr>
          <w:rFonts w:eastAsia="Times New Roman" w:cs="Times New Roman"/>
        </w:rPr>
        <w:t xml:space="preserve"> </w:t>
      </w:r>
      <w:r w:rsidR="00AB1468" w:rsidRPr="008A2F74">
        <w:rPr>
          <w:rFonts w:eastAsia="Times New Roman" w:cs="Times New Roman"/>
        </w:rPr>
        <w:t xml:space="preserve">assess their students </w:t>
      </w:r>
      <w:r w:rsidR="00D173C7">
        <w:rPr>
          <w:rFonts w:eastAsia="Times New Roman" w:cs="Times New Roman"/>
        </w:rPr>
        <w:t xml:space="preserve">and </w:t>
      </w:r>
      <w:r w:rsidR="00AB1468" w:rsidRPr="008A2F74">
        <w:rPr>
          <w:rFonts w:eastAsia="Times New Roman" w:cs="Times New Roman"/>
        </w:rPr>
        <w:t xml:space="preserve">their outcomes and </w:t>
      </w:r>
      <w:r w:rsidR="00506663" w:rsidRPr="008A2F74">
        <w:rPr>
          <w:rFonts w:eastAsia="Times New Roman" w:cs="Times New Roman"/>
        </w:rPr>
        <w:t xml:space="preserve">equip </w:t>
      </w:r>
      <w:r w:rsidR="00AB1468" w:rsidRPr="008A2F74">
        <w:rPr>
          <w:rFonts w:eastAsia="Times New Roman" w:cs="Times New Roman"/>
        </w:rPr>
        <w:t>them</w:t>
      </w:r>
      <w:r w:rsidR="00506663" w:rsidRPr="008A2F74">
        <w:rPr>
          <w:rFonts w:eastAsia="Times New Roman" w:cs="Times New Roman"/>
        </w:rPr>
        <w:t xml:space="preserve"> with </w:t>
      </w:r>
      <w:r w:rsidR="00C33638" w:rsidRPr="008A2F74">
        <w:rPr>
          <w:rFonts w:eastAsia="Times New Roman" w:cs="Times New Roman"/>
        </w:rPr>
        <w:t xml:space="preserve">the </w:t>
      </w:r>
      <w:r w:rsidR="00D173C7">
        <w:rPr>
          <w:rFonts w:eastAsia="Times New Roman" w:cs="Times New Roman"/>
        </w:rPr>
        <w:t>required industrial</w:t>
      </w:r>
      <w:r w:rsidR="00C33638" w:rsidRPr="008A2F74">
        <w:rPr>
          <w:rFonts w:eastAsia="Times New Roman" w:cs="Times New Roman"/>
        </w:rPr>
        <w:t xml:space="preserve"> skills and knowledge, </w:t>
      </w:r>
      <w:r w:rsidR="00AB1468" w:rsidRPr="008A2F74">
        <w:rPr>
          <w:rFonts w:eastAsia="Times New Roman" w:cs="Times New Roman"/>
        </w:rPr>
        <w:t xml:space="preserve">as </w:t>
      </w:r>
      <w:r w:rsidR="00C11495" w:rsidRPr="008A2F74">
        <w:rPr>
          <w:rFonts w:eastAsia="Times New Roman" w:cs="Times New Roman"/>
        </w:rPr>
        <w:t xml:space="preserve">well as the challenges, particularly from the student perspective. </w:t>
      </w:r>
    </w:p>
    <w:p w14:paraId="2641A1CB" w14:textId="5ACD7251" w:rsidR="00964AB5" w:rsidRPr="008A2F74" w:rsidRDefault="008E2AD6" w:rsidP="00D577FF">
      <w:pPr>
        <w:spacing w:line="276" w:lineRule="auto"/>
        <w:jc w:val="both"/>
        <w:rPr>
          <w:rFonts w:cs="Times New Roman"/>
          <w:color w:val="000000" w:themeColor="text1"/>
        </w:rPr>
      </w:pPr>
      <w:r w:rsidRPr="008A2F74">
        <w:rPr>
          <w:rFonts w:eastAsia="Times New Roman" w:cs="Times New Roman"/>
        </w:rPr>
        <w:t>Based on 82 peer-reviewed studies, this review identifies ten major teaching themes and analyses their alignment with industrial expectations</w:t>
      </w:r>
      <w:r w:rsidR="000A2D71" w:rsidRPr="008A2F74">
        <w:rPr>
          <w:rFonts w:eastAsia="Times New Roman" w:cs="Times New Roman"/>
        </w:rPr>
        <w:t xml:space="preserve">, </w:t>
      </w:r>
      <w:r w:rsidR="000B441F" w:rsidRPr="008A2F74">
        <w:rPr>
          <w:rFonts w:eastAsia="Times New Roman" w:cs="Times New Roman"/>
        </w:rPr>
        <w:t>challenges of implementation and l</w:t>
      </w:r>
      <w:r w:rsidRPr="008A2F74">
        <w:rPr>
          <w:rFonts w:eastAsia="Times New Roman" w:cs="Times New Roman"/>
        </w:rPr>
        <w:t xml:space="preserve">earning outcomes using Bloom’s taxonomy. </w:t>
      </w:r>
      <w:r w:rsidR="006466C8" w:rsidRPr="008A2F74">
        <w:rPr>
          <w:rFonts w:cs="Times New Roman"/>
          <w:color w:val="000000" w:themeColor="text1"/>
        </w:rPr>
        <w:t xml:space="preserve">This </w:t>
      </w:r>
      <w:r w:rsidR="00775EA0" w:rsidRPr="008A2F74">
        <w:rPr>
          <w:rFonts w:cs="Times New Roman"/>
          <w:color w:val="000000" w:themeColor="text1"/>
        </w:rPr>
        <w:t>makes</w:t>
      </w:r>
      <w:r w:rsidR="006466C8" w:rsidRPr="008A2F74">
        <w:rPr>
          <w:rFonts w:cs="Times New Roman"/>
          <w:color w:val="000000" w:themeColor="text1"/>
        </w:rPr>
        <w:t xml:space="preserve"> our research different from prior mapping studies </w:t>
      </w:r>
      <w:r w:rsidR="00EF4343" w:rsidRPr="008A2F74">
        <w:rPr>
          <w:rFonts w:cs="Times New Roman"/>
          <w:color w:val="000000" w:themeColor="text1"/>
        </w:rPr>
        <w:t xml:space="preserve">on </w:t>
      </w:r>
      <w:r w:rsidR="00D57A46" w:rsidRPr="008A2F74">
        <w:rPr>
          <w:rFonts w:cs="Times New Roman"/>
          <w:color w:val="000000" w:themeColor="text1"/>
        </w:rPr>
        <w:t>S</w:t>
      </w:r>
      <w:r w:rsidR="006466C8" w:rsidRPr="008A2F74">
        <w:rPr>
          <w:rFonts w:cs="Times New Roman"/>
          <w:color w:val="000000" w:themeColor="text1"/>
        </w:rPr>
        <w:t>A education</w:t>
      </w:r>
      <w:r w:rsidR="00D57A46" w:rsidRPr="008A2F74">
        <w:rPr>
          <w:rFonts w:cs="Times New Roman"/>
          <w:color w:val="000000" w:themeColor="text1"/>
        </w:rPr>
        <w:t xml:space="preserve">. Firstly, </w:t>
      </w:r>
      <w:r w:rsidR="00257A7C" w:rsidRPr="008A2F74">
        <w:rPr>
          <w:rFonts w:cs="Times New Roman"/>
          <w:color w:val="000000" w:themeColor="text1"/>
        </w:rPr>
        <w:t xml:space="preserve">our study explores the interactive relationships among strategies, assessments, outcomes and educational challenges. Secondly, it focuses on the students’ perspective, offering new insights into how SA education </w:t>
      </w:r>
      <w:r w:rsidR="008530DD" w:rsidRPr="008A2F74">
        <w:rPr>
          <w:rFonts w:cs="Times New Roman"/>
          <w:color w:val="000000" w:themeColor="text1"/>
        </w:rPr>
        <w:t xml:space="preserve">can </w:t>
      </w:r>
      <w:r w:rsidR="00051BD2" w:rsidRPr="008A2F74">
        <w:rPr>
          <w:rFonts w:cs="Times New Roman"/>
          <w:color w:val="000000" w:themeColor="text1"/>
        </w:rPr>
        <w:t xml:space="preserve">equip students with </w:t>
      </w:r>
      <w:r w:rsidR="0026013C" w:rsidRPr="008A2F74">
        <w:rPr>
          <w:rFonts w:cs="Times New Roman"/>
          <w:color w:val="000000" w:themeColor="text1"/>
        </w:rPr>
        <w:t xml:space="preserve">sufficient skills for industry needs. </w:t>
      </w:r>
    </w:p>
    <w:p w14:paraId="12EDE821" w14:textId="76A7D580" w:rsidR="00AA73E4" w:rsidRPr="008A2F74" w:rsidRDefault="00AA73E4" w:rsidP="00D577FF">
      <w:pPr>
        <w:spacing w:line="276" w:lineRule="auto"/>
        <w:jc w:val="both"/>
        <w:rPr>
          <w:rFonts w:cs="Times New Roman"/>
          <w:lang w:eastAsia="zh-CN"/>
        </w:rPr>
      </w:pPr>
      <w:r w:rsidRPr="008A2F74">
        <w:rPr>
          <w:rFonts w:eastAsia="Times New Roman" w:cs="Times New Roman"/>
        </w:rPr>
        <w:t xml:space="preserve">This study has both literary and practical significance. Firstly, our study summarised the </w:t>
      </w:r>
      <w:r w:rsidR="004202D9" w:rsidRPr="008A2F74">
        <w:rPr>
          <w:rFonts w:eastAsia="Times New Roman" w:cs="Times New Roman"/>
        </w:rPr>
        <w:t>most influential</w:t>
      </w:r>
      <w:r w:rsidRPr="008A2F74">
        <w:rPr>
          <w:rFonts w:eastAsia="Times New Roman" w:cs="Times New Roman"/>
        </w:rPr>
        <w:t xml:space="preserve"> teaching strategies currently adopted by various teaching institutions based on prior literature</w:t>
      </w:r>
      <w:r w:rsidR="002E3CBF" w:rsidRPr="008A2F74">
        <w:rPr>
          <w:rFonts w:eastAsia="Times New Roman" w:cs="Times New Roman"/>
        </w:rPr>
        <w:t xml:space="preserve"> into teaching themes</w:t>
      </w:r>
      <w:r w:rsidR="0088160B" w:rsidRPr="008A2F74">
        <w:rPr>
          <w:rFonts w:eastAsia="Times New Roman" w:cs="Times New Roman"/>
        </w:rPr>
        <w:t xml:space="preserve">. In addition to </w:t>
      </w:r>
      <w:r w:rsidR="003D0DDE" w:rsidRPr="008A2F74">
        <w:rPr>
          <w:rFonts w:eastAsia="Times New Roman" w:cs="Times New Roman"/>
        </w:rPr>
        <w:t xml:space="preserve">the </w:t>
      </w:r>
      <w:r w:rsidR="0088160B" w:rsidRPr="008A2F74">
        <w:rPr>
          <w:rFonts w:eastAsia="Times New Roman" w:cs="Times New Roman"/>
        </w:rPr>
        <w:t>synthesis</w:t>
      </w:r>
      <w:r w:rsidR="003D0DDE" w:rsidRPr="008A2F74">
        <w:rPr>
          <w:rFonts w:eastAsia="Times New Roman" w:cs="Times New Roman"/>
        </w:rPr>
        <w:t>,</w:t>
      </w:r>
      <w:r w:rsidR="00D76D33" w:rsidRPr="008A2F74">
        <w:rPr>
          <w:rFonts w:eastAsia="Times New Roman" w:cs="Times New Roman"/>
        </w:rPr>
        <w:t xml:space="preserve"> our study </w:t>
      </w:r>
      <w:r w:rsidR="002E3CBF" w:rsidRPr="008A2F74">
        <w:rPr>
          <w:rFonts w:eastAsia="Times New Roman" w:cs="Times New Roman"/>
        </w:rPr>
        <w:t>evaluates</w:t>
      </w:r>
      <w:r w:rsidR="00D76D33" w:rsidRPr="008A2F74">
        <w:rPr>
          <w:rFonts w:eastAsia="Times New Roman" w:cs="Times New Roman"/>
        </w:rPr>
        <w:t xml:space="preserve"> these </w:t>
      </w:r>
      <w:r w:rsidR="002E3CBF" w:rsidRPr="008A2F74">
        <w:rPr>
          <w:rFonts w:eastAsia="Times New Roman" w:cs="Times New Roman"/>
        </w:rPr>
        <w:t>themes comprehensively based on their</w:t>
      </w:r>
      <w:r w:rsidR="00E2035C" w:rsidRPr="008A2F74">
        <w:rPr>
          <w:rFonts w:eastAsia="Times New Roman" w:cs="Times New Roman"/>
        </w:rPr>
        <w:t xml:space="preserve"> </w:t>
      </w:r>
      <w:r w:rsidR="00CB7464" w:rsidRPr="008A2F74">
        <w:rPr>
          <w:rFonts w:eastAsia="Times New Roman" w:cs="Times New Roman"/>
        </w:rPr>
        <w:t xml:space="preserve">ability to offer hands-on practices based on industrial needs, assessment methods, outcomes and challenges. </w:t>
      </w:r>
      <w:r w:rsidR="00C47D6D" w:rsidRPr="008A2F74">
        <w:rPr>
          <w:rFonts w:eastAsia="Times New Roman" w:cs="Times New Roman"/>
        </w:rPr>
        <w:t xml:space="preserve">All these offer additional insights into SA education. </w:t>
      </w:r>
      <w:r w:rsidRPr="008A2F74">
        <w:rPr>
          <w:rFonts w:eastAsia="Times New Roman" w:cs="Times New Roman"/>
        </w:rPr>
        <w:t>Further, our study</w:t>
      </w:r>
      <w:r w:rsidR="00602E6F" w:rsidRPr="008A2F74">
        <w:rPr>
          <w:rFonts w:eastAsia="Times New Roman" w:cs="Times New Roman"/>
        </w:rPr>
        <w:t xml:space="preserve"> critically </w:t>
      </w:r>
      <w:r w:rsidR="00612471" w:rsidRPr="008A2F74">
        <w:rPr>
          <w:rFonts w:eastAsia="Times New Roman" w:cs="Times New Roman"/>
        </w:rPr>
        <w:t>analyses</w:t>
      </w:r>
      <w:r w:rsidR="00602E6F" w:rsidRPr="008A2F74">
        <w:rPr>
          <w:rFonts w:eastAsia="Times New Roman" w:cs="Times New Roman"/>
        </w:rPr>
        <w:t xml:space="preserve"> these themes from </w:t>
      </w:r>
      <w:r w:rsidR="00612471" w:rsidRPr="008A2F74">
        <w:rPr>
          <w:rFonts w:eastAsia="Times New Roman" w:cs="Times New Roman"/>
        </w:rPr>
        <w:t xml:space="preserve">the </w:t>
      </w:r>
      <w:r w:rsidR="00602E6F" w:rsidRPr="008A2F74">
        <w:rPr>
          <w:rFonts w:eastAsia="Times New Roman" w:cs="Times New Roman"/>
        </w:rPr>
        <w:t xml:space="preserve">students’ perspective, which </w:t>
      </w:r>
      <w:r w:rsidR="00D173C7">
        <w:rPr>
          <w:rFonts w:eastAsia="Times New Roman" w:cs="Times New Roman"/>
        </w:rPr>
        <w:t>provides reasonable indications to</w:t>
      </w:r>
      <w:r w:rsidRPr="008A2F74">
        <w:rPr>
          <w:rFonts w:eastAsia="Times New Roman" w:cs="Times New Roman"/>
        </w:rPr>
        <w:t xml:space="preserve"> practical educators and stakeholders, including curriculum designers, software developers, tutors, etc. It helps them to know </w:t>
      </w:r>
      <w:r w:rsidR="00AE594C" w:rsidRPr="008A2F74">
        <w:rPr>
          <w:rFonts w:eastAsia="Times New Roman" w:cs="Times New Roman"/>
        </w:rPr>
        <w:t xml:space="preserve">the </w:t>
      </w:r>
      <w:r w:rsidR="00826A5B" w:rsidRPr="008A2F74">
        <w:rPr>
          <w:rFonts w:eastAsia="Times New Roman" w:cs="Times New Roman"/>
        </w:rPr>
        <w:t>challenges</w:t>
      </w:r>
      <w:r w:rsidR="00C62C42" w:rsidRPr="008A2F74">
        <w:rPr>
          <w:rFonts w:eastAsia="Times New Roman" w:cs="Times New Roman"/>
        </w:rPr>
        <w:t xml:space="preserve"> and </w:t>
      </w:r>
      <w:r w:rsidR="00AE594C" w:rsidRPr="008A2F74">
        <w:rPr>
          <w:rFonts w:eastAsia="Times New Roman" w:cs="Times New Roman"/>
        </w:rPr>
        <w:t>expectations from student</w:t>
      </w:r>
      <w:r w:rsidR="00D57B7C" w:rsidRPr="008A2F74">
        <w:rPr>
          <w:rFonts w:eastAsia="Times New Roman" w:cs="Times New Roman"/>
        </w:rPr>
        <w:t>s</w:t>
      </w:r>
      <w:r w:rsidR="00D60B77" w:rsidRPr="008A2F74">
        <w:rPr>
          <w:rFonts w:eastAsia="Times New Roman" w:cs="Times New Roman"/>
        </w:rPr>
        <w:t xml:space="preserve">, </w:t>
      </w:r>
      <w:r w:rsidRPr="008A2F74">
        <w:rPr>
          <w:rFonts w:eastAsia="Times New Roman" w:cs="Times New Roman"/>
        </w:rPr>
        <w:t xml:space="preserve">directing them to appropriate adjustments to their current teaching strategies and </w:t>
      </w:r>
      <w:r w:rsidR="00A774B0" w:rsidRPr="008A2F74">
        <w:rPr>
          <w:rFonts w:eastAsia="Times New Roman" w:cs="Times New Roman"/>
        </w:rPr>
        <w:t xml:space="preserve">curriculum development. </w:t>
      </w:r>
    </w:p>
    <w:p w14:paraId="660409CF" w14:textId="26316795" w:rsidR="006E4761" w:rsidRPr="008A2F74" w:rsidRDefault="00F5233A" w:rsidP="00D577FF">
      <w:pPr>
        <w:pStyle w:val="Heading1"/>
        <w:numPr>
          <w:ilvl w:val="0"/>
          <w:numId w:val="14"/>
        </w:numPr>
        <w:spacing w:line="276" w:lineRule="auto"/>
        <w:ind w:left="426" w:hanging="426"/>
        <w:rPr>
          <w:rFonts w:cs="Times New Roman"/>
          <w:szCs w:val="24"/>
        </w:rPr>
      </w:pPr>
      <w:r w:rsidRPr="008A2F74">
        <w:rPr>
          <w:rFonts w:cs="Times New Roman"/>
          <w:szCs w:val="24"/>
        </w:rPr>
        <w:t>RELATED WORK</w:t>
      </w:r>
    </w:p>
    <w:p w14:paraId="5DD18121" w14:textId="7989C9E5" w:rsidR="00F717B4" w:rsidRPr="008A2F74" w:rsidRDefault="00F717B4" w:rsidP="00D577FF">
      <w:pPr>
        <w:spacing w:line="276" w:lineRule="auto"/>
        <w:jc w:val="both"/>
        <w:rPr>
          <w:rFonts w:eastAsia="Times New Roman" w:cs="Times New Roman"/>
        </w:rPr>
      </w:pPr>
      <w:r w:rsidRPr="008A2F74">
        <w:rPr>
          <w:rFonts w:cs="Times New Roman"/>
        </w:rPr>
        <w:t xml:space="preserve">Systematic review refers to </w:t>
      </w:r>
      <w:r w:rsidR="00DC3E64" w:rsidRPr="008A2F74">
        <w:rPr>
          <w:rFonts w:cs="Times New Roman"/>
        </w:rPr>
        <w:t>synthesising</w:t>
      </w:r>
      <w:r w:rsidRPr="008A2F74">
        <w:rPr>
          <w:rFonts w:cs="Times New Roman"/>
        </w:rPr>
        <w:t xml:space="preserve"> secondary data in a detailed manner that integrates all the primary studies for a review</w:t>
      </w:r>
      <w:r w:rsidR="00047CC9" w:rsidRPr="008A2F74">
        <w:rPr>
          <w:rFonts w:cs="Times New Roman"/>
        </w:rPr>
        <w:t>,</w:t>
      </w:r>
      <w:r w:rsidRPr="008A2F74">
        <w:rPr>
          <w:rFonts w:cs="Times New Roman"/>
        </w:rPr>
        <w:t xml:space="preserve"> providing </w:t>
      </w:r>
      <w:r w:rsidR="007460BC" w:rsidRPr="008A2F74">
        <w:rPr>
          <w:rFonts w:cs="Times New Roman"/>
        </w:rPr>
        <w:t>a</w:t>
      </w:r>
      <w:r w:rsidRPr="008A2F74">
        <w:rPr>
          <w:rFonts w:cs="Times New Roman"/>
        </w:rPr>
        <w:t xml:space="preserve"> critical synthesis </w:t>
      </w:r>
      <w:r w:rsidR="00B625DF" w:rsidRPr="008A2F74">
        <w:rPr>
          <w:rFonts w:cs="Times New Roman"/>
        </w:rPr>
        <w:fldChar w:fldCharType="begin"/>
      </w:r>
      <w:r w:rsidR="00D07290" w:rsidRPr="008A2F74">
        <w:rPr>
          <w:rFonts w:cs="Times New Roman"/>
        </w:rPr>
        <w:instrText xml:space="preserve"> ADDIN EN.CITE &lt;EndNote&gt;&lt;Cite&gt;&lt;Author&gt;Theile&lt;/Author&gt;&lt;Year&gt;2024&lt;/Year&gt;&lt;RecNum&gt;120&lt;/RecNum&gt;&lt;DisplayText&gt;[12]&lt;/DisplayText&gt;&lt;record&gt;&lt;rec-number&gt;120&lt;/rec-number&gt;&lt;foreign-keys&gt;&lt;key app="EN" db-id="e9pxax9rpzaed9e0p5ipfrz6a2fderwaepaf" timestamp="1744878973"&gt;120&lt;/key&gt;&lt;/foreign-keys&gt;&lt;ref-type name="Journal Article"&gt;17&lt;/ref-type&gt;&lt;contributors&gt;&lt;authors&gt;&lt;author&gt;Theile, Cheryl M&lt;/author&gt;&lt;author&gt;Beall, Andrea L&lt;/author&gt;&lt;/authors&gt;&lt;/contributors&gt;&lt;titles&gt;&lt;title&gt;Conducting a Systematic Review of the Literature&lt;/title&gt;&lt;secondary-title&gt;Journal of Dental Hygiene&lt;/secondary-title&gt;&lt;/titles&gt;&lt;periodical&gt;&lt;full-title&gt;Journal of Dental Hygiene&lt;/full-title&gt;&lt;/periodical&gt;&lt;volume&gt;98&lt;/volume&gt;&lt;number&gt;2&lt;/number&gt;&lt;dates&gt;&lt;year&gt;2024&lt;/year&gt;&lt;/dates&gt;&lt;isbn&gt;1043-254X&lt;/isbn&gt;&lt;urls&gt;&lt;/urls&gt;&lt;/record&gt;&lt;/Cite&gt;&lt;/EndNote&gt;</w:instrText>
      </w:r>
      <w:r w:rsidR="00B625DF" w:rsidRPr="008A2F74">
        <w:rPr>
          <w:rFonts w:cs="Times New Roman"/>
        </w:rPr>
        <w:fldChar w:fldCharType="separate"/>
      </w:r>
      <w:r w:rsidR="00AA544C" w:rsidRPr="008A2F74">
        <w:rPr>
          <w:rFonts w:cs="Times New Roman"/>
          <w:noProof/>
        </w:rPr>
        <w:t>[</w:t>
      </w:r>
      <w:hyperlink w:anchor="_ENREF_12" w:tooltip="Theile, 2024 #120" w:history="1">
        <w:r w:rsidR="00471467" w:rsidRPr="008A2F74">
          <w:rPr>
            <w:rFonts w:cs="Times New Roman"/>
            <w:noProof/>
          </w:rPr>
          <w:t>12</w:t>
        </w:r>
      </w:hyperlink>
      <w:r w:rsidR="00AA544C" w:rsidRPr="008A2F74">
        <w:rPr>
          <w:rFonts w:cs="Times New Roman"/>
          <w:noProof/>
        </w:rPr>
        <w:t>]</w:t>
      </w:r>
      <w:r w:rsidR="00B625DF" w:rsidRPr="008A2F74">
        <w:rPr>
          <w:rFonts w:cs="Times New Roman"/>
        </w:rPr>
        <w:fldChar w:fldCharType="end"/>
      </w:r>
      <w:r w:rsidRPr="008A2F74">
        <w:rPr>
          <w:rFonts w:cs="Times New Roman"/>
        </w:rPr>
        <w:t xml:space="preserve">. It is also widely used to evaluate and interpret all available research relevant to a particular research question, topic area or phenomenon of interest, thus ensuring fair evaluation by employing a trustworthy, rigorous and auditable methodology </w:t>
      </w:r>
      <w:r w:rsidR="00B625DF" w:rsidRPr="008A2F74">
        <w:rPr>
          <w:rFonts w:cs="Times New Roman"/>
        </w:rPr>
        <w:fldChar w:fldCharType="begin"/>
      </w:r>
      <w:r w:rsidR="00D07290" w:rsidRPr="008A2F74">
        <w:rPr>
          <w:rFonts w:cs="Times New Roman"/>
        </w:rPr>
        <w:instrText xml:space="preserve"> ADDIN EN.CITE &lt;EndNote&gt;&lt;Cite&gt;&lt;Author&gt;Budgen&lt;/Author&gt;&lt;Year&gt;2006&lt;/Year&gt;&lt;RecNum&gt;121&lt;/RecNum&gt;&lt;DisplayText&gt;[13]&lt;/DisplayText&gt;&lt;record&gt;&lt;rec-number&gt;121&lt;/rec-number&gt;&lt;foreign-keys&gt;&lt;key app="EN" db-id="e9pxax9rpzaed9e0p5ipfrz6a2fderwaepaf" timestamp="1744879085"&gt;121&lt;/key&gt;&lt;/foreign-keys&gt;&lt;ref-type name="Conference Paper"&gt;47&lt;/ref-type&gt;&lt;contributors&gt;&lt;authors&gt;&lt;author&gt;David Budgen&lt;/author&gt;&lt;author&gt;Pearl Brereton&lt;/author&gt;&lt;/authors&gt;&lt;/contributors&gt;&lt;titles&gt;&lt;title&gt;Performing systematic literature reviews in software engineering&lt;/title&gt;&lt;secondary-title&gt;Proceedings of the 28th international conference on Software engineering&lt;/secondary-title&gt;&lt;/titles&gt;&lt;pages&gt;1051–1052&lt;/pages&gt;&lt;keywords&gt;&lt;keyword&gt;systematic literature review, evidence&lt;/keyword&gt;&lt;/keywords&gt;&lt;dates&gt;&lt;year&gt;2006&lt;/year&gt;&lt;/dates&gt;&lt;pub-location&gt;Shanghai, China&lt;/pub-location&gt;&lt;publisher&gt;Association for Computing Machinery&lt;/publisher&gt;&lt;urls&gt;&lt;related-urls&gt;&lt;url&gt;https://doi.org/10.1145/1134285.1134500&lt;/url&gt;&lt;/related-urls&gt;&lt;/urls&gt;&lt;electronic-resource-num&gt;10.1145/1134285.1134500&lt;/electronic-resource-num&gt;&lt;/record&gt;&lt;/Cite&gt;&lt;/EndNote&gt;</w:instrText>
      </w:r>
      <w:r w:rsidR="00B625DF" w:rsidRPr="008A2F74">
        <w:rPr>
          <w:rFonts w:cs="Times New Roman"/>
        </w:rPr>
        <w:fldChar w:fldCharType="separate"/>
      </w:r>
      <w:r w:rsidR="00AA544C" w:rsidRPr="008A2F74">
        <w:rPr>
          <w:rFonts w:cs="Times New Roman"/>
          <w:noProof/>
        </w:rPr>
        <w:t>[</w:t>
      </w:r>
      <w:hyperlink w:anchor="_ENREF_13" w:tooltip="Budgen, 2006 #121" w:history="1">
        <w:r w:rsidR="00471467" w:rsidRPr="008A2F74">
          <w:rPr>
            <w:rFonts w:cs="Times New Roman"/>
            <w:noProof/>
          </w:rPr>
          <w:t>13</w:t>
        </w:r>
      </w:hyperlink>
      <w:r w:rsidR="00AA544C" w:rsidRPr="008A2F74">
        <w:rPr>
          <w:rFonts w:cs="Times New Roman"/>
          <w:noProof/>
        </w:rPr>
        <w:t>]</w:t>
      </w:r>
      <w:r w:rsidR="00B625DF" w:rsidRPr="008A2F74">
        <w:rPr>
          <w:rFonts w:cs="Times New Roman"/>
        </w:rPr>
        <w:fldChar w:fldCharType="end"/>
      </w:r>
      <w:r w:rsidRPr="008A2F74">
        <w:rPr>
          <w:rFonts w:cs="Times New Roman"/>
        </w:rPr>
        <w:t>. As</w:t>
      </w:r>
      <w:r w:rsidRPr="008A2F74">
        <w:rPr>
          <w:rFonts w:eastAsia="Times New Roman" w:cs="Times New Roman"/>
        </w:rPr>
        <w:t xml:space="preserve"> a multifaceted subject, Software</w:t>
      </w:r>
      <w:r w:rsidR="00926394">
        <w:rPr>
          <w:rFonts w:eastAsia="Times New Roman" w:cs="Times New Roman"/>
        </w:rPr>
        <w:t xml:space="preserve"> Architecture</w:t>
      </w:r>
      <w:r>
        <w:rPr>
          <w:rFonts w:eastAsia="Times New Roman" w:cs="Times New Roman"/>
        </w:rPr>
        <w:t xml:space="preserve"> </w:t>
      </w:r>
      <w:r w:rsidRPr="008A2F74">
        <w:rPr>
          <w:rFonts w:eastAsia="Times New Roman" w:cs="Times New Roman"/>
        </w:rPr>
        <w:t>Education has been extensively</w:t>
      </w:r>
      <w:r w:rsidRPr="008A2F74">
        <w:rPr>
          <w:rFonts w:cs="Times New Roman"/>
        </w:rPr>
        <w:t xml:space="preserve"> investigated through various case studies and teaching methods</w:t>
      </w:r>
      <w:r w:rsidR="00470129" w:rsidRPr="008A2F74">
        <w:rPr>
          <w:rFonts w:cs="Times New Roman"/>
        </w:rPr>
        <w:t>. However,</w:t>
      </w:r>
      <w:r w:rsidRPr="008A2F74">
        <w:rPr>
          <w:rFonts w:cs="Times New Roman"/>
        </w:rPr>
        <w:t xml:space="preserve"> systematic analysis in this field remains </w:t>
      </w:r>
      <w:r w:rsidRPr="008A2F74">
        <w:rPr>
          <w:rFonts w:cs="Times New Roman"/>
        </w:rPr>
        <w:lastRenderedPageBreak/>
        <w:t xml:space="preserve">limited. This section will thus delve into the work of researchers who have conducted a systematic review of </w:t>
      </w:r>
      <w:r w:rsidRPr="008A2F74">
        <w:rPr>
          <w:rFonts w:eastAsia="Times New Roman" w:cs="Times New Roman"/>
        </w:rPr>
        <w:t>Software Architecture (SA) Education.</w:t>
      </w:r>
    </w:p>
    <w:p w14:paraId="3D029116" w14:textId="51E6BCA3" w:rsidR="000B04F3" w:rsidRPr="008A2F74" w:rsidRDefault="00963553" w:rsidP="00D577FF">
      <w:pPr>
        <w:spacing w:line="276" w:lineRule="auto"/>
        <w:jc w:val="both"/>
        <w:rPr>
          <w:rFonts w:eastAsia="Times New Roman" w:cs="Times New Roman"/>
        </w:rPr>
      </w:pPr>
      <w:r w:rsidRPr="008A2F74">
        <w:rPr>
          <w:rFonts w:eastAsia="Times New Roman" w:cs="Times New Roman"/>
        </w:rPr>
        <w:t>Rodrigues</w:t>
      </w:r>
      <w:r w:rsidR="00EF04D7" w:rsidRPr="008A2F74">
        <w:rPr>
          <w:rFonts w:eastAsia="Times New Roman" w:cs="Times New Roman"/>
        </w:rPr>
        <w:t xml:space="preserve"> </w:t>
      </w:r>
      <w:r w:rsidR="00B625DF" w:rsidRPr="008A2F74">
        <w:rPr>
          <w:rFonts w:eastAsia="Times New Roman" w:cs="Times New Roman"/>
        </w:rPr>
        <w:fldChar w:fldCharType="begin"/>
      </w:r>
      <w:r w:rsidR="00D07290" w:rsidRPr="008A2F74">
        <w:rPr>
          <w:rFonts w:eastAsia="Times New Roman" w:cs="Times New Roman"/>
        </w:rPr>
        <w:instrText xml:space="preserve"> ADDIN EN.CITE &lt;EndNote&gt;&lt;Cite&gt;&lt;Author&gt;Rodrigues&lt;/Author&gt;&lt;Year&gt;2008&lt;/Year&gt;&lt;RecNum&gt;135&lt;/RecNum&gt;&lt;DisplayText&gt;[14]&lt;/DisplayText&gt;&lt;record&gt;&lt;rec-number&gt;135&lt;/rec-number&gt;&lt;foreign-keys&gt;&lt;key app="EN" db-id="e9pxax9rpzaed9e0p5ipfrz6a2fderwaepaf" timestamp="1745323391"&gt;135&lt;/key&gt;&lt;/foreign-keys&gt;&lt;ref-type name="Conference Proceedings"&gt;10&lt;/ref-type&gt;&lt;contributors&gt;&lt;authors&gt;&lt;author&gt;Rodrigues, Claudia Susie C.&lt;/author&gt;&lt;author&gt;Werner, Cláudia Maria Lima&lt;/author&gt;&lt;/authors&gt;&lt;/contributors&gt;&lt;titles&gt;&lt;title&gt;Software Architecture Teaching : A Systematic Review&lt;/title&gt;&lt;/titles&gt;&lt;dates&gt;&lt;year&gt;2008&lt;/year&gt;&lt;/dates&gt;&lt;urls&gt;&lt;/urls&gt;&lt;/record&gt;&lt;/Cite&gt;&lt;/EndNote&gt;</w:instrText>
      </w:r>
      <w:r w:rsidR="00B625DF" w:rsidRPr="008A2F74">
        <w:rPr>
          <w:rFonts w:eastAsia="Times New Roman" w:cs="Times New Roman"/>
        </w:rPr>
        <w:fldChar w:fldCharType="separate"/>
      </w:r>
      <w:r w:rsidR="00AA544C" w:rsidRPr="008A2F74">
        <w:rPr>
          <w:rFonts w:eastAsia="Times New Roman" w:cs="Times New Roman"/>
          <w:noProof/>
        </w:rPr>
        <w:t>[</w:t>
      </w:r>
      <w:hyperlink w:anchor="_ENREF_14" w:tooltip="Rodrigues, 2008 #135" w:history="1">
        <w:r w:rsidR="00471467" w:rsidRPr="008A2F74">
          <w:rPr>
            <w:rFonts w:eastAsia="Times New Roman" w:cs="Times New Roman"/>
            <w:noProof/>
          </w:rPr>
          <w:t>14</w:t>
        </w:r>
      </w:hyperlink>
      <w:r w:rsidR="00AA544C" w:rsidRPr="008A2F74">
        <w:rPr>
          <w:rFonts w:eastAsia="Times New Roman" w:cs="Times New Roman"/>
          <w:noProof/>
        </w:rPr>
        <w:t>]</w:t>
      </w:r>
      <w:r w:rsidR="00B625DF" w:rsidRPr="008A2F74">
        <w:rPr>
          <w:rFonts w:eastAsia="Times New Roman" w:cs="Times New Roman"/>
        </w:rPr>
        <w:fldChar w:fldCharType="end"/>
      </w:r>
      <w:r w:rsidR="00D11968" w:rsidRPr="008A2F74">
        <w:rPr>
          <w:rFonts w:eastAsia="Times New Roman" w:cs="Times New Roman"/>
        </w:rPr>
        <w:t xml:space="preserve"> </w:t>
      </w:r>
      <w:r w:rsidRPr="008A2F74">
        <w:rPr>
          <w:rFonts w:eastAsia="Times New Roman" w:cs="Times New Roman"/>
        </w:rPr>
        <w:t xml:space="preserve"> conducted one of the inaugural systematic reviews targeting software architecture education. They assessed 37 primary studies, categorising teaching methods based on course design, active learning features, employed tools, and project sizes. Their findings suggest that, while many programs included larger projects and collaborative components, traditional classroom settings predominantly governed SA education. Although the focus was not on student-reported outcomes but on instructor facilitation, it accentuates the necessity of active learning, underscoring collaborative learning and instructor support as fundamental elements.</w:t>
      </w:r>
    </w:p>
    <w:p w14:paraId="5D8FD96F" w14:textId="3606C62F" w:rsidR="009009B4" w:rsidRPr="008A2F74" w:rsidRDefault="00471467" w:rsidP="00D577FF">
      <w:pPr>
        <w:spacing w:line="276" w:lineRule="auto"/>
        <w:jc w:val="both"/>
        <w:rPr>
          <w:rFonts w:eastAsia="Times New Roman" w:cs="Times New Roman"/>
        </w:rPr>
      </w:pPr>
      <w:hyperlink w:anchor="_ENREF_15" w:tooltip="Pantoja Yépez, 2024 #7158" w:history="1">
        <w:r w:rsidRPr="008A2F74">
          <w:rPr>
            <w:rFonts w:eastAsia="Times New Roman" w:cs="Times New Roman"/>
          </w:rPr>
          <w:fldChar w:fldCharType="begin">
            <w:fldData xml:space="preserve">PEVuZE5vdGU+PENpdGUgRXhjbHVkZUF1dGg9IjEiPjxBdXRob3I+UGFudG9qYSBZw6lwZXo8L0F1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</w:fldData>
          </w:fldChar>
        </w:r>
        <w:r w:rsidR="00145045">
          <w:rPr>
            <w:rFonts w:eastAsia="Times New Roman" w:cs="Times New Roman"/>
          </w:rPr>
          <w:instrText xml:space="preserve"> ADDIN EN.CITE </w:instrText>
        </w:r>
        <w:r w:rsidR="00145045">
          <w:rPr>
            <w:rFonts w:eastAsia="Times New Roman" w:cs="Times New Roman"/>
          </w:rPr>
          <w:fldChar w:fldCharType="begin">
            <w:fldData xml:space="preserve">PEVuZE5vdGU+PENpdGUgRXhjbHVkZUF1dGg9IjEiPjxBdXRob3I+UGFudG9qYSBZw6lwZXo8L0F1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</w:fldData>
          </w:fldChar>
        </w:r>
        <w:r w:rsidR="00145045">
          <w:rPr>
            <w:rFonts w:eastAsia="Times New Roman" w:cs="Times New Roman"/>
          </w:rPr>
          <w:instrText xml:space="preserve"> ADDIN EN.CITE.DATA </w:instrText>
        </w:r>
        <w:r w:rsidR="00145045">
          <w:rPr>
            <w:rFonts w:eastAsia="Times New Roman" w:cs="Times New Roman"/>
          </w:rPr>
        </w:r>
        <w:r w:rsidR="00145045">
          <w:rPr>
            <w:rFonts w:eastAsia="Times New Roman" w:cs="Times New Roman"/>
          </w:rPr>
          <w:fldChar w:fldCharType="end"/>
        </w:r>
        <w:r w:rsidRPr="008A2F74">
          <w:rPr>
            <w:rFonts w:eastAsia="Times New Roman" w:cs="Times New Roman"/>
          </w:rPr>
        </w:r>
        <w:r w:rsidRPr="008A2F74">
          <w:rPr>
            <w:rFonts w:eastAsia="Times New Roman" w:cs="Times New Roman"/>
          </w:rPr>
          <w:fldChar w:fldCharType="separate"/>
        </w:r>
        <w:r w:rsidRPr="008A2F74">
          <w:rPr>
            <w:rFonts w:eastAsia="Times New Roman" w:cs="Times New Roman"/>
            <w:noProof/>
          </w:rPr>
          <w:t>Pantoja Yépez, et al. [15]</w:t>
        </w:r>
        <w:r w:rsidRPr="008A2F74">
          <w:rPr>
            <w:rFonts w:eastAsia="Times New Roman" w:cs="Times New Roman"/>
          </w:rPr>
          <w:fldChar w:fldCharType="end"/>
        </w:r>
      </w:hyperlink>
      <w:r w:rsidR="009009B4" w:rsidRPr="008A2F74">
        <w:rPr>
          <w:rFonts w:eastAsia="Times New Roman" w:cs="Times New Roman"/>
        </w:rPr>
        <w:fldChar w:fldCharType="begin"/>
      </w:r>
      <w:r w:rsidR="009009B4" w:rsidRPr="008A2F74">
        <w:rPr>
          <w:rFonts w:eastAsia="Times New Roman" w:cs="Times New Roman"/>
        </w:rPr>
        <w:fldChar w:fldCharType="separate"/>
      </w:r>
      <w:r w:rsidR="009009B4" w:rsidRPr="008A2F74">
        <w:rPr>
          <w:rFonts w:eastAsia="Times New Roman" w:cs="Times New Roman"/>
        </w:rPr>
        <w:fldChar w:fldCharType="end"/>
      </w:r>
      <w:r w:rsidR="009009B4" w:rsidRPr="008A2F74">
        <w:rPr>
          <w:rFonts w:eastAsia="Times New Roman" w:cs="Times New Roman"/>
        </w:rPr>
        <w:t xml:space="preserve"> </w:t>
      </w:r>
      <w:r w:rsidR="00D173C7">
        <w:rPr>
          <w:rFonts w:eastAsia="Times New Roman" w:cs="Times New Roman"/>
        </w:rPr>
        <w:t>s</w:t>
      </w:r>
      <w:r w:rsidR="009009B4" w:rsidRPr="008A2F74">
        <w:rPr>
          <w:rFonts w:eastAsia="Times New Roman" w:cs="Times New Roman"/>
        </w:rPr>
        <w:t>ystematically reviews 56 studies from 2011-2021 and explores effective teaching strategies, skills development and alignment between SA education and industry needs. The main contribution of this work w</w:t>
      </w:r>
      <w:r w:rsidR="00816A9B">
        <w:rPr>
          <w:rFonts w:eastAsia="Times New Roman" w:cs="Times New Roman"/>
        </w:rPr>
        <w:t>as</w:t>
      </w:r>
      <w:r w:rsidR="009009B4" w:rsidRPr="008A2F74">
        <w:rPr>
          <w:rFonts w:eastAsia="Times New Roman" w:cs="Times New Roman"/>
        </w:rPr>
        <w:t xml:space="preserve"> identifying the </w:t>
      </w:r>
      <w:r w:rsidR="00816A9B">
        <w:rPr>
          <w:rFonts w:eastAsia="Times New Roman" w:cs="Times New Roman"/>
        </w:rPr>
        <w:t>method</w:t>
      </w:r>
      <w:r w:rsidR="009009B4" w:rsidRPr="008A2F74">
        <w:rPr>
          <w:rFonts w:eastAsia="Times New Roman" w:cs="Times New Roman"/>
        </w:rPr>
        <w:t xml:space="preserve">s used in educating software architecture students </w:t>
      </w:r>
      <w:r w:rsidR="00816A9B">
        <w:rPr>
          <w:rFonts w:eastAsia="Times New Roman" w:cs="Times New Roman"/>
        </w:rPr>
        <w:t>that were aligned with the software industry's needs</w:t>
      </w:r>
      <w:r w:rsidR="009009B4" w:rsidRPr="008A2F74">
        <w:rPr>
          <w:rFonts w:eastAsia="Times New Roman" w:cs="Times New Roman"/>
        </w:rPr>
        <w:t>. Additionally, the study compared curriculum contents in software development and architecture courses and identified recurring topics such as architecture patterns, quality attributes, and architectural views. Sets of skills that students of software architecture should develop were also identified, such as leadership and negotiation. The challenges in software architecture training were also discussed, such as instructors’ lack of experience in actual projects, the abstract and fuzzy nature of software architecture, and the difficulty of involving clients and industry experts.</w:t>
      </w:r>
    </w:p>
    <w:p w14:paraId="4D9C6973" w14:textId="4ECB6A40" w:rsidR="000B04F3" w:rsidRPr="008A2F74" w:rsidRDefault="00F156ED" w:rsidP="00D577FF">
      <w:pPr>
        <w:spacing w:line="276" w:lineRule="auto"/>
        <w:jc w:val="both"/>
        <w:rPr>
          <w:rFonts w:eastAsia="Times New Roman" w:cs="Times New Roman"/>
        </w:rPr>
      </w:pPr>
      <w:r w:rsidRPr="008A2F74">
        <w:rPr>
          <w:rFonts w:eastAsia="Times New Roman" w:cs="Times New Roman"/>
        </w:rPr>
        <w:t xml:space="preserve">Likewise, </w:t>
      </w:r>
      <w:r w:rsidR="00CB4B38">
        <w:rPr>
          <w:rFonts w:eastAsia="Times New Roman" w:cs="Times New Roman"/>
        </w:rPr>
        <w:t>the study</w:t>
      </w:r>
      <w:r w:rsidR="00FE1443" w:rsidRPr="008A2F74">
        <w:rPr>
          <w:rFonts w:eastAsia="Times New Roman" w:cs="Times New Roman"/>
        </w:rPr>
        <w:t xml:space="preserve"> </w:t>
      </w:r>
      <w:r w:rsidR="00125001" w:rsidRPr="008A2F74">
        <w:rPr>
          <w:rFonts w:eastAsia="Times New Roman" w:cs="Times New Roman"/>
        </w:rPr>
        <w:fldChar w:fldCharType="begin"/>
      </w:r>
      <w:r w:rsidR="00D07290" w:rsidRPr="008A2F74">
        <w:rPr>
          <w:rFonts w:eastAsia="Times New Roman" w:cs="Times New Roman"/>
        </w:rPr>
        <w:instrText xml:space="preserve"> ADDIN EN.CITE &lt;EndNote&gt;&lt;Cite&gt;&lt;Author&gt;Cico&lt;/Author&gt;&lt;Year&gt;2021&lt;/Year&gt;&lt;RecNum&gt;8&lt;/RecNum&gt;&lt;DisplayText&gt;[16]&lt;/DisplayText&gt;&lt;record&gt;&lt;rec-number&gt;8&lt;/rec-number&gt;&lt;foreign-keys&gt;&lt;key app="EN" db-id="e9pxax9rpzaed9e0p5ipfrz6a2fderwaepaf" timestamp="1742471662"&gt;8&lt;/key&gt;&lt;/foreign-keys&gt;&lt;ref-type name="Journal Article"&gt;17&lt;/ref-type&gt;&lt;contributors&gt;&lt;authors&gt;&lt;author&gt;Cico, Orges&lt;/author&gt;&lt;author&gt;Jaccheri, Letizia&lt;/author&gt;&lt;author&gt;Nguyen-Duc, Anh&lt;/author&gt;&lt;author&gt;Zhang, He&lt;/author&gt;&lt;/authors&gt;&lt;/contributors&gt;&lt;titles&gt;&lt;title&gt;Exploring the intersection between software industry and Software Engineering education - A systematic mapping of Software Engineering Trends&lt;/title&gt;&lt;secondary-title&gt;Journal of Systems and Software&lt;/secondary-title&gt;&lt;/titles&gt;&lt;periodical&gt;&lt;full-title&gt;Journal of Systems and Software&lt;/full-title&gt;&lt;/periodical&gt;&lt;pages&gt;110736&lt;/pages&gt;&lt;volume&gt;172&lt;/volume&gt;&lt;keywords&gt;&lt;keyword&gt;Software industry&lt;/keyword&gt;&lt;keyword&gt;Software Engineering Education&lt;/keyword&gt;&lt;keyword&gt;Software Engineering Trends&lt;/keyword&gt;&lt;keyword&gt;Industry education intersection&lt;/keyword&gt;&lt;keyword&gt;Systematic mapping study&lt;/keyword&gt;&lt;/keywords&gt;&lt;dates&gt;&lt;year&gt;2021&lt;/year&gt;&lt;pub-dates&gt;&lt;date&gt;2021/02/01/&lt;/date&gt;&lt;/pub-dates&gt;&lt;/dates&gt;&lt;isbn&gt;0164-1212&lt;/isbn&gt;&lt;urls&gt;&lt;related-urls&gt;&lt;url&gt;https://www.sciencedirect.com/science/article/pii/S0164121220301667&lt;/url&gt;&lt;/related-urls&gt;&lt;/urls&gt;&lt;electronic-resource-num&gt;https://doi.org/10.1016/j.jss.2020.110736&lt;/electronic-resource-num&gt;&lt;/record&gt;&lt;/Cite&gt;&lt;/EndNote&gt;</w:instrText>
      </w:r>
      <w:r w:rsidR="00125001" w:rsidRPr="008A2F74">
        <w:rPr>
          <w:rFonts w:eastAsia="Times New Roman" w:cs="Times New Roman"/>
        </w:rPr>
        <w:fldChar w:fldCharType="separate"/>
      </w:r>
      <w:r w:rsidR="00AA544C" w:rsidRPr="008A2F74">
        <w:rPr>
          <w:rFonts w:eastAsia="Times New Roman" w:cs="Times New Roman"/>
          <w:noProof/>
        </w:rPr>
        <w:t>[</w:t>
      </w:r>
      <w:hyperlink w:anchor="_ENREF_16" w:tooltip="Cico, 2021 #8" w:history="1">
        <w:r w:rsidR="00471467" w:rsidRPr="008A2F74">
          <w:rPr>
            <w:rFonts w:eastAsia="Times New Roman" w:cs="Times New Roman"/>
            <w:noProof/>
          </w:rPr>
          <w:t>16</w:t>
        </w:r>
      </w:hyperlink>
      <w:r w:rsidR="00AA544C" w:rsidRPr="008A2F74">
        <w:rPr>
          <w:rFonts w:eastAsia="Times New Roman" w:cs="Times New Roman"/>
          <w:noProof/>
        </w:rPr>
        <w:t>]</w:t>
      </w:r>
      <w:r w:rsidR="00125001" w:rsidRPr="008A2F74">
        <w:rPr>
          <w:rFonts w:eastAsia="Times New Roman" w:cs="Times New Roman"/>
        </w:rPr>
        <w:fldChar w:fldCharType="end"/>
      </w:r>
      <w:r w:rsidRPr="008A2F74">
        <w:rPr>
          <w:rFonts w:eastAsia="Times New Roman" w:cs="Times New Roman"/>
        </w:rPr>
        <w:t xml:space="preserve"> provide</w:t>
      </w:r>
      <w:r w:rsidR="00605B0A">
        <w:rPr>
          <w:rFonts w:eastAsia="Times New Roman" w:cs="Times New Roman"/>
        </w:rPr>
        <w:t>s</w:t>
      </w:r>
      <w:r w:rsidRPr="008A2F74">
        <w:rPr>
          <w:rFonts w:eastAsia="Times New Roman" w:cs="Times New Roman"/>
        </w:rPr>
        <w:t xml:space="preserve"> a comprehensive mapping of software engineering education</w:t>
      </w:r>
      <w:r w:rsidR="008C14B9" w:rsidRPr="008A2F74">
        <w:rPr>
          <w:rFonts w:eastAsia="Times New Roman" w:cs="Times New Roman"/>
        </w:rPr>
        <w:t>,</w:t>
      </w:r>
      <w:r w:rsidRPr="008A2F74">
        <w:rPr>
          <w:rFonts w:eastAsia="Times New Roman" w:cs="Times New Roman"/>
        </w:rPr>
        <w:t xml:space="preserve"> in which the study found that Agile methodologies dominate software engineering education, with Project-Based Learning (PBL) being the most widely used teaching strategy. While software engineering education increasingly incorporates industry trends, collaboration between academia and industry is still limited, leading to gaps in real-world experience for students. The study also recognises the lack of standardisation in the assessment frameworks</w:t>
      </w:r>
      <w:r w:rsidR="00B74CA5" w:rsidRPr="008A2F74">
        <w:rPr>
          <w:rFonts w:eastAsia="Times New Roman" w:cs="Times New Roman"/>
        </w:rPr>
        <w:t>,</w:t>
      </w:r>
      <w:r w:rsidRPr="008A2F74">
        <w:rPr>
          <w:rFonts w:eastAsia="Times New Roman" w:cs="Times New Roman"/>
        </w:rPr>
        <w:t xml:space="preserve"> making it </w:t>
      </w:r>
      <w:r w:rsidR="003B7179">
        <w:rPr>
          <w:rFonts w:eastAsia="Times New Roman" w:cs="Times New Roman"/>
        </w:rPr>
        <w:t>challenging</w:t>
      </w:r>
      <w:r w:rsidRPr="008A2F74">
        <w:rPr>
          <w:rFonts w:eastAsia="Times New Roman" w:cs="Times New Roman"/>
        </w:rPr>
        <w:t xml:space="preserve"> to evaluate student competencies effectively. </w:t>
      </w:r>
    </w:p>
    <w:p w14:paraId="03D0BCE1" w14:textId="308C904E" w:rsidR="0073326D" w:rsidRPr="008A2F74" w:rsidRDefault="00211DAE" w:rsidP="00D577FF">
      <w:pPr>
        <w:spacing w:line="276" w:lineRule="auto"/>
        <w:jc w:val="both"/>
        <w:rPr>
          <w:rFonts w:eastAsia="Times New Roman" w:cs="Times New Roman"/>
        </w:rPr>
      </w:pPr>
      <w:r>
        <w:rPr>
          <w:rFonts w:eastAsia="Times New Roman" w:cs="Times New Roman"/>
        </w:rPr>
        <w:t>After analysing 60 primary studies, t</w:t>
      </w:r>
      <w:r w:rsidR="00770F47" w:rsidRPr="008A2F74">
        <w:rPr>
          <w:rFonts w:eastAsia="Times New Roman" w:cs="Times New Roman"/>
        </w:rPr>
        <w:t xml:space="preserve">he study </w:t>
      </w:r>
      <w:r w:rsidR="00B75219" w:rsidRPr="008A2F74">
        <w:rPr>
          <w:rFonts w:eastAsia="Times New Roman" w:cs="Times New Roman"/>
        </w:rPr>
        <w:fldChar w:fldCharType="begin"/>
      </w:r>
      <w:r w:rsidR="00D07290" w:rsidRPr="008A2F74">
        <w:rPr>
          <w:rFonts w:eastAsia="Times New Roman" w:cs="Times New Roman"/>
        </w:rPr>
        <w:instrText xml:space="preserve"> ADDIN EN.CITE &lt;EndNote&gt;&lt;Cite&gt;&lt;Author&gt;Assyne&lt;/Author&gt;&lt;Year&gt;2022&lt;/Year&gt;&lt;RecNum&gt;116&lt;/RecNum&gt;&lt;DisplayText&gt;[17]&lt;/DisplayText&gt;&lt;record&gt;&lt;rec-number&gt;116&lt;/rec-number&gt;&lt;foreign-keys&gt;&lt;key app="EN" db-id="e9pxax9rpzaed9e0p5ipfrz6a2fderwaepaf" timestamp="1744843780"&gt;116&lt;/key&gt;&lt;/foreign-keys&gt;&lt;ref-type name="Journal Article"&gt;17&lt;/ref-type&gt;&lt;contributors&gt;&lt;authors&gt;&lt;author&gt;Assyne, Nana&lt;/author&gt;&lt;author&gt;Ghanbari, Hadi&lt;/author&gt;&lt;author&gt;Pulkkinen, Mirja&lt;/author&gt;&lt;/authors&gt;&lt;/contributors&gt;&lt;titles&gt;&lt;title&gt;The state of research on software engineering competencies: A systematic mapping study&lt;/title&gt;&lt;secondary-title&gt;Journal of Systems and Software&lt;/secondary-title&gt;&lt;/titles&gt;&lt;periodical&gt;&lt;full-title&gt;Journal of Systems and Software&lt;/full-title&gt;&lt;/periodical&gt;&lt;pages&gt;111183&lt;/pages&gt;&lt;volume&gt;185&lt;/volume&gt;&lt;keywords&gt;&lt;keyword&gt;Software engineering&lt;/keyword&gt;&lt;keyword&gt;Software development&lt;/keyword&gt;&lt;keyword&gt;Competence&lt;/keyword&gt;&lt;keyword&gt;Competencies&lt;/keyword&gt;&lt;keyword&gt;Essential competencies&lt;/keyword&gt;&lt;keyword&gt;Mapping study&lt;/keyword&gt;&lt;keyword&gt;Systematic Literature Review&lt;/keyword&gt;&lt;/keywords&gt;&lt;dates&gt;&lt;year&gt;2022&lt;/year&gt;&lt;pub-dates&gt;&lt;date&gt;2022/03/01/&lt;/date&gt;&lt;/pub-dates&gt;&lt;/dates&gt;&lt;isbn&gt;0164-1212&lt;/isbn&gt;&lt;label&gt;S3&lt;/label&gt;&lt;urls&gt;&lt;related-urls&gt;&lt;url&gt;https://www.sciencedirect.com/science/article/pii/S0164121221002648&lt;/url&gt;&lt;/related-urls&gt;&lt;/urls&gt;&lt;electronic-resource-num&gt;https://doi.org/10.1016/j.jss.2021.111183&lt;/electronic-resource-num&gt;&lt;/record&gt;&lt;/Cite&gt;&lt;/EndNote&gt;</w:instrText>
      </w:r>
      <w:r w:rsidR="00B75219" w:rsidRPr="008A2F74">
        <w:rPr>
          <w:rFonts w:eastAsia="Times New Roman" w:cs="Times New Roman"/>
        </w:rPr>
        <w:fldChar w:fldCharType="separate"/>
      </w:r>
      <w:r w:rsidR="00AA544C" w:rsidRPr="008A2F74">
        <w:rPr>
          <w:rFonts w:eastAsia="Times New Roman" w:cs="Times New Roman"/>
          <w:noProof/>
        </w:rPr>
        <w:t>[</w:t>
      </w:r>
      <w:hyperlink w:anchor="_ENREF_17" w:tooltip="Assyne, 2022 #116" w:history="1">
        <w:r w:rsidR="00471467" w:rsidRPr="008A2F74">
          <w:rPr>
            <w:rFonts w:eastAsia="Times New Roman" w:cs="Times New Roman"/>
            <w:noProof/>
          </w:rPr>
          <w:t>17</w:t>
        </w:r>
      </w:hyperlink>
      <w:r w:rsidR="00AA544C" w:rsidRPr="008A2F74">
        <w:rPr>
          <w:rFonts w:eastAsia="Times New Roman" w:cs="Times New Roman"/>
          <w:noProof/>
        </w:rPr>
        <w:t>]</w:t>
      </w:r>
      <w:r w:rsidR="00B75219" w:rsidRPr="008A2F74">
        <w:rPr>
          <w:rFonts w:eastAsia="Times New Roman" w:cs="Times New Roman"/>
        </w:rPr>
        <w:fldChar w:fldCharType="end"/>
      </w:r>
      <w:r w:rsidR="0073326D" w:rsidRPr="008A2F74">
        <w:rPr>
          <w:rFonts w:eastAsia="Times New Roman" w:cs="Times New Roman"/>
        </w:rPr>
        <w:t xml:space="preserve"> </w:t>
      </w:r>
      <w:r w:rsidR="00422274" w:rsidRPr="008A2F74">
        <w:rPr>
          <w:rFonts w:eastAsia="Times New Roman" w:cs="Times New Roman"/>
        </w:rPr>
        <w:t xml:space="preserve">on </w:t>
      </w:r>
      <w:r w:rsidR="0073326D" w:rsidRPr="008A2F74">
        <w:rPr>
          <w:rFonts w:eastAsia="Times New Roman" w:cs="Times New Roman"/>
        </w:rPr>
        <w:t>a comprehensive systematic mapping of software engineering competencies</w:t>
      </w:r>
      <w:r w:rsidR="002560C1">
        <w:rPr>
          <w:rFonts w:eastAsia="Times New Roman" w:cs="Times New Roman"/>
        </w:rPr>
        <w:t xml:space="preserve"> </w:t>
      </w:r>
      <w:r w:rsidR="0073326D" w:rsidRPr="008A2F74">
        <w:rPr>
          <w:rFonts w:eastAsia="Times New Roman" w:cs="Times New Roman"/>
        </w:rPr>
        <w:t xml:space="preserve">identified two </w:t>
      </w:r>
      <w:r w:rsidR="00D15AE9">
        <w:rPr>
          <w:rFonts w:eastAsia="Times New Roman" w:cs="Times New Roman"/>
        </w:rPr>
        <w:t>primary</w:t>
      </w:r>
      <w:r w:rsidR="0073326D" w:rsidRPr="008A2F74">
        <w:rPr>
          <w:rFonts w:eastAsia="Times New Roman" w:cs="Times New Roman"/>
        </w:rPr>
        <w:t xml:space="preserve"> focus areas</w:t>
      </w:r>
      <w:r w:rsidR="002560C1">
        <w:rPr>
          <w:rFonts w:eastAsia="Times New Roman" w:cs="Times New Roman"/>
        </w:rPr>
        <w:t>:</w:t>
      </w:r>
      <w:r w:rsidR="0073326D" w:rsidRPr="008A2F74">
        <w:rPr>
          <w:rFonts w:eastAsia="Times New Roman" w:cs="Times New Roman"/>
        </w:rPr>
        <w:t xml:space="preserve"> personal and organisational competencies. The author</w:t>
      </w:r>
      <w:r w:rsidR="00CE5F22" w:rsidRPr="008A2F74">
        <w:rPr>
          <w:rFonts w:eastAsia="Times New Roman" w:cs="Times New Roman"/>
        </w:rPr>
        <w:t>s</w:t>
      </w:r>
      <w:r w:rsidR="0073326D" w:rsidRPr="008A2F74">
        <w:rPr>
          <w:rFonts w:eastAsia="Times New Roman" w:cs="Times New Roman"/>
        </w:rPr>
        <w:t xml:space="preserve"> further </w:t>
      </w:r>
      <w:r w:rsidR="00704301" w:rsidRPr="008A2F74">
        <w:rPr>
          <w:rFonts w:eastAsia="Times New Roman" w:cs="Times New Roman"/>
        </w:rPr>
        <w:t>categorise</w:t>
      </w:r>
      <w:r>
        <w:rPr>
          <w:rFonts w:eastAsia="Times New Roman" w:cs="Times New Roman"/>
        </w:rPr>
        <w:t>d</w:t>
      </w:r>
      <w:r w:rsidR="0073326D" w:rsidRPr="008A2F74">
        <w:rPr>
          <w:rFonts w:eastAsia="Times New Roman" w:cs="Times New Roman"/>
        </w:rPr>
        <w:t xml:space="preserve"> 49 essential competencies in 11 themes, revealing the dominance of soft over hard skills and highlighting gaps in competencies required for industry readiness. The paper also emphasised the need for updated integrated approaches to assessing and developing competencies. The study thus calls for further investigation into evolving roles, industry-aligned competencies, and stakeholder-inclusive frameworks to ensure future software professionals are well-equipped.</w:t>
      </w:r>
    </w:p>
    <w:p w14:paraId="163599AE" w14:textId="36F94F29" w:rsidR="003F3803" w:rsidRPr="008A2F74" w:rsidRDefault="003F3803" w:rsidP="00D577FF">
      <w:pPr>
        <w:spacing w:line="276" w:lineRule="auto"/>
        <w:jc w:val="both"/>
        <w:rPr>
          <w:rFonts w:cs="Times New Roman"/>
          <w:color w:val="FF0000"/>
        </w:rPr>
      </w:pPr>
      <w:r w:rsidRPr="008A2F74">
        <w:rPr>
          <w:rFonts w:cs="Times New Roman"/>
        </w:rPr>
        <w:t>In 2022, Oliveira et al.</w:t>
      </w:r>
      <w:r w:rsidR="00910390" w:rsidRPr="008A2F74">
        <w:rPr>
          <w:rFonts w:cs="Times New Roman"/>
        </w:rPr>
        <w:t xml:space="preserve"> </w:t>
      </w:r>
      <w:r w:rsidR="00D84AA4" w:rsidRPr="008A2F74">
        <w:rPr>
          <w:rFonts w:cs="Times New Roman"/>
        </w:rPr>
        <w:fldChar w:fldCharType="begin"/>
      </w:r>
      <w:r w:rsidR="00D07290" w:rsidRPr="008A2F74">
        <w:rPr>
          <w:rFonts w:cs="Times New Roman"/>
        </w:rPr>
        <w:instrText xml:space="preserve"> ADDIN EN.CITE &lt;EndNote&gt;&lt;Cite&gt;&lt;Author&gt;Oliveira&lt;/Author&gt;&lt;Year&gt;2022&lt;/Year&gt;&lt;RecNum&gt;133&lt;/RecNum&gt;&lt;DisplayText&gt;[18]&lt;/DisplayText&gt;&lt;record&gt;&lt;rec-number&gt;133&lt;/rec-number&gt;&lt;foreign-keys&gt;&lt;key app="EN" db-id="e9pxax9rpzaed9e0p5ipfrz6a2fderwaepaf" timestamp="1745323391"&gt;133&lt;/key&gt;&lt;/foreign-keys&gt;&lt;ref-type name="Conference Paper"&gt;47&lt;/ref-type&gt;&lt;contributors&gt;&lt;authors&gt;&lt;author&gt;Oliveira, Brauner&lt;/author&gt;&lt;author&gt;Garcés, Lina&lt;/author&gt;&lt;author&gt;Lyra, Kamila&lt;/author&gt;&lt;author&gt;Santos, Daniel&lt;/author&gt;&lt;author&gt;Isotani, Seiji&lt;/author&gt;&lt;author&gt;Nakagawa, Elisa&lt;/author&gt;&lt;/authors&gt;&lt;/contributors&gt;&lt;titles&gt;&lt;title&gt;An Overview of Software Architecture Education&lt;/title&gt;&lt;/titles&gt;&lt;dates&gt;&lt;year&gt;2022&lt;/year&gt;&lt;pub-dates&gt;&lt;date&gt;08&lt;/date&gt;&lt;/pub-dates&gt;&lt;/dates&gt;&lt;urls&gt;&lt;/urls&gt;&lt;electronic-resource-num&gt;10.5753/cibse.2022.20964&lt;/electronic-resource-num&gt;&lt;/record&gt;&lt;/Cite&gt;&lt;/EndNote&gt;</w:instrText>
      </w:r>
      <w:r w:rsidR="00D84AA4" w:rsidRPr="008A2F74">
        <w:rPr>
          <w:rFonts w:cs="Times New Roman"/>
        </w:rPr>
        <w:fldChar w:fldCharType="separate"/>
      </w:r>
      <w:r w:rsidR="00AA544C" w:rsidRPr="008A2F74">
        <w:rPr>
          <w:rFonts w:cs="Times New Roman"/>
          <w:noProof/>
        </w:rPr>
        <w:t>[</w:t>
      </w:r>
      <w:hyperlink w:anchor="_ENREF_18" w:tooltip="Oliveira, 2022 #133" w:history="1">
        <w:r w:rsidR="00471467" w:rsidRPr="008A2F74">
          <w:rPr>
            <w:rFonts w:cs="Times New Roman"/>
            <w:noProof/>
          </w:rPr>
          <w:t>18</w:t>
        </w:r>
      </w:hyperlink>
      <w:r w:rsidR="00AA544C" w:rsidRPr="008A2F74">
        <w:rPr>
          <w:rFonts w:cs="Times New Roman"/>
          <w:noProof/>
        </w:rPr>
        <w:t>]</w:t>
      </w:r>
      <w:r w:rsidR="00D84AA4" w:rsidRPr="008A2F74">
        <w:rPr>
          <w:rFonts w:cs="Times New Roman"/>
        </w:rPr>
        <w:fldChar w:fldCharType="end"/>
      </w:r>
      <w:r w:rsidRPr="008A2F74">
        <w:rPr>
          <w:rFonts w:cs="Times New Roman"/>
        </w:rPr>
        <w:t xml:space="preserve"> conducted a systematic mapping study of SA Education, analysing 50 studies published between 1992 and 2020. They explored how software architecture (SA) has been taught</w:t>
      </w:r>
      <w:r w:rsidR="00EF54B8" w:rsidRPr="008A2F74">
        <w:rPr>
          <w:rFonts w:cs="Times New Roman"/>
        </w:rPr>
        <w:t>,</w:t>
      </w:r>
      <w:r w:rsidRPr="008A2F74">
        <w:rPr>
          <w:rFonts w:cs="Times New Roman"/>
        </w:rPr>
        <w:t xml:space="preserve"> focusing on primary subjects such as quality attributes, ATAM, and architectural styles. The study also investigated the cognitive levels targeted by learning goals. While they noted the incorporation of various techniques, such as game-based learning, project-based learning, and collaborative tools, the review identified a lack of exploration into contemporary paradigms in architecture, like microservices. T</w:t>
      </w:r>
      <w:r w:rsidR="008E6E42" w:rsidRPr="008A2F74">
        <w:rPr>
          <w:rFonts w:cs="Times New Roman"/>
        </w:rPr>
        <w:t>heir</w:t>
      </w:r>
      <w:r w:rsidRPr="008A2F74">
        <w:rPr>
          <w:rFonts w:cs="Times New Roman"/>
        </w:rPr>
        <w:t xml:space="preserve"> study offers a current and comprehensive overview of trends in software architecture education</w:t>
      </w:r>
      <w:r w:rsidR="004E11CE" w:rsidRPr="008A2F74">
        <w:rPr>
          <w:rFonts w:cs="Times New Roman"/>
        </w:rPr>
        <w:t xml:space="preserve">. </w:t>
      </w:r>
      <w:r w:rsidR="004E11CE" w:rsidRPr="008A2F74">
        <w:rPr>
          <w:rFonts w:cs="Times New Roman"/>
          <w:color w:val="000000" w:themeColor="text1"/>
        </w:rPr>
        <w:t>However</w:t>
      </w:r>
      <w:r w:rsidRPr="008A2F74">
        <w:rPr>
          <w:rFonts w:cs="Times New Roman"/>
          <w:color w:val="000000" w:themeColor="text1"/>
        </w:rPr>
        <w:t xml:space="preserve">, </w:t>
      </w:r>
      <w:r w:rsidRPr="008A2F74">
        <w:rPr>
          <w:rFonts w:cs="Times New Roman"/>
          <w:color w:val="000000" w:themeColor="text1"/>
        </w:rPr>
        <w:lastRenderedPageBreak/>
        <w:t>further research is needed to understand how teaching practices align with evolving industry demands and student experiences.</w:t>
      </w:r>
    </w:p>
    <w:p w14:paraId="6258ED49" w14:textId="605D8EC3" w:rsidR="6BC3BA4C" w:rsidRPr="008A2F74" w:rsidRDefault="00EC327B" w:rsidP="00D577FF">
      <w:pPr>
        <w:spacing w:before="100" w:beforeAutospacing="1" w:after="100" w:afterAutospacing="1" w:line="276" w:lineRule="auto"/>
        <w:rPr>
          <w:rFonts w:cs="Times New Roman"/>
        </w:rPr>
      </w:pPr>
      <w:r w:rsidRPr="008A2F74">
        <w:rPr>
          <w:rFonts w:eastAsia="Times New Roman" w:cs="Times New Roman"/>
          <w:lang w:eastAsia="en-GB"/>
        </w:rPr>
        <w:t xml:space="preserve">Although several systematic reviews </w:t>
      </w:r>
      <w:r w:rsidR="003A2909" w:rsidRPr="008A2F74">
        <w:rPr>
          <w:rFonts w:eastAsia="Times New Roman" w:cs="Times New Roman"/>
          <w:lang w:eastAsia="en-GB"/>
        </w:rPr>
        <w:t>have</w:t>
      </w:r>
      <w:r w:rsidRPr="008A2F74">
        <w:rPr>
          <w:rFonts w:eastAsia="Times New Roman" w:cs="Times New Roman"/>
          <w:lang w:eastAsia="en-GB"/>
        </w:rPr>
        <w:t xml:space="preserve"> been conducted, to our knowledge, a comprehensive review specifically evaluating how SA education research has been </w:t>
      </w:r>
      <w:r w:rsidR="003A2909" w:rsidRPr="008A2F74">
        <w:rPr>
          <w:rFonts w:eastAsia="Times New Roman" w:cs="Times New Roman"/>
          <w:lang w:eastAsia="en-GB"/>
        </w:rPr>
        <w:t>synthesised</w:t>
      </w:r>
      <w:r w:rsidRPr="008A2F74">
        <w:rPr>
          <w:rFonts w:eastAsia="Times New Roman" w:cs="Times New Roman"/>
          <w:lang w:eastAsia="en-GB"/>
        </w:rPr>
        <w:t xml:space="preserve"> from the students’ perspective is still lacking. This review aims to address this gap by exploring how learners engage with, benefit from, and encounter challenges in SA educational settings, offering a novel perspective that </w:t>
      </w:r>
      <w:r w:rsidR="003A2909" w:rsidRPr="008A2F74">
        <w:rPr>
          <w:rFonts w:eastAsia="Times New Roman" w:cs="Times New Roman"/>
          <w:lang w:eastAsia="en-GB"/>
        </w:rPr>
        <w:t>centres</w:t>
      </w:r>
      <w:r w:rsidRPr="008A2F74">
        <w:rPr>
          <w:rFonts w:eastAsia="Times New Roman" w:cs="Times New Roman"/>
          <w:lang w:eastAsia="en-GB"/>
        </w:rPr>
        <w:t xml:space="preserve"> student experiences in pedagogical analysis.</w:t>
      </w:r>
    </w:p>
    <w:p w14:paraId="251D6F87" w14:textId="5811022D" w:rsidR="0008634D" w:rsidRPr="008A2F74" w:rsidRDefault="00F5233A" w:rsidP="00226B51">
      <w:pPr>
        <w:pStyle w:val="ListParagraph"/>
        <w:numPr>
          <w:ilvl w:val="0"/>
          <w:numId w:val="14"/>
        </w:numPr>
        <w:spacing w:line="276" w:lineRule="auto"/>
        <w:ind w:left="426" w:hanging="426"/>
        <w:jc w:val="both"/>
        <w:outlineLvl w:val="0"/>
        <w:rPr>
          <w:rFonts w:eastAsia="Times New Roman" w:cs="Times New Roman"/>
          <w:b/>
        </w:rPr>
      </w:pPr>
      <w:r w:rsidRPr="008A2F74">
        <w:rPr>
          <w:rFonts w:eastAsia="Times New Roman" w:cs="Times New Roman"/>
          <w:b/>
        </w:rPr>
        <w:t>RESEARCH METHODOLOGY</w:t>
      </w:r>
    </w:p>
    <w:p w14:paraId="573B1C96" w14:textId="39D931B7" w:rsidR="009C69DA" w:rsidRPr="008A2F74" w:rsidRDefault="23213B77" w:rsidP="00D577FF">
      <w:pPr>
        <w:spacing w:line="276" w:lineRule="auto"/>
        <w:jc w:val="both"/>
        <w:rPr>
          <w:rFonts w:eastAsia="Times New Roman" w:cs="Times New Roman"/>
          <w:b/>
        </w:rPr>
      </w:pPr>
      <w:r w:rsidRPr="008A2F74">
        <w:rPr>
          <w:rFonts w:cs="Times New Roman"/>
          <w:lang w:eastAsia="en-GB"/>
        </w:rPr>
        <w:t xml:space="preserve">The study employs a systematic literature review (SLR) methodology, a structured and rigorous approach to identifying, evaluating, and </w:t>
      </w:r>
      <w:r w:rsidR="06FF360E" w:rsidRPr="008A2F74">
        <w:rPr>
          <w:rFonts w:cs="Times New Roman"/>
          <w:lang w:eastAsia="en-GB"/>
        </w:rPr>
        <w:t>synthesi</w:t>
      </w:r>
      <w:r w:rsidR="7FD86A2A" w:rsidRPr="008A2F74">
        <w:rPr>
          <w:rFonts w:cs="Times New Roman"/>
          <w:lang w:eastAsia="en-GB"/>
        </w:rPr>
        <w:t>s</w:t>
      </w:r>
      <w:r w:rsidR="06FF360E" w:rsidRPr="008A2F74">
        <w:rPr>
          <w:rFonts w:cs="Times New Roman"/>
          <w:lang w:eastAsia="en-GB"/>
        </w:rPr>
        <w:t>ing</w:t>
      </w:r>
      <w:r w:rsidRPr="008A2F74">
        <w:rPr>
          <w:rFonts w:cs="Times New Roman"/>
          <w:lang w:eastAsia="en-GB"/>
        </w:rPr>
        <w:t xml:space="preserve"> existing research on software architecture teaching. The SLR follows the guidelines proposed </w:t>
      </w:r>
      <w:hyperlink w:anchor="_ENREF_19" w:tooltip="Kitchenham, 2007 #2" w:history="1">
        <w:r w:rsidR="009C431D" w:rsidRPr="008A2F74">
          <w:rPr>
            <w:rFonts w:cs="Times New Roman"/>
            <w:lang w:eastAsia="en-GB"/>
          </w:rPr>
          <w:t>by Kitchenham and Charters [19]</w:t>
        </w:r>
      </w:hyperlink>
      <w:r w:rsidRPr="008A2F74">
        <w:rPr>
          <w:rFonts w:cs="Times New Roman"/>
          <w:lang w:eastAsia="en-GB"/>
        </w:rPr>
        <w:t xml:space="preserve"> for systematic reviews in software engineering</w:t>
      </w:r>
      <w:r w:rsidR="737067A2" w:rsidRPr="008A2F74">
        <w:rPr>
          <w:rFonts w:cs="Times New Roman"/>
          <w:lang w:eastAsia="en-GB"/>
        </w:rPr>
        <w:t xml:space="preserve"> with three fundamental phases: Planning, Execution and Review. </w:t>
      </w:r>
      <w:r w:rsidR="464024ED" w:rsidRPr="008A2F74">
        <w:rPr>
          <w:rFonts w:cs="Times New Roman"/>
          <w:lang w:eastAsia="en-GB"/>
        </w:rPr>
        <w:t>In this paper, the planning phase is</w:t>
      </w:r>
      <w:r w:rsidR="5CE78A58" w:rsidRPr="008A2F74">
        <w:rPr>
          <w:rFonts w:cs="Times New Roman"/>
          <w:lang w:eastAsia="en-GB"/>
        </w:rPr>
        <w:t xml:space="preserve"> carried out to define research objectives and search protocol. The execution phase</w:t>
      </w:r>
      <w:r w:rsidR="7D9027FB" w:rsidRPr="008A2F74">
        <w:rPr>
          <w:rFonts w:cs="Times New Roman"/>
          <w:lang w:eastAsia="en-GB"/>
        </w:rPr>
        <w:t xml:space="preserve"> is </w:t>
      </w:r>
      <w:r w:rsidR="00D15AE9">
        <w:rPr>
          <w:rFonts w:cs="Times New Roman"/>
          <w:lang w:eastAsia="en-GB"/>
        </w:rPr>
        <w:t>implemented</w:t>
      </w:r>
      <w:r w:rsidR="7D9027FB" w:rsidRPr="008A2F74">
        <w:rPr>
          <w:rFonts w:cs="Times New Roman"/>
          <w:lang w:eastAsia="en-GB"/>
        </w:rPr>
        <w:t xml:space="preserve"> during the search </w:t>
      </w:r>
      <w:r w:rsidR="00D15AE9">
        <w:rPr>
          <w:rFonts w:cs="Times New Roman"/>
          <w:lang w:eastAsia="en-GB"/>
        </w:rPr>
        <w:t>for</w:t>
      </w:r>
      <w:r w:rsidR="7D9027FB" w:rsidRPr="008A2F74">
        <w:rPr>
          <w:rFonts w:cs="Times New Roman"/>
          <w:lang w:eastAsia="en-GB"/>
        </w:rPr>
        <w:t xml:space="preserve"> the art</w:t>
      </w:r>
      <w:r w:rsidR="4C1530A4" w:rsidRPr="008A2F74">
        <w:rPr>
          <w:rFonts w:cs="Times New Roman"/>
          <w:lang w:eastAsia="en-GB"/>
        </w:rPr>
        <w:t>ic</w:t>
      </w:r>
      <w:r w:rsidR="7D9027FB" w:rsidRPr="008A2F74">
        <w:rPr>
          <w:rFonts w:cs="Times New Roman"/>
          <w:lang w:eastAsia="en-GB"/>
        </w:rPr>
        <w:t>le for review</w:t>
      </w:r>
      <w:r w:rsidR="4C1530A4" w:rsidRPr="008A2F74">
        <w:rPr>
          <w:rFonts w:cs="Times New Roman"/>
          <w:lang w:eastAsia="en-GB"/>
        </w:rPr>
        <w:t>,</w:t>
      </w:r>
      <w:r w:rsidR="7D9027FB" w:rsidRPr="008A2F74">
        <w:rPr>
          <w:rFonts w:cs="Times New Roman"/>
          <w:lang w:eastAsia="en-GB"/>
        </w:rPr>
        <w:t xml:space="preserve"> and the review phase is presented separately in </w:t>
      </w:r>
      <w:r w:rsidR="7D9027FB" w:rsidRPr="008A2F74">
        <w:rPr>
          <w:rFonts w:cs="Times New Roman"/>
          <w:color w:val="000000" w:themeColor="text1"/>
          <w:lang w:eastAsia="en-GB"/>
        </w:rPr>
        <w:t xml:space="preserve">the </w:t>
      </w:r>
      <w:r w:rsidR="00FA666C" w:rsidRPr="008A2F74">
        <w:rPr>
          <w:rFonts w:cs="Times New Roman"/>
          <w:color w:val="000000" w:themeColor="text1"/>
          <w:lang w:eastAsia="en-GB"/>
        </w:rPr>
        <w:t>Results</w:t>
      </w:r>
      <w:r w:rsidR="7D9027FB" w:rsidRPr="008A2F74">
        <w:rPr>
          <w:rFonts w:cs="Times New Roman"/>
          <w:color w:val="000000" w:themeColor="text1"/>
          <w:lang w:eastAsia="en-GB"/>
        </w:rPr>
        <w:t xml:space="preserve"> </w:t>
      </w:r>
      <w:r w:rsidR="6A60513F" w:rsidRPr="008A2F74">
        <w:rPr>
          <w:rFonts w:cs="Times New Roman"/>
          <w:color w:val="000000" w:themeColor="text1"/>
          <w:lang w:eastAsia="en-GB"/>
        </w:rPr>
        <w:t>section</w:t>
      </w:r>
      <w:r w:rsidR="6A60513F" w:rsidRPr="008A2F74">
        <w:rPr>
          <w:rFonts w:cs="Times New Roman"/>
          <w:lang w:eastAsia="en-GB"/>
        </w:rPr>
        <w:t xml:space="preserve">. </w:t>
      </w:r>
      <w:r w:rsidRPr="008A2F74">
        <w:rPr>
          <w:rFonts w:cs="Times New Roman"/>
          <w:lang w:eastAsia="en-GB"/>
        </w:rPr>
        <w:t xml:space="preserve">This method ensures transparency and reproducibility and </w:t>
      </w:r>
      <w:r w:rsidR="4C1530A4" w:rsidRPr="008A2F74">
        <w:rPr>
          <w:rFonts w:cs="Times New Roman"/>
          <w:lang w:eastAsia="en-GB"/>
        </w:rPr>
        <w:t>minimises</w:t>
      </w:r>
      <w:r w:rsidRPr="008A2F74">
        <w:rPr>
          <w:rFonts w:cs="Times New Roman"/>
          <w:lang w:eastAsia="en-GB"/>
        </w:rPr>
        <w:t xml:space="preserve"> bias in the selection and analysis of studies. </w:t>
      </w:r>
      <w:r w:rsidR="61F9E4E1" w:rsidRPr="008A2F74">
        <w:rPr>
          <w:rFonts w:cs="Times New Roman"/>
          <w:lang w:eastAsia="en-GB"/>
        </w:rPr>
        <w:t>The f</w:t>
      </w:r>
      <w:r w:rsidRPr="008A2F74">
        <w:rPr>
          <w:rFonts w:cs="Times New Roman"/>
          <w:lang w:eastAsia="en-GB"/>
        </w:rPr>
        <w:t>ollowing are the methods we followed for this study.</w:t>
      </w:r>
    </w:p>
    <w:p w14:paraId="1C9FCFD0" w14:textId="0BF41E36" w:rsidR="0E5202F6" w:rsidRPr="008A2F74" w:rsidRDefault="0E5202F6" w:rsidP="00D66950">
      <w:pPr>
        <w:pStyle w:val="Heading2"/>
        <w:rPr>
          <w:i/>
        </w:rPr>
      </w:pPr>
      <w:r w:rsidRPr="008A2F74">
        <w:t>Research Questions</w:t>
      </w:r>
    </w:p>
    <w:p w14:paraId="5A14233E" w14:textId="2322F58F" w:rsidR="006A19D3" w:rsidRDefault="0E5202F6" w:rsidP="00D577FF">
      <w:pPr>
        <w:spacing w:line="276" w:lineRule="auto"/>
        <w:jc w:val="both"/>
        <w:rPr>
          <w:rFonts w:cs="Times New Roman"/>
          <w:lang w:eastAsia="en-GB"/>
        </w:rPr>
      </w:pPr>
      <w:r w:rsidRPr="008A2F74">
        <w:rPr>
          <w:rFonts w:cs="Times New Roman"/>
          <w:lang w:eastAsia="en-GB"/>
        </w:rPr>
        <w:t xml:space="preserve">The research questions </w:t>
      </w:r>
      <w:r w:rsidR="0070668C" w:rsidRPr="008A2F74">
        <w:rPr>
          <w:rFonts w:cs="Times New Roman"/>
          <w:lang w:eastAsia="en-GB"/>
        </w:rPr>
        <w:t xml:space="preserve">(RQ) </w:t>
      </w:r>
      <w:r w:rsidRPr="008A2F74">
        <w:rPr>
          <w:rFonts w:cs="Times New Roman"/>
          <w:lang w:eastAsia="en-GB"/>
        </w:rPr>
        <w:t xml:space="preserve">for this systematic review were framed </w:t>
      </w:r>
      <w:r w:rsidR="00CF1EE5" w:rsidRPr="008A2F74">
        <w:rPr>
          <w:rFonts w:cs="Times New Roman"/>
          <w:lang w:eastAsia="en-GB"/>
        </w:rPr>
        <w:t xml:space="preserve">using </w:t>
      </w:r>
      <w:r w:rsidR="006D365A">
        <w:rPr>
          <w:rFonts w:cs="Times New Roman"/>
          <w:lang w:eastAsia="en-GB"/>
        </w:rPr>
        <w:t xml:space="preserve">the </w:t>
      </w:r>
      <w:r w:rsidR="00CF1EE5" w:rsidRPr="008A2F74">
        <w:rPr>
          <w:rFonts w:cs="Times New Roman"/>
          <w:lang w:eastAsia="en-GB"/>
        </w:rPr>
        <w:t xml:space="preserve">SPIDER framework </w:t>
      </w:r>
      <w:r w:rsidR="00DC5970" w:rsidRPr="008A2F74">
        <w:rPr>
          <w:rFonts w:cs="Times New Roman"/>
          <w:lang w:eastAsia="en-GB"/>
        </w:rPr>
        <w:fldChar w:fldCharType="begin"/>
      </w:r>
      <w:r w:rsidR="001E6FD8" w:rsidRPr="008A2F74">
        <w:rPr>
          <w:rFonts w:cs="Times New Roman"/>
          <w:lang w:eastAsia="en-GB"/>
        </w:rPr>
        <w:instrText xml:space="preserve"> ADDIN EN.CITE &lt;EndNote&gt;&lt;Cite&gt;&lt;Author&gt;Cooke&lt;/Author&gt;&lt;Year&gt;2012&lt;/Year&gt;&lt;RecNum&gt;140&lt;/RecNum&gt;&lt;DisplayText&gt;[19]&lt;/DisplayText&gt;&lt;record&gt;&lt;rec-number&gt;140&lt;/rec-number&gt;&lt;foreign-keys&gt;&lt;key app="EN" db-id="e9pxax9rpzaed9e0p5ipfrz6a2fderwaepaf" timestamp="1745404511"&gt;140&lt;/key&gt;&lt;/foreign-keys&gt;&lt;ref-type name="Journal Article"&gt;17&lt;/ref-type&gt;&lt;contributors&gt;&lt;authors&gt;&lt;author&gt;Cooke, Alison&lt;/author&gt;&lt;author&gt;Smith, Debbie&lt;/author&gt;&lt;author&gt;Booth, Andrew&lt;/author&gt;&lt;/authors&gt;&lt;/contributors&gt;&lt;titles&gt;&lt;title&gt;Beyond PICO:The SPIDER Tool for Qualitative Evidence Synthesis&lt;/title&gt;&lt;secondary-title&gt;Qualitative Health Research&lt;/secondary-title&gt;&lt;/titles&gt;&lt;periodical&gt;&lt;full-title&gt;Qualitative Health Research&lt;/full-title&gt;&lt;/periodical&gt;&lt;pages&gt;1435-1443&lt;/pages&gt;&lt;volume&gt;22&lt;/volume&gt;&lt;number&gt;10&lt;/number&gt;&lt;keywords&gt;&lt;keyword&gt;literature, metasynthesis, research, mixed methods, research, qualitative, systematic reviews&lt;/keyword&gt;&lt;/keywords&gt;&lt;dates&gt;&lt;year&gt;2012&lt;/year&gt;&lt;/dates&gt;&lt;accession-num&gt;22829486&lt;/accession-num&gt;&lt;urls&gt;&lt;related-urls&gt;&lt;url&gt;https://journals.sagepub.com/doi/abs/10.1177/1049732312452938&lt;/url&gt;&lt;/related-urls&gt;&lt;/urls&gt;&lt;electronic-resource-num&gt;10.1177/1049732312452938&lt;/electronic-resource-num&gt;&lt;/record&gt;&lt;/Cite&gt;&lt;/EndNote&gt;</w:instrText>
      </w:r>
      <w:r w:rsidR="00DC5970" w:rsidRPr="008A2F74">
        <w:rPr>
          <w:rFonts w:cs="Times New Roman"/>
          <w:lang w:eastAsia="en-GB"/>
        </w:rPr>
        <w:fldChar w:fldCharType="separate"/>
      </w:r>
      <w:r w:rsidR="001E6FD8" w:rsidRPr="008A2F74">
        <w:rPr>
          <w:rFonts w:cs="Times New Roman"/>
          <w:noProof/>
          <w:lang w:eastAsia="en-GB"/>
        </w:rPr>
        <w:t>[</w:t>
      </w:r>
      <w:hyperlink w:anchor="_ENREF_19" w:tooltip="Cooke, 2012 #140" w:history="1">
        <w:r w:rsidR="00471467" w:rsidRPr="008A2F74">
          <w:rPr>
            <w:rFonts w:cs="Times New Roman"/>
            <w:noProof/>
            <w:lang w:eastAsia="en-GB"/>
          </w:rPr>
          <w:t>19</w:t>
        </w:r>
      </w:hyperlink>
      <w:r w:rsidR="001E6FD8" w:rsidRPr="008A2F74">
        <w:rPr>
          <w:rFonts w:cs="Times New Roman"/>
          <w:noProof/>
          <w:lang w:eastAsia="en-GB"/>
        </w:rPr>
        <w:t>]</w:t>
      </w:r>
      <w:r w:rsidR="00DC5970" w:rsidRPr="008A2F74">
        <w:rPr>
          <w:rFonts w:cs="Times New Roman"/>
          <w:lang w:eastAsia="en-GB"/>
        </w:rPr>
        <w:fldChar w:fldCharType="end"/>
      </w:r>
      <w:r w:rsidR="00CF1EE5" w:rsidRPr="008A2F74">
        <w:rPr>
          <w:rFonts w:cs="Times New Roman"/>
          <w:lang w:eastAsia="en-GB"/>
        </w:rPr>
        <w:t xml:space="preserve"> </w:t>
      </w:r>
      <w:r w:rsidRPr="008A2F74">
        <w:rPr>
          <w:rFonts w:cs="Times New Roman"/>
          <w:lang w:eastAsia="en-GB"/>
        </w:rPr>
        <w:t>to address the gaps and challenges in SA education. The goal was to explore the current state of teaching strategies, practical experiences or hands-on skills, assessment methods for teaching SA, outcomes from the teaching strategies, and challenges faced by educators and students in higher education settings. Despite diverse training strategies in teaching experiences</w:t>
      </w:r>
      <w:r w:rsidR="006A19D3">
        <w:rPr>
          <w:rFonts w:cs="Times New Roman"/>
          <w:lang w:eastAsia="en-GB"/>
        </w:rPr>
        <w:t xml:space="preserve"> and several mapping studies conducted in SA education, </w:t>
      </w:r>
      <w:r w:rsidR="007C4927">
        <w:rPr>
          <w:rFonts w:cs="Times New Roman"/>
          <w:lang w:eastAsia="en-GB"/>
        </w:rPr>
        <w:t xml:space="preserve">research gaps </w:t>
      </w:r>
      <w:r w:rsidR="00461108">
        <w:rPr>
          <w:rFonts w:cs="Times New Roman"/>
          <w:lang w:eastAsia="en-GB"/>
        </w:rPr>
        <w:t xml:space="preserve">exist in the lack of </w:t>
      </w:r>
      <w:r w:rsidR="00F05814">
        <w:rPr>
          <w:rFonts w:cs="Times New Roman"/>
          <w:lang w:eastAsia="en-GB"/>
        </w:rPr>
        <w:t xml:space="preserve">a </w:t>
      </w:r>
      <w:r w:rsidR="00CF0CF2">
        <w:rPr>
          <w:rFonts w:cs="Times New Roman"/>
          <w:lang w:eastAsia="en-GB"/>
        </w:rPr>
        <w:t>critical</w:t>
      </w:r>
      <w:r w:rsidR="00461108">
        <w:rPr>
          <w:rFonts w:cs="Times New Roman"/>
          <w:lang w:eastAsia="en-GB"/>
        </w:rPr>
        <w:t xml:space="preserve"> analysis of the interrelationship among various SA teaching strategies, assessment approaches, outcome</w:t>
      </w:r>
      <w:r w:rsidR="00F05814">
        <w:rPr>
          <w:rFonts w:cs="Times New Roman"/>
          <w:lang w:eastAsia="en-GB"/>
        </w:rPr>
        <w:t xml:space="preserve"> evaluations</w:t>
      </w:r>
      <w:r w:rsidR="00CF0CF2">
        <w:rPr>
          <w:rFonts w:cs="Times New Roman"/>
          <w:lang w:eastAsia="en-GB"/>
        </w:rPr>
        <w:t>,</w:t>
      </w:r>
      <w:r w:rsidR="00F05814">
        <w:rPr>
          <w:rFonts w:cs="Times New Roman"/>
          <w:lang w:eastAsia="en-GB"/>
        </w:rPr>
        <w:t xml:space="preserve"> as well as challenges faced by multiple stakeholders.</w:t>
      </w:r>
      <w:r w:rsidR="00394C7D">
        <w:rPr>
          <w:rFonts w:cs="Times New Roman"/>
          <w:lang w:eastAsia="en-GB"/>
        </w:rPr>
        <w:t xml:space="preserve"> </w:t>
      </w:r>
      <w:r w:rsidR="00BF314E">
        <w:rPr>
          <w:rFonts w:cs="Times New Roman"/>
          <w:lang w:eastAsia="en-GB"/>
        </w:rPr>
        <w:t xml:space="preserve">In addition, </w:t>
      </w:r>
      <w:r w:rsidR="005D5B35" w:rsidRPr="008A2F74">
        <w:rPr>
          <w:rFonts w:eastAsia="Times New Roman" w:cs="Times New Roman"/>
        </w:rPr>
        <w:t xml:space="preserve">the limited attention paid to students' </w:t>
      </w:r>
      <w:r w:rsidR="00836E87" w:rsidRPr="008A2F74">
        <w:rPr>
          <w:rFonts w:eastAsia="Times New Roman" w:cs="Times New Roman"/>
        </w:rPr>
        <w:t>integrated</w:t>
      </w:r>
      <w:r w:rsidR="005D5B35" w:rsidRPr="008A2F74">
        <w:rPr>
          <w:rFonts w:eastAsia="Times New Roman" w:cs="Times New Roman"/>
        </w:rPr>
        <w:t xml:space="preserve"> </w:t>
      </w:r>
      <w:r w:rsidR="00257E6F">
        <w:rPr>
          <w:rFonts w:eastAsia="Times New Roman" w:cs="Times New Roman"/>
        </w:rPr>
        <w:t xml:space="preserve">understanding of teaching strategies and </w:t>
      </w:r>
      <w:r w:rsidR="005D5B35" w:rsidRPr="008A2F74">
        <w:rPr>
          <w:rFonts w:eastAsia="Times New Roman" w:cs="Times New Roman"/>
        </w:rPr>
        <w:t>learning challenges in existing mapping studies</w:t>
      </w:r>
      <w:r w:rsidR="00B91753">
        <w:rPr>
          <w:rFonts w:eastAsia="Times New Roman" w:cs="Times New Roman"/>
        </w:rPr>
        <w:t xml:space="preserve"> further </w:t>
      </w:r>
      <w:r w:rsidR="0045047A">
        <w:rPr>
          <w:rFonts w:eastAsia="Times New Roman" w:cs="Times New Roman"/>
        </w:rPr>
        <w:t>enhances</w:t>
      </w:r>
      <w:r w:rsidR="00B91753">
        <w:rPr>
          <w:rFonts w:eastAsia="Times New Roman" w:cs="Times New Roman"/>
        </w:rPr>
        <w:t xml:space="preserve"> the necessity of </w:t>
      </w:r>
      <w:r w:rsidR="0045047A">
        <w:rPr>
          <w:rFonts w:eastAsia="Times New Roman" w:cs="Times New Roman"/>
        </w:rPr>
        <w:t xml:space="preserve">research. </w:t>
      </w:r>
    </w:p>
    <w:p w14:paraId="262F6AB7" w14:textId="046099D0" w:rsidR="00741358" w:rsidRPr="00D162B2" w:rsidRDefault="00D7431A" w:rsidP="00E412A5">
      <w:pPr>
        <w:pStyle w:val="TableCaption"/>
      </w:pPr>
      <w:r w:rsidRPr="00D162B2">
        <w:t xml:space="preserve">Table </w:t>
      </w:r>
      <w:r>
        <w:fldChar w:fldCharType="begin"/>
      </w:r>
      <w:r>
        <w:instrText xml:space="preserve"> SEQ Table \* ARABIC </w:instrText>
      </w:r>
      <w:r>
        <w:fldChar w:fldCharType="separate"/>
      </w:r>
      <w:r w:rsidR="00AC0657">
        <w:rPr>
          <w:noProof/>
        </w:rPr>
        <w:t>1</w:t>
      </w:r>
      <w:r>
        <w:fldChar w:fldCharType="end"/>
      </w:r>
      <w:r w:rsidRPr="00D162B2">
        <w:t>: Application Of Spider Framework In The Study</w:t>
      </w:r>
    </w:p>
    <w:tbl>
      <w:tblPr>
        <w:tblStyle w:val="TableGrid"/>
        <w:tblW w:w="0" w:type="auto"/>
        <w:jc w:val="center"/>
        <w:tblLook w:val="04A0" w:firstRow="1" w:lastRow="0" w:firstColumn="1" w:lastColumn="0" w:noHBand="0" w:noVBand="1"/>
      </w:tblPr>
      <w:tblGrid>
        <w:gridCol w:w="2830"/>
        <w:gridCol w:w="6651"/>
      </w:tblGrid>
      <w:tr w:rsidR="0061011B" w:rsidRPr="008A2F74" w14:paraId="64031C86" w14:textId="77777777" w:rsidTr="00B13363">
        <w:trPr>
          <w:trHeight w:val="237"/>
          <w:jc w:val="center"/>
        </w:trPr>
        <w:tc>
          <w:tcPr>
            <w:tcW w:w="2830" w:type="dxa"/>
            <w:shd w:val="clear" w:color="auto" w:fill="auto"/>
          </w:tcPr>
          <w:p w14:paraId="07E609D7" w14:textId="77777777" w:rsidR="0061011B" w:rsidRPr="003675C1" w:rsidRDefault="0061011B" w:rsidP="00B13363">
            <w:pPr>
              <w:pStyle w:val="TableText"/>
              <w:framePr w:wrap="around"/>
              <w:rPr>
                <w:b/>
                <w:bCs w:val="0"/>
              </w:rPr>
            </w:pPr>
            <w:r w:rsidRPr="003675C1">
              <w:rPr>
                <w:b/>
                <w:bCs w:val="0"/>
              </w:rPr>
              <w:t xml:space="preserve">S- Sample </w:t>
            </w:r>
          </w:p>
        </w:tc>
        <w:tc>
          <w:tcPr>
            <w:tcW w:w="6651" w:type="dxa"/>
            <w:shd w:val="clear" w:color="auto" w:fill="auto"/>
          </w:tcPr>
          <w:p w14:paraId="1F142CB0" w14:textId="77777777" w:rsidR="0061011B" w:rsidRPr="008A2F74" w:rsidRDefault="0061011B" w:rsidP="00B13363">
            <w:pPr>
              <w:pStyle w:val="TableText"/>
              <w:framePr w:wrap="around"/>
            </w:pPr>
            <w:r w:rsidRPr="008A2F74">
              <w:t>Relevant Articles, Secondary Data</w:t>
            </w:r>
          </w:p>
        </w:tc>
      </w:tr>
      <w:tr w:rsidR="0061011B" w:rsidRPr="008A2F74" w14:paraId="1BD02C28" w14:textId="77777777" w:rsidTr="00B13363">
        <w:trPr>
          <w:trHeight w:val="483"/>
          <w:jc w:val="center"/>
        </w:trPr>
        <w:tc>
          <w:tcPr>
            <w:tcW w:w="2830" w:type="dxa"/>
            <w:shd w:val="clear" w:color="auto" w:fill="auto"/>
          </w:tcPr>
          <w:p w14:paraId="666A308C" w14:textId="77777777" w:rsidR="0061011B" w:rsidRPr="003675C1" w:rsidRDefault="0061011B" w:rsidP="00B13363">
            <w:pPr>
              <w:pStyle w:val="TableText"/>
              <w:framePr w:wrap="around"/>
              <w:rPr>
                <w:b/>
                <w:bCs w:val="0"/>
              </w:rPr>
            </w:pPr>
            <w:r w:rsidRPr="003675C1">
              <w:rPr>
                <w:b/>
                <w:bCs w:val="0"/>
              </w:rPr>
              <w:t>P – Phenomenon of Interest</w:t>
            </w:r>
          </w:p>
        </w:tc>
        <w:tc>
          <w:tcPr>
            <w:tcW w:w="6651" w:type="dxa"/>
            <w:shd w:val="clear" w:color="auto" w:fill="auto"/>
          </w:tcPr>
          <w:p w14:paraId="12D54BF8" w14:textId="6ED3F72E" w:rsidR="0061011B" w:rsidRPr="008A2F74" w:rsidRDefault="0061011B" w:rsidP="00B13363">
            <w:pPr>
              <w:pStyle w:val="TableText"/>
              <w:framePr w:wrap="around"/>
            </w:pPr>
            <w:r w:rsidRPr="008A2F74">
              <w:t>Teaching Strategies</w:t>
            </w:r>
            <w:r w:rsidR="00D3466E">
              <w:t>, Outcome, Assessment approaches</w:t>
            </w:r>
            <w:r w:rsidR="00023C30">
              <w:t xml:space="preserve">, industrial experiences and challenges </w:t>
            </w:r>
          </w:p>
        </w:tc>
      </w:tr>
      <w:tr w:rsidR="0061011B" w:rsidRPr="008A2F74" w14:paraId="09E704A1" w14:textId="77777777" w:rsidTr="00B13363">
        <w:trPr>
          <w:trHeight w:val="247"/>
          <w:jc w:val="center"/>
        </w:trPr>
        <w:tc>
          <w:tcPr>
            <w:tcW w:w="2830" w:type="dxa"/>
            <w:shd w:val="clear" w:color="auto" w:fill="auto"/>
          </w:tcPr>
          <w:p w14:paraId="1C3AC3D0" w14:textId="77777777" w:rsidR="0061011B" w:rsidRPr="003675C1" w:rsidRDefault="0061011B" w:rsidP="00B13363">
            <w:pPr>
              <w:pStyle w:val="TableText"/>
              <w:framePr w:wrap="around"/>
              <w:rPr>
                <w:b/>
                <w:bCs w:val="0"/>
              </w:rPr>
            </w:pPr>
            <w:r w:rsidRPr="003675C1">
              <w:rPr>
                <w:b/>
                <w:bCs w:val="0"/>
              </w:rPr>
              <w:t xml:space="preserve">D – Design </w:t>
            </w:r>
          </w:p>
        </w:tc>
        <w:tc>
          <w:tcPr>
            <w:tcW w:w="6651" w:type="dxa"/>
            <w:shd w:val="clear" w:color="auto" w:fill="auto"/>
          </w:tcPr>
          <w:p w14:paraId="1576CEC4" w14:textId="77777777" w:rsidR="0061011B" w:rsidRPr="008A2F74" w:rsidRDefault="0061011B" w:rsidP="00B13363">
            <w:pPr>
              <w:pStyle w:val="TableText"/>
              <w:framePr w:wrap="around"/>
            </w:pPr>
            <w:r w:rsidRPr="008A2F74">
              <w:t xml:space="preserve">Systematic Review </w:t>
            </w:r>
          </w:p>
        </w:tc>
      </w:tr>
      <w:tr w:rsidR="0061011B" w:rsidRPr="008A2F74" w14:paraId="2B1292C8" w14:textId="77777777" w:rsidTr="00B13363">
        <w:trPr>
          <w:trHeight w:val="1799"/>
          <w:jc w:val="center"/>
        </w:trPr>
        <w:tc>
          <w:tcPr>
            <w:tcW w:w="2830" w:type="dxa"/>
            <w:shd w:val="clear" w:color="auto" w:fill="auto"/>
          </w:tcPr>
          <w:p w14:paraId="7EA95CA4" w14:textId="77777777" w:rsidR="0061011B" w:rsidRPr="003675C1" w:rsidRDefault="0061011B" w:rsidP="00B13363">
            <w:pPr>
              <w:pStyle w:val="TableText"/>
              <w:framePr w:wrap="around"/>
              <w:rPr>
                <w:b/>
                <w:bCs w:val="0"/>
              </w:rPr>
            </w:pPr>
            <w:r w:rsidRPr="003675C1">
              <w:rPr>
                <w:b/>
                <w:bCs w:val="0"/>
              </w:rPr>
              <w:t xml:space="preserve">E – Evaluation </w:t>
            </w:r>
          </w:p>
        </w:tc>
        <w:tc>
          <w:tcPr>
            <w:tcW w:w="6651" w:type="dxa"/>
            <w:shd w:val="clear" w:color="auto" w:fill="auto"/>
          </w:tcPr>
          <w:p w14:paraId="464283F3" w14:textId="0E72A81B" w:rsidR="00FC44D1" w:rsidRDefault="00E90E14" w:rsidP="00B13363">
            <w:pPr>
              <w:pStyle w:val="TableText"/>
              <w:framePr w:wrap="around"/>
            </w:pPr>
            <w:r>
              <w:t>Synthesise</w:t>
            </w:r>
            <w:r w:rsidR="00FC44D1">
              <w:t xml:space="preserve"> teaching themes, </w:t>
            </w:r>
            <w:r>
              <w:t xml:space="preserve">assessment approaches, categories and evaluate outcomes based on </w:t>
            </w:r>
            <w:r w:rsidRPr="00705F6D">
              <w:t>Bloom's Taxonomy</w:t>
            </w:r>
            <w:r>
              <w:t xml:space="preserve"> and </w:t>
            </w:r>
            <w:r w:rsidR="002647D3">
              <w:t>challenges</w:t>
            </w:r>
            <w:r>
              <w:t xml:space="preserve"> faced by multiple stakeholders</w:t>
            </w:r>
            <w:r w:rsidR="002647D3">
              <w:t xml:space="preserve">. </w:t>
            </w:r>
          </w:p>
          <w:p w14:paraId="4324C6BA" w14:textId="77777777" w:rsidR="002647D3" w:rsidRDefault="002647D3" w:rsidP="00B13363">
            <w:pPr>
              <w:pStyle w:val="TableText"/>
              <w:framePr w:wrap="around"/>
            </w:pPr>
          </w:p>
          <w:p w14:paraId="4253FCB5" w14:textId="1F5FCE09" w:rsidR="0061011B" w:rsidRPr="008A2F74" w:rsidRDefault="00A27E52" w:rsidP="00B13363">
            <w:pPr>
              <w:pStyle w:val="TableText"/>
              <w:framePr w:wrap="around"/>
            </w:pPr>
            <w:r>
              <w:t xml:space="preserve">Critically analysing interrelationships among </w:t>
            </w:r>
            <w:r>
              <w:rPr>
                <w:lang w:eastAsia="en-GB"/>
              </w:rPr>
              <w:t xml:space="preserve">SA teaching themes, assessment approaches, outcomes and challenges, based on which recommendations are provided. </w:t>
            </w:r>
          </w:p>
        </w:tc>
      </w:tr>
      <w:tr w:rsidR="0061011B" w:rsidRPr="008A2F74" w14:paraId="26A7BB43" w14:textId="77777777" w:rsidTr="00B13363">
        <w:trPr>
          <w:trHeight w:val="247"/>
          <w:jc w:val="center"/>
        </w:trPr>
        <w:tc>
          <w:tcPr>
            <w:tcW w:w="2830" w:type="dxa"/>
            <w:shd w:val="clear" w:color="auto" w:fill="auto"/>
          </w:tcPr>
          <w:p w14:paraId="0295D322" w14:textId="77777777" w:rsidR="0061011B" w:rsidRPr="003675C1" w:rsidRDefault="0061011B" w:rsidP="00B13363">
            <w:pPr>
              <w:pStyle w:val="TableText"/>
              <w:framePr w:wrap="around"/>
              <w:rPr>
                <w:b/>
                <w:bCs w:val="0"/>
              </w:rPr>
            </w:pPr>
            <w:r w:rsidRPr="003675C1">
              <w:rPr>
                <w:b/>
                <w:bCs w:val="0"/>
              </w:rPr>
              <w:t>R – Research Type</w:t>
            </w:r>
          </w:p>
        </w:tc>
        <w:tc>
          <w:tcPr>
            <w:tcW w:w="6651" w:type="dxa"/>
            <w:shd w:val="clear" w:color="auto" w:fill="auto"/>
          </w:tcPr>
          <w:p w14:paraId="48D175F9" w14:textId="77777777" w:rsidR="0061011B" w:rsidRPr="008A2F74" w:rsidRDefault="0061011B" w:rsidP="00B13363">
            <w:pPr>
              <w:pStyle w:val="TableText"/>
              <w:framePr w:wrap="around"/>
            </w:pPr>
            <w:r w:rsidRPr="008A2F74">
              <w:t xml:space="preserve">Qualitative, Mixed-Method Approach </w:t>
            </w:r>
          </w:p>
        </w:tc>
      </w:tr>
    </w:tbl>
    <w:p w14:paraId="7EEF92A7" w14:textId="77777777" w:rsidR="00ED185E" w:rsidRDefault="00ED185E" w:rsidP="00226B51">
      <w:pPr>
        <w:spacing w:line="276" w:lineRule="auto"/>
        <w:jc w:val="both"/>
        <w:rPr>
          <w:rFonts w:cs="Times New Roman"/>
          <w:lang w:eastAsia="en-GB"/>
        </w:rPr>
      </w:pPr>
    </w:p>
    <w:p w14:paraId="6FA3184D" w14:textId="0E416C97" w:rsidR="00226B51" w:rsidRPr="008A2F74" w:rsidRDefault="00E94A6C" w:rsidP="00226B51">
      <w:pPr>
        <w:spacing w:line="276" w:lineRule="auto"/>
        <w:jc w:val="both"/>
        <w:rPr>
          <w:rFonts w:cs="Times New Roman"/>
          <w:lang w:eastAsia="en-GB"/>
        </w:rPr>
      </w:pPr>
      <w:r>
        <w:rPr>
          <w:rFonts w:cs="Times New Roman"/>
          <w:lang w:eastAsia="en-GB"/>
        </w:rPr>
        <w:lastRenderedPageBreak/>
        <w:t>The resea</w:t>
      </w:r>
      <w:r w:rsidR="00E079B7">
        <w:rPr>
          <w:rFonts w:cs="Times New Roman"/>
          <w:lang w:eastAsia="en-GB"/>
        </w:rPr>
        <w:t>r</w:t>
      </w:r>
      <w:r>
        <w:rPr>
          <w:rFonts w:cs="Times New Roman"/>
          <w:lang w:eastAsia="en-GB"/>
        </w:rPr>
        <w:t xml:space="preserve">ch questions </w:t>
      </w:r>
      <w:r w:rsidR="009061CF">
        <w:rPr>
          <w:rFonts w:cs="Times New Roman"/>
          <w:lang w:eastAsia="en-GB"/>
        </w:rPr>
        <w:t>formulated for this study are as follows:</w:t>
      </w:r>
    </w:p>
    <w:p w14:paraId="61BB1B11" w14:textId="77777777" w:rsidR="00226B51" w:rsidRPr="008A2F74" w:rsidRDefault="0E5202F6" w:rsidP="00226B51">
      <w:pPr>
        <w:spacing w:line="276" w:lineRule="auto"/>
        <w:ind w:left="284"/>
        <w:jc w:val="both"/>
        <w:rPr>
          <w:rFonts w:cs="Times New Roman"/>
          <w:lang w:eastAsia="en-GB"/>
        </w:rPr>
      </w:pPr>
      <w:r w:rsidRPr="008A2F74">
        <w:rPr>
          <w:rFonts w:cs="Times New Roman"/>
          <w:b/>
        </w:rPr>
        <w:t xml:space="preserve">RQ1: </w:t>
      </w:r>
      <w:r w:rsidRPr="008A2F74">
        <w:rPr>
          <w:rFonts w:cs="Times New Roman"/>
        </w:rPr>
        <w:t xml:space="preserve">What are the different teaching strategies used in software architecture education? </w:t>
      </w:r>
    </w:p>
    <w:p w14:paraId="0F709B8A" w14:textId="77777777" w:rsidR="00226B51" w:rsidRPr="008A2F74" w:rsidRDefault="0E5202F6" w:rsidP="00226B51">
      <w:pPr>
        <w:spacing w:line="276" w:lineRule="auto"/>
        <w:ind w:left="284"/>
        <w:jc w:val="both"/>
        <w:rPr>
          <w:rFonts w:cs="Times New Roman"/>
          <w:lang w:eastAsia="en-GB"/>
        </w:rPr>
      </w:pPr>
      <w:r w:rsidRPr="008A2F74">
        <w:rPr>
          <w:rFonts w:cs="Times New Roman"/>
          <w:b/>
        </w:rPr>
        <w:t xml:space="preserve">RQ2: </w:t>
      </w:r>
      <w:r w:rsidRPr="008A2F74">
        <w:rPr>
          <w:rFonts w:cs="Times New Roman"/>
        </w:rPr>
        <w:t>How are students provided hands-on practical experiences related to software architecture teaching?</w:t>
      </w:r>
    </w:p>
    <w:p w14:paraId="71A3B974" w14:textId="77777777" w:rsidR="00226B51" w:rsidRPr="008A2F74" w:rsidRDefault="0E5202F6" w:rsidP="00226B51">
      <w:pPr>
        <w:spacing w:line="276" w:lineRule="auto"/>
        <w:ind w:left="284"/>
        <w:jc w:val="both"/>
        <w:rPr>
          <w:rFonts w:cs="Times New Roman"/>
          <w:lang w:eastAsia="en-GB"/>
        </w:rPr>
      </w:pPr>
      <w:r w:rsidRPr="008A2F74">
        <w:rPr>
          <w:rFonts w:cs="Times New Roman"/>
          <w:b/>
        </w:rPr>
        <w:t xml:space="preserve">RQ3: </w:t>
      </w:r>
      <w:r w:rsidRPr="008A2F74">
        <w:rPr>
          <w:rFonts w:cs="Times New Roman"/>
        </w:rPr>
        <w:t>What are the various assessment methods used to assess their students?</w:t>
      </w:r>
    </w:p>
    <w:p w14:paraId="3F80E21E" w14:textId="77777777" w:rsidR="00226B51" w:rsidRPr="008A2F74" w:rsidRDefault="0E5202F6" w:rsidP="00226B51">
      <w:pPr>
        <w:spacing w:line="276" w:lineRule="auto"/>
        <w:ind w:left="284"/>
        <w:jc w:val="both"/>
        <w:rPr>
          <w:rFonts w:cs="Times New Roman"/>
          <w:lang w:eastAsia="en-GB"/>
        </w:rPr>
      </w:pPr>
      <w:r w:rsidRPr="008A2F74">
        <w:rPr>
          <w:rFonts w:cs="Times New Roman"/>
          <w:b/>
        </w:rPr>
        <w:t xml:space="preserve">RQ4: </w:t>
      </w:r>
      <w:r w:rsidRPr="008A2F74">
        <w:rPr>
          <w:rFonts w:cs="Times New Roman"/>
        </w:rPr>
        <w:t>What are the outcomes of software architecture teaching strategies?</w:t>
      </w:r>
    </w:p>
    <w:p w14:paraId="61162EF9" w14:textId="135BB023" w:rsidR="25AB7DDF" w:rsidRPr="008A2F74" w:rsidRDefault="0E5202F6" w:rsidP="00226B51">
      <w:pPr>
        <w:spacing w:line="276" w:lineRule="auto"/>
        <w:ind w:left="284"/>
        <w:jc w:val="both"/>
        <w:rPr>
          <w:rFonts w:cs="Times New Roman"/>
          <w:lang w:eastAsia="en-GB"/>
        </w:rPr>
      </w:pPr>
      <w:r w:rsidRPr="008A2F74">
        <w:rPr>
          <w:rFonts w:cs="Times New Roman"/>
          <w:b/>
        </w:rPr>
        <w:t xml:space="preserve">RQ5: </w:t>
      </w:r>
      <w:r w:rsidRPr="008A2F74">
        <w:rPr>
          <w:rFonts w:cs="Times New Roman"/>
        </w:rPr>
        <w:t>What challenges do students and educators face with the software architecture teaching approach?</w:t>
      </w:r>
    </w:p>
    <w:p w14:paraId="054D0AE1" w14:textId="6B70FF36" w:rsidR="009C69DA" w:rsidRPr="008A2F74" w:rsidRDefault="009C69DA" w:rsidP="00D66950">
      <w:pPr>
        <w:pStyle w:val="Heading2"/>
        <w:rPr>
          <w:i/>
        </w:rPr>
      </w:pPr>
      <w:r w:rsidRPr="008A2F74">
        <w:t>Search Strategy</w:t>
      </w:r>
    </w:p>
    <w:p w14:paraId="77A71B26" w14:textId="26FD2861" w:rsidR="009C69DA" w:rsidRPr="008A2F74" w:rsidRDefault="7577CE9E" w:rsidP="00D577FF">
      <w:pPr>
        <w:spacing w:line="276" w:lineRule="auto"/>
        <w:jc w:val="both"/>
        <w:rPr>
          <w:rFonts w:cs="Times New Roman"/>
          <w:lang w:eastAsia="en-GB"/>
        </w:rPr>
      </w:pPr>
      <w:r w:rsidRPr="008A2F74">
        <w:rPr>
          <w:rFonts w:cs="Times New Roman"/>
          <w:lang w:eastAsia="en-GB"/>
        </w:rPr>
        <w:t xml:space="preserve">A detailed search strategy was designed to identify relevant database sources. </w:t>
      </w:r>
      <w:r w:rsidR="00D5593B" w:rsidRPr="008A2F74">
        <w:rPr>
          <w:rFonts w:cs="Times New Roman"/>
          <w:lang w:eastAsia="en-GB"/>
        </w:rPr>
        <w:t>Ten</w:t>
      </w:r>
      <w:r w:rsidRPr="008A2F74">
        <w:rPr>
          <w:rFonts w:cs="Times New Roman"/>
          <w:lang w:eastAsia="en-GB"/>
        </w:rPr>
        <w:t xml:space="preserve"> databases were i</w:t>
      </w:r>
      <w:r w:rsidR="007A72D8" w:rsidRPr="008A2F74">
        <w:rPr>
          <w:rFonts w:cs="Times New Roman"/>
          <w:lang w:eastAsia="en-GB"/>
        </w:rPr>
        <w:t>nitially identified to search</w:t>
      </w:r>
      <w:r w:rsidRPr="008A2F74">
        <w:rPr>
          <w:rFonts w:cs="Times New Roman"/>
          <w:lang w:eastAsia="en-GB"/>
        </w:rPr>
        <w:t xml:space="preserve"> </w:t>
      </w:r>
      <w:r w:rsidR="000406AD" w:rsidRPr="008A2F74">
        <w:rPr>
          <w:rFonts w:cs="Times New Roman"/>
          <w:lang w:eastAsia="en-GB"/>
        </w:rPr>
        <w:t xml:space="preserve">for </w:t>
      </w:r>
      <w:r w:rsidRPr="008A2F74">
        <w:rPr>
          <w:rFonts w:cs="Times New Roman"/>
          <w:lang w:eastAsia="en-GB"/>
        </w:rPr>
        <w:t xml:space="preserve">relevant studies on software architecture teaching. These databases </w:t>
      </w:r>
      <w:r w:rsidR="0C0DC355" w:rsidRPr="008A2F74">
        <w:rPr>
          <w:rFonts w:cs="Times New Roman"/>
          <w:lang w:eastAsia="en-GB"/>
        </w:rPr>
        <w:t>comprise</w:t>
      </w:r>
      <w:r w:rsidRPr="008A2F74">
        <w:rPr>
          <w:rFonts w:cs="Times New Roman"/>
          <w:lang w:eastAsia="en-GB"/>
        </w:rPr>
        <w:t xml:space="preserve"> ACM Digital Library, DBLP, ERIC, IEEE, Google Scholar, Science Direct, Scopus, Springer, and Web of Science. </w:t>
      </w:r>
      <w:r w:rsidR="007A72D8" w:rsidRPr="008A2F74">
        <w:rPr>
          <w:rFonts w:cs="Times New Roman"/>
          <w:lang w:eastAsia="en-GB"/>
        </w:rPr>
        <w:t>However,</w:t>
      </w:r>
      <w:r w:rsidR="24633754" w:rsidRPr="008A2F74">
        <w:rPr>
          <w:rFonts w:cs="Times New Roman"/>
          <w:lang w:eastAsia="en-GB"/>
        </w:rPr>
        <w:t xml:space="preserve"> ResearchGate had to be </w:t>
      </w:r>
      <w:r w:rsidR="00AC016D" w:rsidRPr="008A2F74">
        <w:rPr>
          <w:rFonts w:cs="Times New Roman"/>
          <w:lang w:eastAsia="en-GB"/>
        </w:rPr>
        <w:t>removed because</w:t>
      </w:r>
      <w:r w:rsidR="003C3087" w:rsidRPr="008A2F74">
        <w:rPr>
          <w:rFonts w:cs="Times New Roman"/>
          <w:lang w:eastAsia="en-GB"/>
        </w:rPr>
        <w:t xml:space="preserve"> </w:t>
      </w:r>
      <w:r w:rsidR="002B21D3" w:rsidRPr="008A2F74">
        <w:rPr>
          <w:rFonts w:cs="Times New Roman"/>
          <w:lang w:eastAsia="en-GB"/>
        </w:rPr>
        <w:t xml:space="preserve">it </w:t>
      </w:r>
      <w:r w:rsidR="00AC016D" w:rsidRPr="008A2F74">
        <w:rPr>
          <w:rFonts w:cs="Times New Roman"/>
          <w:lang w:eastAsia="en-GB"/>
        </w:rPr>
        <w:t>allows</w:t>
      </w:r>
      <w:r w:rsidR="007B7A42" w:rsidRPr="008A2F74">
        <w:rPr>
          <w:rFonts w:cs="Times New Roman"/>
          <w:lang w:eastAsia="en-GB"/>
        </w:rPr>
        <w:t xml:space="preserve"> authors to update </w:t>
      </w:r>
      <w:r w:rsidR="00FD37EA" w:rsidRPr="008A2F74">
        <w:rPr>
          <w:rFonts w:cs="Times New Roman"/>
          <w:lang w:eastAsia="en-GB"/>
        </w:rPr>
        <w:t xml:space="preserve">their published and unpublished </w:t>
      </w:r>
      <w:r w:rsidR="007B7A42" w:rsidRPr="008A2F74">
        <w:rPr>
          <w:rFonts w:cs="Times New Roman"/>
          <w:lang w:eastAsia="en-GB"/>
        </w:rPr>
        <w:t>works</w:t>
      </w:r>
      <w:r w:rsidR="000406AD" w:rsidRPr="008A2F74">
        <w:rPr>
          <w:rFonts w:cs="Times New Roman"/>
          <w:lang w:eastAsia="en-GB"/>
        </w:rPr>
        <w:t>,</w:t>
      </w:r>
      <w:r w:rsidR="00840DDA" w:rsidRPr="008A2F74">
        <w:rPr>
          <w:rFonts w:cs="Times New Roman"/>
          <w:lang w:eastAsia="en-GB"/>
        </w:rPr>
        <w:t xml:space="preserve"> which is not authentic</w:t>
      </w:r>
      <w:r w:rsidR="00466850" w:rsidRPr="008A2F74">
        <w:rPr>
          <w:rFonts w:cs="Times New Roman"/>
          <w:lang w:eastAsia="en-GB"/>
        </w:rPr>
        <w:t xml:space="preserve"> for </w:t>
      </w:r>
      <w:r w:rsidR="000406AD" w:rsidRPr="008A2F74">
        <w:rPr>
          <w:rFonts w:cs="Times New Roman"/>
          <w:lang w:eastAsia="en-GB"/>
        </w:rPr>
        <w:t>this systematic review.</w:t>
      </w:r>
      <w:r w:rsidR="00466850" w:rsidRPr="008A2F74">
        <w:rPr>
          <w:rFonts w:cs="Times New Roman"/>
          <w:lang w:eastAsia="en-GB"/>
        </w:rPr>
        <w:t xml:space="preserve"> </w:t>
      </w:r>
      <w:r w:rsidR="00AC016D" w:rsidRPr="008A2F74">
        <w:rPr>
          <w:rFonts w:cs="Times New Roman"/>
          <w:lang w:eastAsia="en-GB"/>
        </w:rPr>
        <w:t xml:space="preserve"> </w:t>
      </w:r>
    </w:p>
    <w:p w14:paraId="3299B893" w14:textId="294740DC" w:rsidR="007A72D8" w:rsidRPr="008A2F74" w:rsidRDefault="009C69DA" w:rsidP="00D577FF">
      <w:pPr>
        <w:spacing w:line="276" w:lineRule="auto"/>
        <w:jc w:val="both"/>
        <w:rPr>
          <w:rFonts w:cs="Times New Roman"/>
          <w:lang w:eastAsia="en-GB"/>
        </w:rPr>
      </w:pPr>
      <w:r w:rsidRPr="008A2F74">
        <w:rPr>
          <w:rFonts w:cs="Times New Roman"/>
          <w:lang w:eastAsia="en-GB"/>
        </w:rPr>
        <w:t>After identifying the databases, search keywords and search strings were derived from research questions.</w:t>
      </w:r>
      <w:r w:rsidR="001829E7">
        <w:rPr>
          <w:rFonts w:cs="Times New Roman"/>
          <w:lang w:eastAsia="en-GB"/>
        </w:rPr>
        <w:t xml:space="preserve"> A</w:t>
      </w:r>
      <w:r w:rsidRPr="008A2F74">
        <w:rPr>
          <w:rFonts w:cs="Times New Roman"/>
          <w:lang w:eastAsia="en-GB"/>
        </w:rPr>
        <w:t xml:space="preserve"> common search string was developed </w:t>
      </w:r>
      <w:r w:rsidR="006D365A">
        <w:rPr>
          <w:rFonts w:cs="Times New Roman"/>
          <w:lang w:eastAsia="en-GB"/>
        </w:rPr>
        <w:t>for</w:t>
      </w:r>
      <w:r w:rsidRPr="008A2F74">
        <w:rPr>
          <w:rFonts w:cs="Times New Roman"/>
          <w:lang w:eastAsia="en-GB"/>
        </w:rPr>
        <w:t xml:space="preserve"> all reviewers in the</w:t>
      </w:r>
      <w:r w:rsidR="000406AD" w:rsidRPr="008A2F74">
        <w:rPr>
          <w:rFonts w:cs="Times New Roman"/>
          <w:lang w:eastAsia="en-GB"/>
        </w:rPr>
        <w:t>ir</w:t>
      </w:r>
      <w:r w:rsidRPr="008A2F74">
        <w:rPr>
          <w:rFonts w:cs="Times New Roman"/>
          <w:lang w:eastAsia="en-GB"/>
        </w:rPr>
        <w:t xml:space="preserve"> respective database</w:t>
      </w:r>
      <w:r w:rsidR="001829E7">
        <w:rPr>
          <w:rFonts w:cs="Times New Roman"/>
          <w:lang w:eastAsia="en-GB"/>
        </w:rPr>
        <w:t xml:space="preserve"> using keywords and Boolean </w:t>
      </w:r>
      <w:proofErr w:type="spellStart"/>
      <w:r w:rsidR="001829E7">
        <w:rPr>
          <w:rFonts w:cs="Times New Roman"/>
          <w:lang w:eastAsia="en-GB"/>
        </w:rPr>
        <w:t>operators</w:t>
      </w:r>
      <w:r w:rsidRPr="008A2F74">
        <w:rPr>
          <w:rFonts w:cs="Times New Roman"/>
          <w:lang w:eastAsia="en-GB"/>
        </w:rPr>
        <w:t>s</w:t>
      </w:r>
      <w:proofErr w:type="spellEnd"/>
      <w:r w:rsidRPr="008A2F74">
        <w:rPr>
          <w:rFonts w:cs="Times New Roman"/>
          <w:lang w:eastAsia="en-GB"/>
        </w:rPr>
        <w:t xml:space="preserve">. We have defined the following search strings for our research questions and used Boolean operators (AND, OR) to combine various concepts </w:t>
      </w:r>
      <w:r w:rsidR="00E03C6E" w:rsidRPr="00D53263">
        <w:rPr>
          <w:rFonts w:cs="Times New Roman"/>
        </w:rPr>
        <w:fldChar w:fldCharType="begin"/>
      </w:r>
      <w:r w:rsidR="00471467" w:rsidRPr="00D53263">
        <w:rPr>
          <w:rFonts w:cs="Times New Roman"/>
        </w:rPr>
        <w:instrText xml:space="preserve"> ADDIN EN.CITE &lt;EndNote&gt;&lt;Cite&gt;&lt;Author&gt;Alf Inge&lt;/Author&gt;&lt;Year&gt;2011&lt;/Year&gt;&lt;RecNum&gt;59&lt;/RecNum&gt;&lt;DisplayText&gt;[20]&lt;/DisplayText&gt;&lt;record&gt;&lt;rec-number&gt;59&lt;/rec-number&gt;&lt;foreign-keys&gt;&lt;key app="EN" db-id="e9pxax9rpzaed9e0p5ipfrz6a2fderwaepaf" timestamp="1744516072"&gt;59&lt;/key&gt;&lt;/foreign-keys&gt;&lt;ref-type name="Journal Article"&gt;17&lt;/ref-type&gt;&lt;contributors&gt;&lt;authors&gt;&lt;author&gt;Alf Inge, Wang&lt;/author&gt;&lt;/authors&gt;&lt;/contributors&gt;&lt;titles&gt;&lt;title&gt;Extensive Evaluation of Using a Game Project in a Software Architecture Course&lt;/title&gt;&lt;secondary-title&gt;ACM Trans. Comput. Educ.&lt;/secondary-title&gt;&lt;/titles&gt;&lt;periodical&gt;&lt;full-title&gt;ACM Trans. Comput. Educ.&lt;/full-title&gt;&lt;/periodical&gt;&lt;pages&gt;Article 5&lt;/pages&gt;&lt;volume&gt;11&lt;/volume&gt;&lt;number&gt;1&lt;/number&gt;&lt;dates&gt;&lt;year&gt;2011&lt;/year&gt;&lt;/dates&gt;&lt;label&gt;S20&lt;/label&gt;&lt;urls&gt;&lt;related-urls&gt;&lt;url&gt;https://doi.org/10.1145/1921607.1921612&lt;/url&gt;&lt;/related-urls&gt;&lt;/urls&gt;&lt;electronic-resource-num&gt;10.1145/1921607.1921612&lt;/electronic-resource-num&gt;&lt;/record&gt;&lt;/Cite&gt;&lt;/EndNote&gt;</w:instrText>
      </w:r>
      <w:r w:rsidR="00E03C6E" w:rsidRPr="00D53263">
        <w:rPr>
          <w:rFonts w:cs="Times New Roman"/>
        </w:rPr>
        <w:fldChar w:fldCharType="separate"/>
      </w:r>
      <w:r w:rsidR="00471467" w:rsidRPr="00D53263">
        <w:rPr>
          <w:rFonts w:cs="Times New Roman"/>
          <w:noProof/>
        </w:rPr>
        <w:t>[</w:t>
      </w:r>
      <w:hyperlink w:anchor="_ENREF_20" w:tooltip="Alf Inge, 2011 #59" w:history="1">
        <w:r w:rsidR="00471467" w:rsidRPr="00D53263">
          <w:rPr>
            <w:rFonts w:cs="Times New Roman"/>
            <w:noProof/>
          </w:rPr>
          <w:t>20</w:t>
        </w:r>
      </w:hyperlink>
      <w:r w:rsidR="00471467" w:rsidRPr="00D53263">
        <w:rPr>
          <w:rFonts w:cs="Times New Roman"/>
          <w:noProof/>
        </w:rPr>
        <w:t>]</w:t>
      </w:r>
      <w:r w:rsidR="00E03C6E" w:rsidRPr="00D53263">
        <w:rPr>
          <w:rFonts w:cs="Times New Roman"/>
        </w:rPr>
        <w:fldChar w:fldCharType="end"/>
      </w:r>
      <w:r w:rsidRPr="008A2F74">
        <w:rPr>
          <w:rFonts w:cs="Times New Roman"/>
          <w:lang w:eastAsia="en-GB"/>
        </w:rPr>
        <w:t xml:space="preserve">. We used truncation (*) for variations of words that are useful </w:t>
      </w:r>
      <w:r w:rsidR="002D50D2" w:rsidRPr="008A2F74">
        <w:rPr>
          <w:rFonts w:cs="Times New Roman"/>
          <w:lang w:eastAsia="en-GB"/>
        </w:rPr>
        <w:t>for finding</w:t>
      </w:r>
      <w:r w:rsidRPr="008A2F74">
        <w:rPr>
          <w:rFonts w:cs="Times New Roman"/>
          <w:lang w:eastAsia="en-GB"/>
        </w:rPr>
        <w:t xml:space="preserve"> singular and plural forms of words or different endings</w:t>
      </w:r>
      <w:r w:rsidR="007E0AC0">
        <w:rPr>
          <w:rFonts w:cs="Times New Roman"/>
          <w:lang w:eastAsia="en-GB"/>
        </w:rPr>
        <w:t xml:space="preserve"> {Leeds, N.A.  #208}</w:t>
      </w:r>
      <w:r w:rsidRPr="008A2F74">
        <w:rPr>
          <w:rFonts w:cs="Times New Roman"/>
          <w:lang w:eastAsia="en-GB"/>
        </w:rPr>
        <w:t>.</w:t>
      </w:r>
      <w:r w:rsidR="007816DA" w:rsidRPr="008A2F74">
        <w:rPr>
          <w:rFonts w:cs="Times New Roman"/>
          <w:lang w:eastAsia="en-GB"/>
        </w:rPr>
        <w:t xml:space="preserve"> </w:t>
      </w:r>
    </w:p>
    <w:p w14:paraId="1D5A6A90" w14:textId="0C5B9300" w:rsidR="0D591A8B" w:rsidRPr="008A2F74" w:rsidRDefault="009C69DA" w:rsidP="00226B51">
      <w:pPr>
        <w:autoSpaceDE w:val="0"/>
        <w:autoSpaceDN w:val="0"/>
        <w:adjustRightInd w:val="0"/>
        <w:spacing w:line="276" w:lineRule="auto"/>
        <w:ind w:left="284"/>
        <w:jc w:val="both"/>
        <w:rPr>
          <w:rFonts w:cs="Times New Roman"/>
        </w:rPr>
      </w:pPr>
      <w:r w:rsidRPr="008A2F74">
        <w:rPr>
          <w:rFonts w:cs="Times New Roman"/>
        </w:rPr>
        <w:t>(“software architecture” OR “software design” OR “architectural patterns” OR “system design”) AND (“teaching methods” OR “educational strategies” OR “pedagogical approaches” OR “active learning” OR “problem-based learning” OR “case studies” OR “project-based learning” OR “practical experience” OR “hands-on training” OR “assessment techniques” OR “evaluation methods”)</w:t>
      </w:r>
    </w:p>
    <w:p w14:paraId="119177E7" w14:textId="5B9484A9" w:rsidR="645107EE" w:rsidRPr="008A2F74" w:rsidRDefault="6D500D51" w:rsidP="00D66950">
      <w:pPr>
        <w:pStyle w:val="Heading2"/>
        <w:rPr>
          <w:i/>
        </w:rPr>
      </w:pPr>
      <w:r w:rsidRPr="008A2F74">
        <w:t xml:space="preserve">Inclusion and Exclusion Criteria </w:t>
      </w:r>
    </w:p>
    <w:p w14:paraId="4C08B003" w14:textId="2108D11C" w:rsidR="14C1CB4F" w:rsidRPr="008A2F74" w:rsidRDefault="59AF26B1" w:rsidP="00D577FF">
      <w:pPr>
        <w:spacing w:line="276" w:lineRule="auto"/>
        <w:jc w:val="both"/>
        <w:rPr>
          <w:rFonts w:cs="Times New Roman"/>
          <w:lang w:eastAsia="en-GB"/>
        </w:rPr>
      </w:pPr>
      <w:r w:rsidRPr="008A2F74">
        <w:rPr>
          <w:rFonts w:cs="Times New Roman"/>
          <w:lang w:eastAsia="en-GB"/>
        </w:rPr>
        <w:t xml:space="preserve">The criteria were set to select the relevant studies for this report. </w:t>
      </w:r>
    </w:p>
    <w:p w14:paraId="1519AEE0" w14:textId="64F53ADE" w:rsidR="6784A136" w:rsidRPr="008A2F74" w:rsidRDefault="59AF26B1" w:rsidP="00931459">
      <w:pPr>
        <w:pStyle w:val="Heading3"/>
        <w:numPr>
          <w:ilvl w:val="2"/>
          <w:numId w:val="16"/>
        </w:numPr>
        <w:spacing w:line="276" w:lineRule="auto"/>
        <w:ind w:left="1134" w:hanging="708"/>
        <w:rPr>
          <w:b w:val="0"/>
          <w:i/>
        </w:rPr>
      </w:pPr>
      <w:r w:rsidRPr="008A2F74">
        <w:t>Inclusion Criteria</w:t>
      </w:r>
    </w:p>
    <w:p w14:paraId="0DB21BD8" w14:textId="432C9049" w:rsidR="6784A136" w:rsidRPr="008A2F74" w:rsidRDefault="54E82071" w:rsidP="006F74ED">
      <w:pPr>
        <w:pStyle w:val="ListParagraph"/>
        <w:numPr>
          <w:ilvl w:val="0"/>
          <w:numId w:val="9"/>
        </w:numPr>
        <w:spacing w:line="276" w:lineRule="auto"/>
        <w:ind w:left="1134" w:hanging="426"/>
        <w:jc w:val="both"/>
        <w:rPr>
          <w:rFonts w:eastAsia="Times New Roman" w:cs="Times New Roman"/>
          <w:color w:val="000000" w:themeColor="text1"/>
        </w:rPr>
      </w:pPr>
      <w:r w:rsidRPr="008A2F74">
        <w:rPr>
          <w:rFonts w:eastAsia="Times New Roman" w:cs="Times New Roman"/>
          <w:color w:val="000000" w:themeColor="text1"/>
        </w:rPr>
        <w:t xml:space="preserve">Studies must be from the perspectives of students or educators in the domain of software architecture. </w:t>
      </w:r>
    </w:p>
    <w:p w14:paraId="0223C341" w14:textId="65E9299C" w:rsidR="6784A136" w:rsidRPr="008A2F74" w:rsidRDefault="54E82071" w:rsidP="006F74ED">
      <w:pPr>
        <w:pStyle w:val="ListParagraph"/>
        <w:numPr>
          <w:ilvl w:val="0"/>
          <w:numId w:val="9"/>
        </w:numPr>
        <w:spacing w:line="276" w:lineRule="auto"/>
        <w:ind w:left="1134" w:hanging="426"/>
        <w:jc w:val="both"/>
        <w:rPr>
          <w:rFonts w:eastAsia="Times New Roman" w:cs="Times New Roman"/>
          <w:color w:val="000000" w:themeColor="text1"/>
        </w:rPr>
      </w:pPr>
      <w:r w:rsidRPr="008A2F74">
        <w:rPr>
          <w:rFonts w:eastAsia="Times New Roman" w:cs="Times New Roman"/>
          <w:color w:val="000000" w:themeColor="text1"/>
        </w:rPr>
        <w:t xml:space="preserve">The phenomenon of interest must be the teaching of software architecture, the challenges of teaching it, or the results of that teaching. </w:t>
      </w:r>
    </w:p>
    <w:p w14:paraId="632DFA57" w14:textId="08C2506D" w:rsidR="6784A136" w:rsidRPr="008A2F74" w:rsidRDefault="54E82071" w:rsidP="006F74ED">
      <w:pPr>
        <w:pStyle w:val="ListParagraph"/>
        <w:numPr>
          <w:ilvl w:val="0"/>
          <w:numId w:val="9"/>
        </w:numPr>
        <w:spacing w:line="276" w:lineRule="auto"/>
        <w:ind w:left="1134" w:hanging="426"/>
        <w:jc w:val="both"/>
        <w:rPr>
          <w:rFonts w:eastAsia="Times New Roman" w:cs="Times New Roman"/>
          <w:color w:val="000000" w:themeColor="text1"/>
        </w:rPr>
      </w:pPr>
      <w:r w:rsidRPr="008A2F74">
        <w:rPr>
          <w:rFonts w:eastAsia="Times New Roman" w:cs="Times New Roman"/>
          <w:color w:val="000000" w:themeColor="text1"/>
        </w:rPr>
        <w:t xml:space="preserve">Studies must provide an evaluation of teaching strategies used, challenges faced by educators, student performance, or industry alignment in software architecture. </w:t>
      </w:r>
    </w:p>
    <w:p w14:paraId="50077C51" w14:textId="60942FBB" w:rsidR="6784A136" w:rsidRPr="008A2F74" w:rsidRDefault="54E82071" w:rsidP="006F74ED">
      <w:pPr>
        <w:pStyle w:val="ListParagraph"/>
        <w:numPr>
          <w:ilvl w:val="0"/>
          <w:numId w:val="9"/>
        </w:numPr>
        <w:spacing w:line="276" w:lineRule="auto"/>
        <w:ind w:left="1134" w:hanging="426"/>
        <w:jc w:val="both"/>
        <w:rPr>
          <w:rFonts w:eastAsia="Times New Roman" w:cs="Times New Roman"/>
          <w:color w:val="000000" w:themeColor="text1"/>
        </w:rPr>
      </w:pPr>
      <w:r w:rsidRPr="008A2F74">
        <w:rPr>
          <w:rFonts w:eastAsia="Times New Roman" w:cs="Times New Roman"/>
          <w:color w:val="000000" w:themeColor="text1"/>
        </w:rPr>
        <w:t>Studies must be within the specified research type.</w:t>
      </w:r>
    </w:p>
    <w:p w14:paraId="3E3AD1C2" w14:textId="5364D3FB" w:rsidR="6784A136" w:rsidRPr="008A2F74" w:rsidRDefault="54E82071" w:rsidP="006F74ED">
      <w:pPr>
        <w:pStyle w:val="ListParagraph"/>
        <w:numPr>
          <w:ilvl w:val="0"/>
          <w:numId w:val="9"/>
        </w:numPr>
        <w:spacing w:line="276" w:lineRule="auto"/>
        <w:ind w:left="1134" w:hanging="426"/>
        <w:jc w:val="both"/>
        <w:rPr>
          <w:rFonts w:eastAsia="Times New Roman" w:cs="Times New Roman"/>
          <w:color w:val="000000" w:themeColor="text1"/>
        </w:rPr>
      </w:pPr>
      <w:r w:rsidRPr="008A2F74">
        <w:rPr>
          <w:rFonts w:eastAsia="Times New Roman" w:cs="Times New Roman"/>
          <w:color w:val="000000" w:themeColor="text1"/>
        </w:rPr>
        <w:t>Peer-reviewed articles, conference papers, case studies, and book chapters.</w:t>
      </w:r>
    </w:p>
    <w:p w14:paraId="63C313DF" w14:textId="09580366" w:rsidR="6784A136" w:rsidRPr="008A2F74" w:rsidRDefault="54E82071" w:rsidP="006F74ED">
      <w:pPr>
        <w:pStyle w:val="ListParagraph"/>
        <w:numPr>
          <w:ilvl w:val="0"/>
          <w:numId w:val="9"/>
        </w:numPr>
        <w:spacing w:line="276" w:lineRule="auto"/>
        <w:ind w:left="1134" w:hanging="426"/>
        <w:jc w:val="both"/>
        <w:rPr>
          <w:rFonts w:eastAsia="Times New Roman" w:cs="Times New Roman"/>
          <w:color w:val="000000" w:themeColor="text1"/>
        </w:rPr>
      </w:pPr>
      <w:r w:rsidRPr="008A2F74">
        <w:rPr>
          <w:rFonts w:eastAsia="Times New Roman" w:cs="Times New Roman"/>
          <w:color w:val="000000" w:themeColor="text1"/>
        </w:rPr>
        <w:t>Articles published between 2010 and 2024.</w:t>
      </w:r>
    </w:p>
    <w:p w14:paraId="6028B575" w14:textId="32993BA5" w:rsidR="2DA9484E" w:rsidRPr="008A2F74" w:rsidRDefault="59AF26B1" w:rsidP="00FB06D1">
      <w:pPr>
        <w:pStyle w:val="Heading3"/>
        <w:numPr>
          <w:ilvl w:val="2"/>
          <w:numId w:val="16"/>
        </w:numPr>
        <w:spacing w:line="276" w:lineRule="auto"/>
        <w:ind w:left="1134" w:hanging="708"/>
        <w:rPr>
          <w:rFonts w:eastAsia="Times New Roman"/>
          <w:b w:val="0"/>
          <w:i/>
          <w:color w:val="000000" w:themeColor="text1"/>
        </w:rPr>
      </w:pPr>
      <w:r w:rsidRPr="008A2F74">
        <w:lastRenderedPageBreak/>
        <w:t>Exclusion Criteria</w:t>
      </w:r>
    </w:p>
    <w:p w14:paraId="26E154EC" w14:textId="78AF18E4" w:rsidR="2DA9484E" w:rsidRPr="008A2F74" w:rsidRDefault="0806A19B" w:rsidP="002B401D">
      <w:pPr>
        <w:pStyle w:val="Bulletlevel3"/>
      </w:pPr>
      <w:r w:rsidRPr="008A2F74">
        <w:t xml:space="preserve">Studies that only discuss software architecture without addressing teaching strategies. </w:t>
      </w:r>
    </w:p>
    <w:p w14:paraId="3AD98F55" w14:textId="2833D3B8" w:rsidR="2DA9484E" w:rsidRPr="008A2F74" w:rsidRDefault="0806A19B" w:rsidP="002B401D">
      <w:pPr>
        <w:pStyle w:val="Bulletlevel3"/>
      </w:pPr>
      <w:r w:rsidRPr="008A2F74">
        <w:t xml:space="preserve">Studies that focus on general software engineering education without specific relevance to architecture. </w:t>
      </w:r>
    </w:p>
    <w:p w14:paraId="6618E132" w14:textId="3328D45A" w:rsidR="2DA9484E" w:rsidRPr="008A2F74" w:rsidRDefault="0806A19B" w:rsidP="002B401D">
      <w:pPr>
        <w:pStyle w:val="Bulletlevel3"/>
      </w:pPr>
      <w:r w:rsidRPr="008A2F74">
        <w:t xml:space="preserve">Studies that are not available in full text. </w:t>
      </w:r>
    </w:p>
    <w:p w14:paraId="2ABAED3B" w14:textId="7D94C37D" w:rsidR="2DA9484E" w:rsidRPr="008A2F74" w:rsidRDefault="0806A19B" w:rsidP="002B401D">
      <w:pPr>
        <w:pStyle w:val="Bulletlevel3"/>
      </w:pPr>
      <w:r w:rsidRPr="008A2F74">
        <w:t>Studies focused on industry training rather than academic teaching.</w:t>
      </w:r>
    </w:p>
    <w:p w14:paraId="12F82CA3" w14:textId="70C342AA" w:rsidR="2DA9484E" w:rsidRPr="008A2F74" w:rsidRDefault="0806A19B" w:rsidP="002B401D">
      <w:pPr>
        <w:pStyle w:val="Bulletlevel3"/>
      </w:pPr>
      <w:r w:rsidRPr="008A2F74">
        <w:t>Non-English publications.</w:t>
      </w:r>
    </w:p>
    <w:p w14:paraId="2BB8FBCE" w14:textId="6B5F3CED" w:rsidR="2DA9484E" w:rsidRPr="008A2F74" w:rsidRDefault="0806A19B" w:rsidP="002B401D">
      <w:pPr>
        <w:pStyle w:val="Bulletlevel3"/>
      </w:pPr>
      <w:r w:rsidRPr="008A2F74">
        <w:t>Opinion pieces or non-peer-reviewed articles.</w:t>
      </w:r>
    </w:p>
    <w:p w14:paraId="16CBCFB0" w14:textId="69B38E6D" w:rsidR="2DA9484E" w:rsidRPr="008A2F74" w:rsidRDefault="0806A19B" w:rsidP="002B401D">
      <w:pPr>
        <w:pStyle w:val="Bulletlevel3"/>
      </w:pPr>
      <w:r w:rsidRPr="008A2F74">
        <w:t>Articles published before 2010 and after 2024.</w:t>
      </w:r>
    </w:p>
    <w:p w14:paraId="11D800F6" w14:textId="132B4DAB" w:rsidR="009C69DA" w:rsidRPr="008A2F74" w:rsidRDefault="009C69DA" w:rsidP="00D66950">
      <w:pPr>
        <w:pStyle w:val="Heading2"/>
        <w:rPr>
          <w:i/>
        </w:rPr>
      </w:pPr>
      <w:r w:rsidRPr="008A2F74">
        <w:t>Execution Stage</w:t>
      </w:r>
    </w:p>
    <w:p w14:paraId="5300F650" w14:textId="1742756C" w:rsidR="009C69DA" w:rsidRPr="008A2F74" w:rsidRDefault="23213B77" w:rsidP="00D577FF">
      <w:pPr>
        <w:spacing w:line="276" w:lineRule="auto"/>
        <w:jc w:val="both"/>
        <w:rPr>
          <w:rFonts w:cs="Times New Roman"/>
          <w:lang w:eastAsia="en-GB"/>
        </w:rPr>
      </w:pPr>
      <w:r w:rsidRPr="008A2F74">
        <w:rPr>
          <w:rFonts w:cs="Times New Roman"/>
          <w:lang w:eastAsia="en-GB"/>
        </w:rPr>
        <w:t xml:space="preserve">A total of </w:t>
      </w:r>
      <w:r w:rsidR="7D433B79" w:rsidRPr="008A2F74">
        <w:rPr>
          <w:rFonts w:cs="Times New Roman"/>
          <w:lang w:eastAsia="en-GB"/>
        </w:rPr>
        <w:t>58</w:t>
      </w:r>
      <w:r w:rsidR="0057324F" w:rsidRPr="008A2F74">
        <w:rPr>
          <w:rFonts w:cs="Times New Roman"/>
          <w:lang w:eastAsia="en-GB"/>
        </w:rPr>
        <w:t>,</w:t>
      </w:r>
      <w:r w:rsidR="7D433B79" w:rsidRPr="008A2F74">
        <w:rPr>
          <w:rFonts w:cs="Times New Roman"/>
          <w:lang w:eastAsia="en-GB"/>
        </w:rPr>
        <w:t>027</w:t>
      </w:r>
      <w:r w:rsidRPr="008A2F74">
        <w:rPr>
          <w:rFonts w:cs="Times New Roman"/>
          <w:b/>
          <w:color w:val="FF0000"/>
          <w:lang w:eastAsia="en-GB"/>
        </w:rPr>
        <w:t xml:space="preserve"> </w:t>
      </w:r>
      <w:r w:rsidRPr="008A2F74">
        <w:rPr>
          <w:rFonts w:cs="Times New Roman"/>
          <w:lang w:eastAsia="en-GB"/>
        </w:rPr>
        <w:t xml:space="preserve">studies were identified through database searches and grey literature. Conference proceedings, workshop papers, and technical reports were included to capture recent and practical insights. </w:t>
      </w:r>
      <w:r w:rsidR="004D1C64" w:rsidRPr="008A2F74">
        <w:rPr>
          <w:rFonts w:cs="Times New Roman"/>
          <w:lang w:eastAsia="en-GB"/>
        </w:rPr>
        <w:t xml:space="preserve">We used MS Excel </w:t>
      </w:r>
      <w:r w:rsidR="00312430" w:rsidRPr="008A2F74">
        <w:rPr>
          <w:rFonts w:cs="Times New Roman"/>
          <w:lang w:eastAsia="en-GB"/>
        </w:rPr>
        <w:t xml:space="preserve">to </w:t>
      </w:r>
      <w:r w:rsidR="00225349" w:rsidRPr="008A2F74">
        <w:rPr>
          <w:rFonts w:cs="Times New Roman"/>
          <w:lang w:eastAsia="en-GB"/>
        </w:rPr>
        <w:t xml:space="preserve">do </w:t>
      </w:r>
      <w:r w:rsidR="00EF7B98" w:rsidRPr="008A2F74">
        <w:rPr>
          <w:rFonts w:cs="Times New Roman"/>
          <w:lang w:eastAsia="en-GB"/>
        </w:rPr>
        <w:t xml:space="preserve">a </w:t>
      </w:r>
      <w:r w:rsidR="00225349" w:rsidRPr="008A2F74">
        <w:rPr>
          <w:rFonts w:cs="Times New Roman"/>
          <w:lang w:eastAsia="en-GB"/>
        </w:rPr>
        <w:t xml:space="preserve">basic </w:t>
      </w:r>
      <w:r w:rsidR="00AD0195" w:rsidRPr="008A2F74">
        <w:rPr>
          <w:rFonts w:cs="Times New Roman"/>
          <w:lang w:eastAsia="en-GB"/>
        </w:rPr>
        <w:t xml:space="preserve">screening </w:t>
      </w:r>
      <w:r w:rsidR="00E810B0" w:rsidRPr="008A2F74">
        <w:rPr>
          <w:rFonts w:cs="Times New Roman"/>
          <w:lang w:eastAsia="en-GB"/>
        </w:rPr>
        <w:t xml:space="preserve">of </w:t>
      </w:r>
      <w:r w:rsidR="00EF7B98" w:rsidRPr="008A2F74">
        <w:rPr>
          <w:rFonts w:cs="Times New Roman"/>
          <w:lang w:eastAsia="en-GB"/>
        </w:rPr>
        <w:t>articles</w:t>
      </w:r>
      <w:r w:rsidR="00E810B0" w:rsidRPr="008A2F74">
        <w:rPr>
          <w:rFonts w:cs="Times New Roman"/>
          <w:lang w:eastAsia="en-GB"/>
        </w:rPr>
        <w:t xml:space="preserve"> using inclusion and exclusion criteria</w:t>
      </w:r>
      <w:r w:rsidR="00EF7B98" w:rsidRPr="008A2F74">
        <w:rPr>
          <w:rFonts w:cs="Times New Roman"/>
          <w:lang w:eastAsia="en-GB"/>
        </w:rPr>
        <w:t>,</w:t>
      </w:r>
      <w:r w:rsidR="001C4C20" w:rsidRPr="008A2F74">
        <w:rPr>
          <w:rFonts w:cs="Times New Roman"/>
          <w:lang w:eastAsia="en-GB"/>
        </w:rPr>
        <w:t xml:space="preserve"> </w:t>
      </w:r>
      <w:r w:rsidR="00EF7B98" w:rsidRPr="008A2F74">
        <w:rPr>
          <w:rFonts w:cs="Times New Roman"/>
          <w:lang w:eastAsia="en-GB"/>
        </w:rPr>
        <w:t>which</w:t>
      </w:r>
      <w:r w:rsidR="001C4C20" w:rsidRPr="008A2F74">
        <w:rPr>
          <w:rFonts w:cs="Times New Roman"/>
          <w:lang w:eastAsia="en-GB"/>
        </w:rPr>
        <w:t xml:space="preserve"> selected 1,322 studies. </w:t>
      </w:r>
      <w:r w:rsidR="00CB1F9C" w:rsidRPr="008A2F74">
        <w:rPr>
          <w:rFonts w:cs="Times New Roman"/>
          <w:lang w:eastAsia="en-GB"/>
        </w:rPr>
        <w:t xml:space="preserve">The study used a review tool called Covidence to screen out duplicates and get consensus from different authors to avoid biases. </w:t>
      </w:r>
      <w:r w:rsidR="00F64E5B" w:rsidRPr="008A2F74">
        <w:rPr>
          <w:rFonts w:cs="Times New Roman"/>
          <w:lang w:eastAsia="en-GB"/>
        </w:rPr>
        <w:t>T</w:t>
      </w:r>
      <w:r w:rsidRPr="008A2F74">
        <w:rPr>
          <w:rFonts w:cs="Times New Roman"/>
          <w:lang w:eastAsia="en-GB"/>
        </w:rPr>
        <w:t xml:space="preserve">itles and abstracts were screened to remove irrelevant studies, resulting in </w:t>
      </w:r>
      <w:r w:rsidR="0061458A" w:rsidRPr="008A2F74">
        <w:rPr>
          <w:rFonts w:cs="Times New Roman"/>
          <w:lang w:eastAsia="en-GB"/>
        </w:rPr>
        <w:t>230</w:t>
      </w:r>
      <w:r w:rsidRPr="008A2F74">
        <w:rPr>
          <w:rFonts w:cs="Times New Roman"/>
          <w:lang w:eastAsia="en-GB"/>
        </w:rPr>
        <w:t xml:space="preserve"> potentially relevant studies. The remaining 12</w:t>
      </w:r>
      <w:r w:rsidR="000544D6" w:rsidRPr="008A2F74">
        <w:rPr>
          <w:rFonts w:cs="Times New Roman"/>
          <w:lang w:eastAsia="en-GB"/>
        </w:rPr>
        <w:t>2</w:t>
      </w:r>
      <w:r w:rsidRPr="008A2F74">
        <w:rPr>
          <w:rFonts w:cs="Times New Roman"/>
          <w:lang w:eastAsia="en-GB"/>
        </w:rPr>
        <w:t xml:space="preserve"> studies were reviewed in full text to assess their relevance based on the inclusion and exclusion criteria. This resulted in </w:t>
      </w:r>
      <w:r w:rsidR="0D492415" w:rsidRPr="008A2F74">
        <w:rPr>
          <w:rFonts w:cs="Times New Roman"/>
          <w:lang w:eastAsia="en-GB"/>
        </w:rPr>
        <w:t>8</w:t>
      </w:r>
      <w:r w:rsidR="3EEA9666" w:rsidRPr="008A2F74">
        <w:rPr>
          <w:rFonts w:cs="Times New Roman"/>
          <w:lang w:eastAsia="en-GB"/>
        </w:rPr>
        <w:t>2</w:t>
      </w:r>
      <w:r w:rsidRPr="008A2F74">
        <w:rPr>
          <w:rFonts w:cs="Times New Roman"/>
          <w:b/>
          <w:color w:val="FF0000"/>
          <w:lang w:eastAsia="en-GB"/>
        </w:rPr>
        <w:t xml:space="preserve"> </w:t>
      </w:r>
      <w:r w:rsidRPr="008A2F74">
        <w:rPr>
          <w:rFonts w:cs="Times New Roman"/>
          <w:lang w:eastAsia="en-GB"/>
        </w:rPr>
        <w:t xml:space="preserve">studies being selected for data extraction. Data was extracted using a </w:t>
      </w:r>
      <w:r w:rsidR="72E183CB" w:rsidRPr="008A2F74">
        <w:rPr>
          <w:rFonts w:cs="Times New Roman"/>
          <w:lang w:eastAsia="en-GB"/>
        </w:rPr>
        <w:t>standardi</w:t>
      </w:r>
      <w:r w:rsidR="213F3173" w:rsidRPr="008A2F74">
        <w:rPr>
          <w:rFonts w:cs="Times New Roman"/>
          <w:lang w:eastAsia="en-GB"/>
        </w:rPr>
        <w:t>s</w:t>
      </w:r>
      <w:r w:rsidR="72E183CB" w:rsidRPr="008A2F74">
        <w:rPr>
          <w:rFonts w:cs="Times New Roman"/>
          <w:lang w:eastAsia="en-GB"/>
        </w:rPr>
        <w:t>ed</w:t>
      </w:r>
      <w:r w:rsidRPr="008A2F74">
        <w:rPr>
          <w:rFonts w:cs="Times New Roman"/>
          <w:lang w:eastAsia="en-GB"/>
        </w:rPr>
        <w:t xml:space="preserve"> form, including information on teaching strategies, practical experiences, assessment methods, outcomes, and challenges.</w:t>
      </w:r>
    </w:p>
    <w:p w14:paraId="6AF3C569" w14:textId="67E2A548" w:rsidR="47D83496" w:rsidRPr="008A2F74" w:rsidRDefault="23213B77" w:rsidP="00D577FF">
      <w:pPr>
        <w:spacing w:line="276" w:lineRule="auto"/>
        <w:jc w:val="both"/>
        <w:rPr>
          <w:rFonts w:cs="Times New Roman"/>
          <w:lang w:eastAsia="en-GB"/>
        </w:rPr>
      </w:pPr>
      <w:r w:rsidRPr="008A2F74">
        <w:rPr>
          <w:rFonts w:cs="Times New Roman"/>
          <w:lang w:eastAsia="en-GB"/>
        </w:rPr>
        <w:t xml:space="preserve">The selected studies were evaluated for quality using a checklist based on criteria such as research design, validity, and relevance to the research questions. After a thorough evaluation for quality, a thematic synthesis approach was used to </w:t>
      </w:r>
      <w:r w:rsidR="72E183CB" w:rsidRPr="008A2F74">
        <w:rPr>
          <w:rFonts w:cs="Times New Roman"/>
          <w:lang w:eastAsia="en-GB"/>
        </w:rPr>
        <w:t>categori</w:t>
      </w:r>
      <w:r w:rsidR="213F3173" w:rsidRPr="008A2F74">
        <w:rPr>
          <w:rFonts w:cs="Times New Roman"/>
          <w:lang w:eastAsia="en-GB"/>
        </w:rPr>
        <w:t>s</w:t>
      </w:r>
      <w:r w:rsidR="72E183CB" w:rsidRPr="008A2F74">
        <w:rPr>
          <w:rFonts w:cs="Times New Roman"/>
          <w:lang w:eastAsia="en-GB"/>
        </w:rPr>
        <w:t>e</w:t>
      </w:r>
      <w:r w:rsidRPr="008A2F74">
        <w:rPr>
          <w:rFonts w:cs="Times New Roman"/>
          <w:lang w:eastAsia="en-GB"/>
        </w:rPr>
        <w:t xml:space="preserve"> findings into themes aligned with the research questions. For example, teaching strategies were grouped into project-based learning, case studies, and flipped classrooms.</w:t>
      </w:r>
    </w:p>
    <w:p w14:paraId="6F0F69B5" w14:textId="40BC1AA3" w:rsidR="008E41BE" w:rsidRPr="008A2F74" w:rsidRDefault="008000A0" w:rsidP="00D577FF">
      <w:pPr>
        <w:keepNext/>
        <w:spacing w:line="276" w:lineRule="auto"/>
        <w:jc w:val="center"/>
        <w:rPr>
          <w:rFonts w:cs="Times New Roman"/>
        </w:rPr>
      </w:pPr>
      <w:r w:rsidRPr="008A2F74">
        <w:rPr>
          <w:rFonts w:cs="Times New Roman"/>
          <w:noProof/>
        </w:rPr>
        <w:lastRenderedPageBreak/>
        <w:drawing>
          <wp:inline distT="0" distB="0" distL="0" distR="0" wp14:anchorId="0B56AF9E" wp14:editId="721C5D6E">
            <wp:extent cx="4443200" cy="3741821"/>
            <wp:effectExtent l="0" t="0" r="1905" b="5080"/>
            <wp:docPr id="17808357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835756" name="Picture 1780835756"/>
                    <pic:cNvPicPr/>
                  </pic:nvPicPr>
                  <pic:blipFill rotWithShape="1">
                    <a:blip r:embed="rId18" cstate="print">
                      <a:extLst>
                        <a:ext uri="{28A0092B-C50C-407E-A947-70E740481C1C}">
                          <a14:useLocalDpi xmlns:a14="http://schemas.microsoft.com/office/drawing/2010/main" val="0"/>
                        </a:ext>
                      </a:extLst>
                    </a:blip>
                    <a:srcRect l="9003" r="5218" b="3683"/>
                    <a:stretch/>
                  </pic:blipFill>
                  <pic:spPr bwMode="auto">
                    <a:xfrm>
                      <a:off x="0" y="0"/>
                      <a:ext cx="4534638" cy="3818825"/>
                    </a:xfrm>
                    <a:prstGeom prst="rect">
                      <a:avLst/>
                    </a:prstGeom>
                    <a:ln>
                      <a:noFill/>
                    </a:ln>
                    <a:extLst>
                      <a:ext uri="{53640926-AAD7-44D8-BBD7-CCE9431645EC}">
                        <a14:shadowObscured xmlns:a14="http://schemas.microsoft.com/office/drawing/2010/main"/>
                      </a:ext>
                    </a:extLst>
                  </pic:spPr>
                </pic:pic>
              </a:graphicData>
            </a:graphic>
          </wp:inline>
        </w:drawing>
      </w:r>
    </w:p>
    <w:p w14:paraId="1CA560F8" w14:textId="015217E4" w:rsidR="7B895B07" w:rsidRPr="008A2F74" w:rsidRDefault="008E41BE" w:rsidP="00BF7C7A">
      <w:pPr>
        <w:pStyle w:val="Figurecaption"/>
      </w:pPr>
      <w:r w:rsidRPr="00252379">
        <w:t>Fi</w:t>
      </w:r>
      <w:r w:rsidR="0DC96ECA" w:rsidRPr="00252379">
        <w:t>g</w:t>
      </w:r>
      <w:r w:rsidR="00F375C8">
        <w:t>.</w:t>
      </w:r>
      <w:r w:rsidRPr="00252379">
        <w:t xml:space="preserve"> </w:t>
      </w:r>
      <w:r w:rsidR="0078395B">
        <w:fldChar w:fldCharType="begin"/>
      </w:r>
      <w:r w:rsidR="0078395B">
        <w:instrText xml:space="preserve"> SEQ Figure \* ARABIC </w:instrText>
      </w:r>
      <w:r w:rsidR="0078395B">
        <w:fldChar w:fldCharType="separate"/>
      </w:r>
      <w:r w:rsidR="00AC0657">
        <w:rPr>
          <w:noProof/>
        </w:rPr>
        <w:t>1</w:t>
      </w:r>
      <w:r w:rsidR="0078395B">
        <w:rPr>
          <w:noProof/>
        </w:rPr>
        <w:fldChar w:fldCharType="end"/>
      </w:r>
      <w:r w:rsidRPr="26B5B26C">
        <w:t>:</w:t>
      </w:r>
      <w:r w:rsidR="00DD7B71" w:rsidRPr="26B5B26C">
        <w:t xml:space="preserve"> </w:t>
      </w:r>
      <w:r w:rsidR="002B7269" w:rsidRPr="26B5B26C">
        <w:t xml:space="preserve">PRISMA diagram of </w:t>
      </w:r>
      <w:r w:rsidR="00A37AD0" w:rsidRPr="26B5B26C">
        <w:t>Study</w:t>
      </w:r>
      <w:r w:rsidR="00DA0F83" w:rsidRPr="26B5B26C">
        <w:t xml:space="preserve"> </w:t>
      </w:r>
      <w:r w:rsidRPr="26B5B26C">
        <w:t>Selection for Systematic Review</w:t>
      </w:r>
    </w:p>
    <w:p w14:paraId="0660C7CA" w14:textId="453927A5" w:rsidR="001C45AA" w:rsidRDefault="23213B77" w:rsidP="00D577FF">
      <w:pPr>
        <w:spacing w:line="276" w:lineRule="auto"/>
        <w:jc w:val="both"/>
        <w:rPr>
          <w:rFonts w:cs="Times New Roman"/>
          <w:lang w:eastAsia="en-GB"/>
        </w:rPr>
      </w:pPr>
      <w:r w:rsidRPr="008A2F74">
        <w:rPr>
          <w:rFonts w:cs="Times New Roman"/>
          <w:lang w:eastAsia="en-GB"/>
        </w:rPr>
        <w:t>The systematic review methodology</w:t>
      </w:r>
      <w:r w:rsidR="36274CAF" w:rsidRPr="008A2F74">
        <w:rPr>
          <w:rFonts w:cs="Times New Roman"/>
          <w:lang w:eastAsia="en-GB"/>
        </w:rPr>
        <w:t xml:space="preserve">, </w:t>
      </w:r>
      <w:r w:rsidRPr="008A2F74">
        <w:rPr>
          <w:rFonts w:cs="Times New Roman"/>
          <w:lang w:eastAsia="en-GB"/>
        </w:rPr>
        <w:t>with its rigorous search strategy, selection criteria, and execution process, ensures that the findings are reliable and relevant to academia and industry. This approach provides a solid foundation for identifying best practices and areas for improvement in software architecture teaching.</w:t>
      </w:r>
      <w:r w:rsidR="00E8729F" w:rsidRPr="008A2F74">
        <w:rPr>
          <w:rFonts w:cs="Times New Roman"/>
          <w:lang w:eastAsia="en-GB"/>
        </w:rPr>
        <w:t xml:space="preserve"> </w:t>
      </w:r>
    </w:p>
    <w:p w14:paraId="47FCE68B" w14:textId="1D148D70" w:rsidR="001C45AA" w:rsidRDefault="001C45AA" w:rsidP="001C45AA">
      <w:pPr>
        <w:spacing w:line="276" w:lineRule="auto"/>
        <w:jc w:val="center"/>
        <w:rPr>
          <w:rFonts w:cs="Times New Roman"/>
          <w:lang w:eastAsia="en-GB"/>
        </w:rPr>
      </w:pPr>
      <w:r>
        <w:rPr>
          <w:noProof/>
        </w:rPr>
        <w:drawing>
          <wp:inline distT="0" distB="0" distL="0" distR="0" wp14:anchorId="3882CBB8" wp14:editId="63FF7329">
            <wp:extent cx="5152171" cy="3197247"/>
            <wp:effectExtent l="0" t="0" r="17145" b="15875"/>
            <wp:docPr id="1158361433" name="Chart 1">
              <a:extLst xmlns:a="http://schemas.openxmlformats.org/drawingml/2006/main">
                <a:ext uri="{FF2B5EF4-FFF2-40B4-BE49-F238E27FC236}">
                  <a16:creationId xmlns:a16="http://schemas.microsoft.com/office/drawing/2014/main" id="{10316CBE-61DE-DAE6-EEF5-11609997F7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1DA05A58" w14:textId="428A3C70" w:rsidR="00D60991" w:rsidRDefault="00D60991" w:rsidP="00BF7C7A">
      <w:pPr>
        <w:pStyle w:val="Figurecaption"/>
      </w:pPr>
      <w:r>
        <w:t xml:space="preserve">Figure </w:t>
      </w:r>
      <w:r w:rsidR="0078395B">
        <w:fldChar w:fldCharType="begin"/>
      </w:r>
      <w:r w:rsidR="0078395B">
        <w:instrText xml:space="preserve"> SEQ Figure \* ARABIC </w:instrText>
      </w:r>
      <w:r w:rsidR="0078395B">
        <w:fldChar w:fldCharType="separate"/>
      </w:r>
      <w:r w:rsidR="00AC0657">
        <w:rPr>
          <w:noProof/>
        </w:rPr>
        <w:t>2</w:t>
      </w:r>
      <w:r w:rsidR="0078395B">
        <w:rPr>
          <w:noProof/>
        </w:rPr>
        <w:fldChar w:fldCharType="end"/>
      </w:r>
      <w:r>
        <w:t xml:space="preserve">: </w:t>
      </w:r>
      <w:r w:rsidRPr="00B64CD9">
        <w:t>Number of studies by publication year</w:t>
      </w:r>
    </w:p>
    <w:p w14:paraId="710EC8B1" w14:textId="2544D663" w:rsidR="5E3D1333" w:rsidRDefault="00F5233A" w:rsidP="00F5233A">
      <w:pPr>
        <w:pStyle w:val="Heading1"/>
        <w:numPr>
          <w:ilvl w:val="0"/>
          <w:numId w:val="16"/>
        </w:numPr>
        <w:spacing w:line="276" w:lineRule="auto"/>
        <w:ind w:left="426" w:hanging="426"/>
        <w:rPr>
          <w:rFonts w:cs="Times New Roman"/>
          <w:szCs w:val="24"/>
        </w:rPr>
      </w:pPr>
      <w:r w:rsidRPr="008A2F74">
        <w:rPr>
          <w:rFonts w:cs="Times New Roman"/>
          <w:szCs w:val="24"/>
        </w:rPr>
        <w:lastRenderedPageBreak/>
        <w:t>RESULTS ANALYSIS</w:t>
      </w:r>
    </w:p>
    <w:p w14:paraId="1558A36B" w14:textId="33F78D2F" w:rsidR="001C45AA" w:rsidRPr="001C45AA" w:rsidRDefault="001C45AA" w:rsidP="001C45AA">
      <w:pPr>
        <w:rPr>
          <w:rFonts w:cs="Times New Roman"/>
        </w:rPr>
      </w:pPr>
      <w:r w:rsidRPr="001C45AA">
        <w:rPr>
          <w:rFonts w:cs="Times New Roman"/>
        </w:rPr>
        <w:t>Th</w:t>
      </w:r>
      <w:r w:rsidR="00011C6C">
        <w:rPr>
          <w:rFonts w:cs="Times New Roman"/>
        </w:rPr>
        <w:t>is section will discuss th</w:t>
      </w:r>
      <w:r w:rsidRPr="001C45AA">
        <w:rPr>
          <w:rFonts w:cs="Times New Roman"/>
        </w:rPr>
        <w:t xml:space="preserve">e findings of each research question. </w:t>
      </w:r>
    </w:p>
    <w:p w14:paraId="70A1DF84" w14:textId="14C8CBF3" w:rsidR="00CB0183" w:rsidRPr="008A2F74" w:rsidRDefault="5E3D1333" w:rsidP="00D66950">
      <w:pPr>
        <w:pStyle w:val="Heading2"/>
        <w:rPr>
          <w:i/>
        </w:rPr>
      </w:pPr>
      <w:r w:rsidRPr="008A2F74">
        <w:t>RQ1:</w:t>
      </w:r>
      <w:r w:rsidR="5793FEEC" w:rsidRPr="008A2F74">
        <w:t xml:space="preserve"> What are the different teaching strategies used in software architecture education? </w:t>
      </w:r>
    </w:p>
    <w:p w14:paraId="2961496F" w14:textId="6F7C147A" w:rsidR="005F2521" w:rsidRDefault="15977C4F" w:rsidP="0078708C">
      <w:pPr>
        <w:spacing w:line="276" w:lineRule="auto"/>
        <w:jc w:val="both"/>
        <w:rPr>
          <w:rFonts w:cs="Times New Roman"/>
        </w:rPr>
      </w:pPr>
      <w:r w:rsidRPr="008A2F74">
        <w:rPr>
          <w:rFonts w:cs="Times New Roman"/>
        </w:rPr>
        <w:t xml:space="preserve">Through inductive thematic analysis of 64 papers reviewed, </w:t>
      </w:r>
      <w:r w:rsidR="2FB32525" w:rsidRPr="008A2F74">
        <w:rPr>
          <w:rFonts w:cs="Times New Roman"/>
        </w:rPr>
        <w:t>the study</w:t>
      </w:r>
      <w:r w:rsidRPr="008A2F74">
        <w:rPr>
          <w:rFonts w:cs="Times New Roman"/>
        </w:rPr>
        <w:t xml:space="preserve"> developed 10 themes to address diverse yet complementary pedagogical needs, reflecting the evolving landscape of SA education. Consequently, thematic categorisation </w:t>
      </w:r>
      <w:r w:rsidR="5D46FB41" w:rsidRPr="008A2F74">
        <w:rPr>
          <w:rFonts w:cs="Times New Roman"/>
        </w:rPr>
        <w:t>helped</w:t>
      </w:r>
      <w:r w:rsidRPr="008A2F74">
        <w:rPr>
          <w:rFonts w:cs="Times New Roman"/>
        </w:rPr>
        <w:t xml:space="preserve"> synthesise the literature meaningfully while </w:t>
      </w:r>
      <w:r w:rsidR="0997B6DC" w:rsidRPr="008A2F74">
        <w:rPr>
          <w:rFonts w:cs="Times New Roman"/>
        </w:rPr>
        <w:t>respecting</w:t>
      </w:r>
      <w:r w:rsidRPr="008A2F74">
        <w:rPr>
          <w:rFonts w:cs="Times New Roman"/>
        </w:rPr>
        <w:t xml:space="preserve"> the nuanced diversity of teaching strategies used across various institutions, course levels, and educational frameworks. Additionally, these 10 themes provide a framework to assess how effectively current practices address </w:t>
      </w:r>
      <w:r w:rsidR="00EC7BE1">
        <w:rPr>
          <w:rFonts w:cs="Times New Roman"/>
        </w:rPr>
        <w:t>architectural education's</w:t>
      </w:r>
      <w:r w:rsidRPr="008A2F74">
        <w:rPr>
          <w:rFonts w:cs="Times New Roman"/>
        </w:rPr>
        <w:t xml:space="preserve"> technical and professional components. </w:t>
      </w:r>
      <w:r w:rsidR="4BDB86AF" w:rsidRPr="008A2F74">
        <w:rPr>
          <w:rFonts w:cs="Times New Roman"/>
        </w:rPr>
        <w:t>Therefore, it is</w:t>
      </w:r>
      <w:r w:rsidRPr="008A2F74">
        <w:rPr>
          <w:rFonts w:cs="Times New Roman"/>
        </w:rPr>
        <w:t xml:space="preserve"> </w:t>
      </w:r>
      <w:r w:rsidR="00EC7BE1">
        <w:rPr>
          <w:rFonts w:cs="Times New Roman"/>
        </w:rPr>
        <w:t>essential</w:t>
      </w:r>
      <w:r w:rsidRPr="008A2F74">
        <w:rPr>
          <w:rFonts w:cs="Times New Roman"/>
        </w:rPr>
        <w:t xml:space="preserve"> to note that some </w:t>
      </w:r>
      <w:r w:rsidR="6B4DB74E" w:rsidRPr="008A2F74">
        <w:rPr>
          <w:rFonts w:cs="Times New Roman"/>
        </w:rPr>
        <w:t>reviewed studies</w:t>
      </w:r>
      <w:r w:rsidRPr="008A2F74">
        <w:rPr>
          <w:rFonts w:cs="Times New Roman"/>
        </w:rPr>
        <w:t xml:space="preserve"> incorporate multiple teaching strategies</w:t>
      </w:r>
      <w:r w:rsidR="074A4E26" w:rsidRPr="008A2F74">
        <w:rPr>
          <w:rFonts w:cs="Times New Roman"/>
        </w:rPr>
        <w:t xml:space="preserve"> that</w:t>
      </w:r>
      <w:r w:rsidRPr="008A2F74">
        <w:rPr>
          <w:rFonts w:cs="Times New Roman"/>
        </w:rPr>
        <w:t xml:space="preserve"> may overlap with the </w:t>
      </w:r>
      <w:r w:rsidR="791BF83A" w:rsidRPr="008A2F74">
        <w:rPr>
          <w:rFonts w:cs="Times New Roman"/>
        </w:rPr>
        <w:t xml:space="preserve">identified themes. </w:t>
      </w:r>
    </w:p>
    <w:p w14:paraId="22160834" w14:textId="02359030" w:rsidR="009062ED" w:rsidRPr="004609EE" w:rsidRDefault="009062ED" w:rsidP="00E412A5">
      <w:pPr>
        <w:pStyle w:val="TableCaption"/>
      </w:pPr>
      <w:bookmarkStart w:id="1" w:name="_Ref196656795"/>
      <w:r w:rsidRPr="004609EE">
        <w:t xml:space="preserve">Table </w:t>
      </w:r>
      <w:r w:rsidR="005E3E27">
        <w:fldChar w:fldCharType="begin"/>
      </w:r>
      <w:r w:rsidR="005E3E27">
        <w:instrText xml:space="preserve"> SEQ Table \* ARABIC </w:instrText>
      </w:r>
      <w:r w:rsidR="005E3E27">
        <w:fldChar w:fldCharType="separate"/>
      </w:r>
      <w:r w:rsidR="00AC0657">
        <w:rPr>
          <w:noProof/>
        </w:rPr>
        <w:t>2</w:t>
      </w:r>
      <w:r w:rsidR="005E3E27">
        <w:fldChar w:fldCharType="end"/>
      </w:r>
      <w:bookmarkEnd w:id="1"/>
      <w:r w:rsidRPr="004609EE">
        <w:t xml:space="preserve">: </w:t>
      </w:r>
      <w:r w:rsidR="000539DF" w:rsidRPr="004609EE">
        <w:t xml:space="preserve">Number </w:t>
      </w:r>
      <w:r w:rsidR="004609EE" w:rsidRPr="004609EE">
        <w:t>Of Teaching Strategies In Different Themes</w:t>
      </w:r>
    </w:p>
    <w:tbl>
      <w:tblPr>
        <w:tblStyle w:val="TableGrid"/>
        <w:tblW w:w="0" w:type="auto"/>
        <w:tblLook w:val="04A0" w:firstRow="1" w:lastRow="0" w:firstColumn="1" w:lastColumn="0" w:noHBand="0" w:noVBand="1"/>
      </w:tblPr>
      <w:tblGrid>
        <w:gridCol w:w="3116"/>
        <w:gridCol w:w="1132"/>
        <w:gridCol w:w="5102"/>
      </w:tblGrid>
      <w:tr w:rsidR="009062ED" w:rsidRPr="00EC1650" w14:paraId="167A56F3" w14:textId="77777777" w:rsidTr="00F215C6">
        <w:tc>
          <w:tcPr>
            <w:tcW w:w="3116" w:type="dxa"/>
            <w:shd w:val="clear" w:color="auto" w:fill="auto"/>
            <w:vAlign w:val="center"/>
          </w:tcPr>
          <w:p w14:paraId="30F662F6" w14:textId="77777777" w:rsidR="009062ED" w:rsidRPr="00F215C6" w:rsidRDefault="009062ED" w:rsidP="00F215C6">
            <w:pPr>
              <w:pStyle w:val="TableText"/>
              <w:framePr w:wrap="around"/>
              <w:jc w:val="center"/>
              <w:rPr>
                <w:b/>
                <w:bCs w:val="0"/>
              </w:rPr>
            </w:pPr>
            <w:r w:rsidRPr="00F215C6">
              <w:rPr>
                <w:b/>
                <w:bCs w:val="0"/>
              </w:rPr>
              <w:t>Themes</w:t>
            </w:r>
          </w:p>
        </w:tc>
        <w:tc>
          <w:tcPr>
            <w:tcW w:w="1132" w:type="dxa"/>
            <w:shd w:val="clear" w:color="auto" w:fill="auto"/>
            <w:vAlign w:val="center"/>
          </w:tcPr>
          <w:p w14:paraId="773F3F12" w14:textId="77777777" w:rsidR="009062ED" w:rsidRPr="00F215C6" w:rsidRDefault="009062ED" w:rsidP="00F215C6">
            <w:pPr>
              <w:pStyle w:val="TableText"/>
              <w:framePr w:wrap="around"/>
              <w:jc w:val="center"/>
              <w:rPr>
                <w:b/>
                <w:bCs w:val="0"/>
              </w:rPr>
            </w:pPr>
            <w:r w:rsidRPr="00F215C6">
              <w:rPr>
                <w:b/>
                <w:bCs w:val="0"/>
              </w:rPr>
              <w:t>Number of studies</w:t>
            </w:r>
          </w:p>
        </w:tc>
        <w:tc>
          <w:tcPr>
            <w:tcW w:w="5102" w:type="dxa"/>
            <w:shd w:val="clear" w:color="auto" w:fill="auto"/>
            <w:vAlign w:val="center"/>
          </w:tcPr>
          <w:p w14:paraId="50638F39" w14:textId="311A3A98" w:rsidR="009062ED" w:rsidRPr="00F215C6" w:rsidRDefault="000E315C" w:rsidP="00F215C6">
            <w:pPr>
              <w:pStyle w:val="TableText"/>
              <w:framePr w:wrap="around"/>
              <w:jc w:val="center"/>
              <w:rPr>
                <w:b/>
                <w:bCs w:val="0"/>
              </w:rPr>
            </w:pPr>
            <w:r w:rsidRPr="00F215C6">
              <w:rPr>
                <w:b/>
                <w:bCs w:val="0"/>
              </w:rPr>
              <w:t>Reference</w:t>
            </w:r>
          </w:p>
        </w:tc>
      </w:tr>
      <w:tr w:rsidR="009062ED" w:rsidRPr="00EC1650" w14:paraId="55EB40EA" w14:textId="77777777" w:rsidTr="00F215C6">
        <w:tc>
          <w:tcPr>
            <w:tcW w:w="3116" w:type="dxa"/>
            <w:shd w:val="clear" w:color="auto" w:fill="auto"/>
            <w:vAlign w:val="center"/>
          </w:tcPr>
          <w:p w14:paraId="6E666890" w14:textId="77777777" w:rsidR="009062ED" w:rsidRPr="00F215C6" w:rsidRDefault="009062ED" w:rsidP="00F215C6">
            <w:pPr>
              <w:pStyle w:val="TableText"/>
              <w:framePr w:wrap="around"/>
            </w:pPr>
            <w:r w:rsidRPr="00F215C6">
              <w:t>Project-Based Learning Approach</w:t>
            </w:r>
          </w:p>
        </w:tc>
        <w:tc>
          <w:tcPr>
            <w:tcW w:w="1132" w:type="dxa"/>
            <w:shd w:val="clear" w:color="auto" w:fill="auto"/>
            <w:vAlign w:val="center"/>
          </w:tcPr>
          <w:p w14:paraId="69C656AB" w14:textId="77777777" w:rsidR="009062ED" w:rsidRPr="00EC1650" w:rsidRDefault="009062ED" w:rsidP="00F215C6">
            <w:pPr>
              <w:pStyle w:val="TableText"/>
              <w:framePr w:wrap="around"/>
              <w:jc w:val="center"/>
            </w:pPr>
            <w:r w:rsidRPr="00EC1650">
              <w:t>14</w:t>
            </w:r>
          </w:p>
        </w:tc>
        <w:tc>
          <w:tcPr>
            <w:tcW w:w="5102" w:type="dxa"/>
            <w:shd w:val="clear" w:color="auto" w:fill="auto"/>
            <w:vAlign w:val="center"/>
          </w:tcPr>
          <w:p w14:paraId="78F7CFC9" w14:textId="3370B821" w:rsidR="009062ED" w:rsidRPr="00EC1650" w:rsidRDefault="009062ED" w:rsidP="00F215C6">
            <w:pPr>
              <w:pStyle w:val="TableText"/>
              <w:framePr w:wrap="around"/>
            </w:pPr>
            <w:r w:rsidRPr="00EC1650">
              <w:fldChar w:fldCharType="begin"/>
            </w:r>
            <w:r w:rsidRPr="00EC1650">
              <w:instrText xml:space="preserve"> ADDIN EN.CITE &lt;EndNote&gt;&lt;Cite&gt;&lt;Author&gt;Fabian&lt;/Author&gt;&lt;Year&gt;2018&lt;/Year&gt;&lt;RecNum&gt;62&lt;/RecNum&gt;&lt;DisplayText&gt;[22]&lt;/DisplayText&gt;&lt;record&gt;&lt;rec-number&gt;62&lt;/rec-number&gt;&lt;foreign-keys&gt;&lt;key app="EN" db-id="e9pxax9rpzaed9e0p5ipfrz6a2fderwaepaf" timestamp="1744516072"&gt;62&lt;/key&gt;&lt;/foreign-keys&gt;&lt;ref-type name="Journal Article"&gt;17&lt;/ref-type&gt;&lt;contributors&gt;&lt;authors&gt;&lt;author&gt;Fabian, Fagerholm&lt;/author&gt;&lt;author&gt;Arto, Hellas&lt;/author&gt;&lt;author&gt;Matti, Luukkainen&lt;/author&gt;&lt;author&gt;Kati, Kyllönen&lt;/author&gt;&lt;author&gt;Sezin, Yaman&lt;/author&gt;&lt;author&gt;Hanna, Mäenpää&lt;/author&gt;&lt;/authors&gt;&lt;/contributors&gt;&lt;titles&gt;&lt;title&gt;Designing and implementing an environment for software start-up education: Patterns and anti-patterns&lt;/title&gt;&lt;secondary-title&gt;Journal of Systems and Software&lt;/secondary-title&gt;&lt;/titles&gt;&lt;periodical&gt;&lt;full-title&gt;Journal of Systems and Software&lt;/full-title&gt;&lt;/periodical&gt;&lt;pages&gt;1-13&lt;/pages&gt;&lt;volume&gt;146&lt;/volume&gt;&lt;dates&gt;&lt;year&gt;2018&lt;/year&gt;&lt;/dates&gt;&lt;label&gt;S2&lt;/label&gt;&lt;urls&gt;&lt;related-urls&gt;&lt;url&gt;https://www.sciencedirect.com/science/article/pii/S0164121218301742&lt;/url&gt;&lt;/related-urls&gt;&lt;/urls&gt;&lt;electronic-resource-num&gt;https://doi.org/10.1016/j.jss.2018.08.060&lt;/electronic-resource-num&gt;&lt;/record&gt;&lt;/Cite&gt;&lt;/EndNote&gt;</w:instrText>
            </w:r>
            <w:r w:rsidRPr="00EC1650">
              <w:fldChar w:fldCharType="separate"/>
            </w:r>
            <w:r w:rsidRPr="00EC1650">
              <w:rPr>
                <w:noProof/>
              </w:rPr>
              <w:t>[</w:t>
            </w:r>
            <w:hyperlink w:anchor="_ENREF_22" w:tooltip="Fabian, 2018 #62" w:history="1">
              <w:r w:rsidR="00471467" w:rsidRPr="00EC1650">
                <w:rPr>
                  <w:noProof/>
                </w:rPr>
                <w:t>22</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&lt;EndNote&gt;&lt;Cite&gt;&lt;Author&gt;Rupakheti&lt;/Author&gt;&lt;Year&gt;2015&lt;/Year&gt;&lt;RecNum&gt;56&lt;/RecNum&gt;&lt;DisplayText&gt;[23]&lt;/DisplayText&gt;&lt;record&gt;&lt;rec-number&gt;56&lt;/rec-number&gt;&lt;foreign-keys&gt;&lt;key app="EN" db-id="e9pxax9rpzaed9e0p5ipfrz6a2fderwaepaf" timestamp="1744516072"&gt;56&lt;/key&gt;&lt;/foreign-keys&gt;&lt;ref-type name="Conference Paper"&gt;47&lt;/ref-type&gt;&lt;contributors&gt;&lt;authors&gt;&lt;author&gt;Rupakheti, Chandan Raj&lt;/author&gt;&lt;author&gt;Chenoweth, Stephen V.&lt;/author&gt;&lt;/authors&gt;&lt;/contributors&gt;&lt;titles&gt;&lt;title&gt;Teaching Software Architecture to Undergraduate Students: An Experience Report&lt;/title&gt;&lt;/titles&gt;&lt;pages&gt;445-454&lt;/pages&gt;&lt;dates&gt;&lt;year&gt;2015&lt;/year&gt;&lt;/dates&gt;&lt;label&gt;S15&lt;/label&gt;&lt;urls&gt;&lt;related-urls&gt;&lt;url&gt;https://doi.org/10.1109/ICSE.2015.177&lt;/url&gt;&lt;/related-urls&gt;&lt;/urls&gt;&lt;electronic-resource-num&gt;10.1109/ICSE.2015.177&lt;/electronic-resource-num&gt;&lt;/record&gt;&lt;/Cite&gt;&lt;/EndNote&gt;</w:instrText>
            </w:r>
            <w:r w:rsidRPr="00EC1650">
              <w:fldChar w:fldCharType="separate"/>
            </w:r>
            <w:r w:rsidRPr="00EC1650">
              <w:rPr>
                <w:noProof/>
              </w:rPr>
              <w:t>[</w:t>
            </w:r>
            <w:hyperlink w:anchor="_ENREF_23" w:tooltip="Rupakheti, 2015 #56" w:history="1">
              <w:r w:rsidR="00471467" w:rsidRPr="00EC1650">
                <w:rPr>
                  <w:noProof/>
                </w:rPr>
                <w:t>23</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&lt;EndNote&gt;&lt;Cite&gt;&lt;Author&gt;Herold&lt;/Author&gt;&lt;Year&gt;2011&lt;/Year&gt;&lt;RecNum&gt;96&lt;/RecNum&gt;&lt;DisplayText&gt;[24]&lt;/DisplayText&gt;&lt;record&gt;&lt;rec-number&gt;96&lt;/rec-number&gt;&lt;foreign-keys&gt;&lt;key app="EN" db-id="e9pxax9rpzaed9e0p5ipfrz6a2fderwaepaf" timestamp="1744516072"&gt;96&lt;/key&gt;&lt;/foreign-keys&gt;&lt;ref-type name="Journal Article"&gt;17&lt;/ref-type&gt;&lt;contributors&gt;&lt;authors&gt;&lt;author&gt;M. Herold&lt;/author&gt;&lt;author&gt;J. Bolinger&lt;/author&gt;&lt;author&gt;R. Ramnath&lt;/author&gt;&lt;author&gt;T. Bihari&lt;/author&gt;&lt;author&gt;J. Ramanathan&lt;/author&gt;&lt;/authors&gt;&lt;/contributors&gt;&lt;titles&gt;&lt;title&gt;Providing end-to-end perspectives in software engineering&lt;/title&gt;&lt;secondary-title&gt;2011 Frontiers in Education Conference (FIE)&lt;/secondary-title&gt;&lt;/titles&gt;&lt;periodical&gt;&lt;full-title&gt;2011 Frontiers in Education Conference (FIE)&lt;/full-title&gt;&lt;/periodical&gt;&lt;pages&gt;S4B-1&lt;/pages&gt;&lt;dates&gt;&lt;year&gt;2011&lt;/year&gt;&lt;/dates&gt;&lt;label&gt;S16&lt;/label&gt;&lt;urls&gt;&lt;/urls&gt;&lt;electronic-resource-num&gt;10.1109/FIE.2011.6142927&lt;/electronic-resource-num&gt;&lt;/record&gt;&lt;/Cite&gt;&lt;/EndNote&gt;</w:instrText>
            </w:r>
            <w:r w:rsidRPr="00EC1650">
              <w:fldChar w:fldCharType="separate"/>
            </w:r>
            <w:r w:rsidRPr="00EC1650">
              <w:rPr>
                <w:noProof/>
              </w:rPr>
              <w:t>[</w:t>
            </w:r>
            <w:hyperlink w:anchor="_ENREF_24" w:tooltip="Herold, 2011 #96" w:history="1">
              <w:r w:rsidR="00471467" w:rsidRPr="00EC1650">
                <w:rPr>
                  <w:noProof/>
                </w:rPr>
                <w:t>24</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&lt;EndNote&gt;&lt;Cite&gt;&lt;Author&gt;Zheng&lt;/Author&gt;&lt;Year&gt;2020&lt;/Year&gt;&lt;RecNum&gt;82&lt;/RecNum&gt;&lt;DisplayText&gt;[25]&lt;/DisplayText&gt;&lt;record&gt;&lt;rec-number&gt;82&lt;/rec-number&gt;&lt;foreign-keys&gt;&lt;key app="EN" db-id="e9pxax9rpzaed9e0p5ipfrz6a2fderwaepaf" timestamp="1744516072"&gt;82&lt;/key&gt;&lt;/foreign-keys&gt;&lt;ref-type name="Conference Paper"&gt;47&lt;/ref-type&gt;&lt;contributors&gt;&lt;authors&gt;&lt;author&gt;Zheng, Li&lt;/author&gt;&lt;/authors&gt;&lt;/contributors&gt;&lt;titles&gt;&lt;title&gt;Using public and free platform-as-a-service (PaaS) based lightweight projects for software architecture education&lt;/title&gt;&lt;alt-title&gt;Proceedings of the ACM/IEEE 42nd International Conference on Software Engineering: Software Engineering Education and Training&lt;/alt-title&gt;&lt;/titles&gt;&lt;pages&gt;1–11&lt;/pages&gt;&lt;dates&gt;&lt;year&gt;2020&lt;/year&gt;&lt;/dates&gt;&lt;pub-location&gt;Seoul, South Korea&lt;/pub-location&gt;&lt;publisher&gt;Association for Computing Machinery&lt;/publisher&gt;&lt;label&gt;S17&lt;/label&gt;&lt;urls&gt;&lt;related-urls&gt;&lt;url&gt;https://doi.org/10.1145/3377814.3381704&lt;/url&gt;&lt;/related-urls&gt;&lt;/urls&gt;&lt;electronic-resource-num&gt;10.1145/3377814.3381704&lt;/electronic-resource-num&gt;&lt;/record&gt;&lt;/Cite&gt;&lt;/EndNote&gt;</w:instrText>
            </w:r>
            <w:r w:rsidRPr="00EC1650">
              <w:fldChar w:fldCharType="separate"/>
            </w:r>
            <w:r w:rsidRPr="00EC1650">
              <w:rPr>
                <w:noProof/>
              </w:rPr>
              <w:t>[</w:t>
            </w:r>
            <w:hyperlink w:anchor="_ENREF_25" w:tooltip="Zheng, 2020 #82" w:history="1">
              <w:r w:rsidR="00471467" w:rsidRPr="00EC1650">
                <w:rPr>
                  <w:noProof/>
                </w:rPr>
                <w:t>25</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&lt;EndNote&gt;&lt;Cite&gt;&lt;Author&gt;Giovanni Gonzalez&lt;/Author&gt;&lt;Year&gt;2024&lt;/Year&gt;&lt;RecNum&gt;38&lt;/RecNum&gt;&lt;DisplayText&gt;[26]&lt;/DisplayText&gt;&lt;record&gt;&lt;rec-number&gt;38&lt;/rec-number&gt;&lt;foreign-keys&gt;&lt;key app="EN" db-id="e9pxax9rpzaed9e0p5ipfrz6a2fderwaepaf" timestamp="1744516072"&gt;38&lt;/key&gt;&lt;/foreign-keys&gt;&lt;ref-type name="Journal Article"&gt;17&lt;/ref-type&gt;&lt;contributors&gt;&lt;authors&gt;&lt;author&gt;Giovanni Gonzalez, Araujo&lt;/author&gt;&lt;/authors&gt;&lt;/contributors&gt;&lt;titles&gt;&lt;title&gt;Using Apprenticeship and Product Based Learning to Improve Programming Outcomes in Introductory Computer Science Courses&lt;/title&gt;&lt;/titles&gt;&lt;dates&gt;&lt;year&gt;2024&lt;/year&gt;&lt;/dates&gt;&lt;label&gt;S30&lt;/label&gt;&lt;urls&gt;&lt;/urls&gt;&lt;/record&gt;&lt;/Cite&gt;&lt;/EndNote&gt;</w:instrText>
            </w:r>
            <w:r w:rsidRPr="00EC1650">
              <w:fldChar w:fldCharType="separate"/>
            </w:r>
            <w:r w:rsidRPr="00EC1650">
              <w:rPr>
                <w:noProof/>
              </w:rPr>
              <w:t>[</w:t>
            </w:r>
            <w:hyperlink w:anchor="_ENREF_26" w:tooltip="Giovanni Gonzalez, 2024 #38" w:history="1">
              <w:r w:rsidR="00471467" w:rsidRPr="00EC1650">
                <w:rPr>
                  <w:noProof/>
                </w:rPr>
                <w:t>26</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&lt;EndNote&gt;&lt;Cite&gt;&lt;Author&gt;Rafique&lt;/Author&gt;&lt;Year&gt;2019&lt;/Year&gt;&lt;RecNum&gt;40&lt;/RecNum&gt;&lt;DisplayText&gt;[5]&lt;/DisplayText&gt;&lt;record&gt;&lt;rec-number&gt;40&lt;/rec-number&gt;&lt;foreign-keys&gt;&lt;key app="EN" db-id="e9pxax9rpzaed9e0p5ipfrz6a2fderwaepaf" timestamp="1744516072"&gt;40&lt;/key&gt;&lt;/foreign-keys&gt;&lt;ref-type name="Journal Article"&gt;17&lt;/ref-type&gt;&lt;contributors&gt;&lt;authors&gt;&lt;author&gt;Rafique, Muhammad Usman&lt;/author&gt;&lt;author&gt;Mohammed, Aquil Mirza&lt;/author&gt;&lt;author&gt;Li, Shuai&lt;/author&gt;&lt;author&gt;Khan, Ameer Tamoor&lt;/author&gt;&lt;author&gt;Kadry, Seifedine&lt;/author&gt;&lt;/authors&gt;&lt;/contributors&gt;&lt;titles&gt;&lt;title&gt;Integrating Open-Source Tools for Embedded Software Teaching: A Case Study&lt;/title&gt;&lt;/titles&gt;&lt;dates&gt;&lt;year&gt;2019&lt;/year&gt;&lt;/dates&gt;&lt;label&gt;S35&lt;/label&gt;&lt;urls&gt;&lt;/urls&gt;&lt;/record&gt;&lt;/Cite&gt;&lt;/EndNote&gt;</w:instrText>
            </w:r>
            <w:r w:rsidRPr="00EC1650">
              <w:fldChar w:fldCharType="separate"/>
            </w:r>
            <w:r w:rsidRPr="00EC1650">
              <w:rPr>
                <w:noProof/>
              </w:rPr>
              <w:t>[</w:t>
            </w:r>
            <w:hyperlink w:anchor="_ENREF_5" w:tooltip="Rafique, 2019 #40" w:history="1">
              <w:r w:rsidR="00471467" w:rsidRPr="00EC1650">
                <w:rPr>
                  <w:noProof/>
                </w:rPr>
                <w:t>5</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&lt;EndNote&gt;&lt;Cite&gt;&lt;Author&gt;Dahl&lt;/Author&gt;&lt;Year&gt;2015&lt;/Year&gt;&lt;RecNum&gt;36&lt;/RecNum&gt;&lt;DisplayText&gt;[27]&lt;/DisplayText&gt;&lt;record&gt;&lt;rec-number&gt;36&lt;/rec-number&gt;&lt;foreign-keys&gt;&lt;key app="EN" db-id="e9pxax9rpzaed9e0p5ipfrz6a2fderwaepaf" timestamp="1744516072"&gt;36&lt;/key&gt;&lt;/foreign-keys&gt;&lt;ref-type name="Journal Article"&gt;17&lt;/ref-type&gt;&lt;contributors&gt;&lt;authors&gt;&lt;author&gt;Dahl, Bettina&lt;/author&gt;&lt;author&gt;Kolmos, Anette&lt;/author&gt;&lt;/authors&gt;&lt;/contributors&gt;&lt;titles&gt;&lt;title&gt;Students&amp;apos; Attitudes towards Group-Based Project Exams in Two Engineering Programmes&lt;/title&gt;&lt;/titles&gt;&lt;pages&gt;62-79&lt;/pages&gt;&lt;volume&gt;3&lt;/volume&gt;&lt;number&gt;2&lt;/number&gt;&lt;dates&gt;&lt;year&gt;2015&lt;/year&gt;&lt;/dates&gt;&lt;label&gt;S36&lt;/label&gt;&lt;urls&gt;&lt;/urls&gt;&lt;/record&gt;&lt;/Cite&gt;&lt;/EndNote&gt;</w:instrText>
            </w:r>
            <w:r w:rsidRPr="00EC1650">
              <w:fldChar w:fldCharType="separate"/>
            </w:r>
            <w:r w:rsidRPr="00EC1650">
              <w:rPr>
                <w:noProof/>
              </w:rPr>
              <w:t>[</w:t>
            </w:r>
            <w:hyperlink w:anchor="_ENREF_27" w:tooltip="Dahl, 2015 #36" w:history="1">
              <w:r w:rsidR="00471467" w:rsidRPr="00EC1650">
                <w:rPr>
                  <w:noProof/>
                </w:rPr>
                <w:t>27</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&lt;EndNote&gt;&lt;Cite&gt;&lt;Author&gt;Al-Qora&amp;apos;n&lt;/Author&gt;&lt;Year&gt;2023&lt;/Year&gt;&lt;RecNum&gt;45&lt;/RecNum&gt;&lt;DisplayText&gt;[10]&lt;/DisplayText&gt;&lt;record&gt;&lt;rec-number&gt;45&lt;/rec-number&gt;&lt;foreign-keys&gt;&lt;key app="EN" db-id="e9pxax9rpzaed9e0p5ipfrz6a2fderwaepaf" timestamp="1744516072"&gt;45&lt;/key&gt;&lt;/foreign-keys&gt;&lt;ref-type name="Journal Article"&gt;17&lt;/ref-type&gt;&lt;contributors&gt;&lt;authors&gt;&lt;author&gt;Al-Qora&amp;apos;n, Lamis Farah&lt;/author&gt;&lt;author&gt;Jawarneh, Ali&lt;/author&gt;&lt;author&gt;Nganji, Julius Tanyu&lt;/author&gt;&lt;/authors&gt;&lt;/contributors&gt;&lt;titles&gt;&lt;title&gt;Toward Creating Software Architects Using Mobile Project-Based Learning Model (Mobile-PBL) for Teaching Software Architecture&lt;/title&gt;&lt;secondary-title&gt;Multimodal Technol. Interact.&lt;/secondary-title&gt;&lt;/titles&gt;&lt;periodical&gt;&lt;full-title&gt;Multimodal Technol. Interact.&lt;/full-title&gt;&lt;/periodical&gt;&lt;pages&gt;31&lt;/pages&gt;&lt;volume&gt;7&lt;/volume&gt;&lt;number&gt;3&lt;/number&gt;&lt;dates&gt;&lt;year&gt;2023&lt;/year&gt;&lt;/dates&gt;&lt;label&gt;S39&lt;/label&gt;&lt;urls&gt;&lt;related-urls&gt;&lt;url&gt;https://doi.org/10.3390/mti7030031&lt;/url&gt;&lt;/related-urls&gt;&lt;/urls&gt;&lt;electronic-resource-num&gt;10.3390/MTI7030031&lt;/electronic-resource-num&gt;&lt;/record&gt;&lt;/Cite&gt;&lt;/EndNote&gt;</w:instrText>
            </w:r>
            <w:r w:rsidRPr="00EC1650">
              <w:fldChar w:fldCharType="separate"/>
            </w:r>
            <w:r w:rsidRPr="00EC1650">
              <w:rPr>
                <w:noProof/>
              </w:rPr>
              <w:t>[</w:t>
            </w:r>
            <w:hyperlink w:anchor="_ENREF_10" w:tooltip="Al-Qora'n, 2023 #45" w:history="1">
              <w:r w:rsidR="00471467" w:rsidRPr="00EC1650">
                <w:rPr>
                  <w:noProof/>
                </w:rPr>
                <w:t>10</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&lt;EndNote&gt;&lt;Cite&gt;&lt;Author&gt;Oliveira&lt;/Author&gt;&lt;Year&gt;2022&lt;/Year&gt;&lt;RecNum&gt;128&lt;/RecNum&gt;&lt;DisplayText&gt;[28]&lt;/DisplayText&gt;&lt;record&gt;&lt;rec-number&gt;128&lt;/rec-number&gt;&lt;foreign-keys&gt;&lt;key app="EN" db-id="e9pxax9rpzaed9e0p5ipfrz6a2fderwaepaf" timestamp="1744881894"&gt;128&lt;/key&gt;&lt;/foreign-keys&gt;&lt;ref-type name="Journal Article"&gt;17&lt;/ref-type&gt;&lt;contributors&gt;&lt;authors&gt;&lt;author&gt;Oliveira, Brauner R. N.&lt;/author&gt;&lt;author&gt;Garcés, Lina&lt;/author&gt;&lt;author&gt;Lyra, Kamila T.&lt;/author&gt;&lt;author&gt;Santos, Daniel S.&lt;/author&gt;&lt;author&gt;Isotani, Seiji&lt;/author&gt;&lt;author&gt;Nakagawa, Elisa Y.&lt;/author&gt;&lt;/authors&gt;&lt;/contributors&gt;&lt;titles&gt;&lt;title&gt;An Overview of Software Architecture Education&lt;/title&gt;&lt;secondary-title&gt;Anais do Congresso Ibero-Americano em Engenharia de Software (CIbSE)&lt;/secondary-title&gt;&lt;/titles&gt;&lt;periodical&gt;&lt;full-title&gt;Anais do Congresso Ibero-Americano em Engenharia de Software (CIbSE)&lt;/full-title&gt;&lt;/periodical&gt;&lt;pages&gt;76-90%@ 0000-0000&lt;/pages&gt;&lt;dates&gt;&lt;year&gt;2022&lt;/year&gt;&lt;pub-dates&gt;&lt;date&gt;2022-06-13&lt;/date&gt;&lt;/pub-dates&gt;&lt;/dates&gt;&lt;label&gt;S51&lt;/label&gt;&lt;urls&gt;&lt;related-urls&gt;&lt;url&gt;https://sol.sbc.org.br/index.php/cibse/article/view/20964&lt;/url&gt;&lt;/related-urls&gt;&lt;/urls&gt;&lt;electronic-resource-num&gt;10.5753/cibse.2022.20964&lt;/electronic-resource-num&gt;&lt;/record&gt;&lt;/Cite&gt;&lt;/EndNote&gt;</w:instrText>
            </w:r>
            <w:r w:rsidRPr="00EC1650">
              <w:fldChar w:fldCharType="separate"/>
            </w:r>
            <w:r w:rsidRPr="00EC1650">
              <w:rPr>
                <w:noProof/>
              </w:rPr>
              <w:t>[</w:t>
            </w:r>
            <w:hyperlink w:anchor="_ENREF_28" w:tooltip="Oliveira, 2022 #128" w:history="1">
              <w:r w:rsidR="00471467" w:rsidRPr="00EC1650">
                <w:rPr>
                  <w:noProof/>
                </w:rPr>
                <w:t>28</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&lt;EndNote&gt;&lt;Cite&gt;&lt;Author&gt;Yepez&lt;/Author&gt;&lt;Year&gt;2023&lt;/Year&gt;&lt;RecNum&gt;129&lt;/RecNum&gt;&lt;DisplayText&gt;[29]&lt;/DisplayText&gt;&lt;record&gt;&lt;rec-number&gt;129&lt;/rec-number&gt;&lt;foreign-keys&gt;&lt;key app="EN" db-id="e9pxax9rpzaed9e0p5ipfrz6a2fderwaepaf" timestamp="1744881967"&gt;129&lt;/key&gt;&lt;/foreign-keys&gt;&lt;ref-type name="Journal Article"&gt;17&lt;/ref-type&gt;&lt;contributors&gt;&lt;authors&gt;&lt;author&gt;Yepez, Wilson Libardo Pantoja&lt;/author&gt;&lt;author&gt;Alegria, Julio Ariel Hurtado&lt;/author&gt;&lt;author&gt;Kiweleker, Arvind&lt;/author&gt;&lt;/authors&gt;&lt;/contributors&gt;&lt;titles&gt;&lt;title&gt;Aligning Software Architecture Training with Software Industry Requirements&lt;/title&gt;&lt;secondary-title&gt;International Journal of Software Engineering and Knowledge Engineering&lt;/secondary-title&gt;&lt;/titles&gt;&lt;periodical&gt;&lt;full-title&gt;International Journal of Software Engineering and Knowledge Engineering&lt;/full-title&gt;&lt;/periodical&gt;&lt;pages&gt;435-460&lt;/pages&gt;&lt;volume&gt;33&lt;/volume&gt;&lt;number&gt;03&lt;/number&gt;&lt;dates&gt;&lt;year&gt;2023&lt;/year&gt;&lt;pub-dates&gt;&lt;date&gt;2023/03/01&lt;/date&gt;&lt;/pub-dates&gt;&lt;/dates&gt;&lt;publisher&gt;World Scientific Publishing Co.&lt;/publisher&gt;&lt;isbn&gt;0218-1940&lt;/isbn&gt;&lt;label&gt;S52&lt;/label&gt;&lt;urls&gt;&lt;related-urls&gt;&lt;url&gt;https://doi.org/10.1142/S0218194023500031&lt;/url&gt;&lt;/related-urls&gt;&lt;/urls&gt;&lt;electronic-resource-num&gt;10.1142/S0218194023500031&lt;/electronic-resource-num&gt;&lt;access-date&gt;2025/04/17&lt;/access-date&gt;&lt;/record&gt;&lt;/Cite&gt;&lt;/EndNote&gt;</w:instrText>
            </w:r>
            <w:r w:rsidRPr="00EC1650">
              <w:fldChar w:fldCharType="separate"/>
            </w:r>
            <w:r w:rsidRPr="00EC1650">
              <w:rPr>
                <w:noProof/>
              </w:rPr>
              <w:t>[</w:t>
            </w:r>
            <w:hyperlink w:anchor="_ENREF_29" w:tooltip="Yepez, 2023 #129" w:history="1">
              <w:r w:rsidR="00471467" w:rsidRPr="00EC1650">
                <w:rPr>
                  <w:noProof/>
                </w:rPr>
                <w:t>29</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&lt;EndNote&gt;&lt;Cite&gt;&lt;Author&gt;Vidoni&lt;/Author&gt;&lt;Year&gt;2018&lt;/Year&gt;&lt;RecNum&gt;123&lt;/RecNum&gt;&lt;DisplayText&gt;[30]&lt;/DisplayText&gt;&lt;record&gt;&lt;rec-number&gt;123&lt;/rec-number&gt;&lt;foreign-keys&gt;&lt;key app="EN" db-id="e9pxax9rpzaed9e0p5ipfrz6a2fderwaepaf" timestamp="1744880931"&gt;123&lt;/key&gt;&lt;/foreign-keys&gt;&lt;ref-type name="Journal Article"&gt;17&lt;/ref-type&gt;&lt;contributors&gt;&lt;authors&gt;&lt;author&gt;Vidoni, Melina&lt;/author&gt;&lt;author&gt;Montagna, Jorge Marcelo&lt;/author&gt;&lt;author&gt;Vecchietti, Aldo&lt;/author&gt;&lt;/authors&gt;&lt;/contributors&gt;&lt;titles&gt;&lt;title&gt;Project and team-based strategies for teaching software architecture&lt;/title&gt;&lt;/titles&gt;&lt;dates&gt;&lt;year&gt;2018&lt;/year&gt;&lt;/dates&gt;&lt;isbn&gt;0949-149X&lt;/isbn&gt;&lt;label&gt;S56&lt;/label&gt;&lt;urls&gt;&lt;/urls&gt;&lt;/record&gt;&lt;/Cite&gt;&lt;/EndNote&gt;</w:instrText>
            </w:r>
            <w:r w:rsidRPr="00EC1650">
              <w:fldChar w:fldCharType="separate"/>
            </w:r>
            <w:r w:rsidRPr="00EC1650">
              <w:rPr>
                <w:noProof/>
              </w:rPr>
              <w:t>[</w:t>
            </w:r>
            <w:hyperlink w:anchor="_ENREF_30" w:tooltip="Vidoni, 2018 #123" w:history="1">
              <w:r w:rsidR="00471467" w:rsidRPr="00EC1650">
                <w:rPr>
                  <w:noProof/>
                </w:rPr>
                <w:t>30</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&lt;EndNote&gt;&lt;Cite&gt;&lt;Author&gt;Zhang&lt;/Author&gt;&lt;Year&gt;2020&lt;/Year&gt;&lt;RecNum&gt;71&lt;/RecNum&gt;&lt;DisplayText&gt;[31]&lt;/DisplayText&gt;&lt;record&gt;&lt;rec-number&gt;71&lt;/rec-number&gt;&lt;foreign-keys&gt;&lt;key app="EN" db-id="e9pxax9rpzaed9e0p5ipfrz6a2fderwaepaf" timestamp="1744516072"&gt;71&lt;/key&gt;&lt;/foreign-keys&gt;&lt;ref-type name="Journal Article"&gt;17&lt;/ref-type&gt;&lt;contributors&gt;&lt;authors&gt;&lt;author&gt;L. Zhang&lt;/author&gt;&lt;author&gt;Y. Li&lt;/author&gt;&lt;author&gt;N. Ge&lt;/author&gt;&lt;/authors&gt;&lt;/contributors&gt;&lt;titles&gt;&lt;title&gt;Exploration on Theoretical and Practical Projects of Software Architecture Course&lt;/title&gt;&lt;secondary-title&gt;2020 15th International Conference on Computer Science &amp;amp; Education (ICCSE)&lt;/secondary-title&gt;&lt;/titles&gt;&lt;periodical&gt;&lt;full-title&gt;2020 15th International Conference on Computer Science &amp;amp; Education (ICCSE)&lt;/full-title&gt;&lt;/periodical&gt;&lt;pages&gt;391-395&lt;/pages&gt;&lt;dates&gt;&lt;year&gt;2020&lt;/year&gt;&lt;/dates&gt;&lt;label&gt;S65&lt;/label&gt;&lt;urls&gt;&lt;/urls&gt;&lt;electronic-resource-num&gt;10.1109/ICCSE49874.2020.9201748&lt;/electronic-resource-num&gt;&lt;/record&gt;&lt;/Cite&gt;&lt;/EndNote&gt;</w:instrText>
            </w:r>
            <w:r w:rsidRPr="00EC1650">
              <w:fldChar w:fldCharType="separate"/>
            </w:r>
            <w:r w:rsidRPr="00EC1650">
              <w:rPr>
                <w:noProof/>
              </w:rPr>
              <w:t>[</w:t>
            </w:r>
            <w:hyperlink w:anchor="_ENREF_31" w:tooltip="Zhang, 2020 #71" w:history="1">
              <w:r w:rsidR="00471467" w:rsidRPr="00EC1650">
                <w:rPr>
                  <w:noProof/>
                </w:rPr>
                <w:t>31</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&lt;EndNote&gt;&lt;Cite&gt;&lt;Author&gt;Mattmann&lt;/Author&gt;&lt;Year&gt;2012&lt;/Year&gt;&lt;RecNum&gt;93&lt;/RecNum&gt;&lt;DisplayText&gt;[32]&lt;/DisplayText&gt;&lt;record&gt;&lt;rec-number&gt;93&lt;/rec-number&gt;&lt;foreign-keys&gt;&lt;key app="EN" db-id="e9pxax9rpzaed9e0p5ipfrz6a2fderwaepaf" timestamp="1744516072"&gt;93&lt;/key&gt;&lt;/foreign-keys&gt;&lt;ref-type name="Journal Article"&gt;17&lt;/ref-type&gt;&lt;contributors&gt;&lt;authors&gt;&lt;author&gt;C. A. Mattmann&lt;/author&gt;&lt;author&gt;N. Medvidovic&lt;/author&gt;&lt;author&gt;S. Malek&lt;/author&gt;&lt;author&gt;G. Edwards&lt;/author&gt;&lt;author&gt;S. Banerjee&lt;/author&gt;&lt;/authors&gt;&lt;/contributors&gt;&lt;titles&gt;&lt;title&gt;A Middleware Platform for Providing Mobile and Embedded Computing Instruction to Software Engineering Students&lt;/title&gt;&lt;secondary-title&gt;IEEE Transactions on Education&lt;/secondary-title&gt;&lt;/titles&gt;&lt;periodical&gt;&lt;full-title&gt;IEEE Transactions on Education&lt;/full-title&gt;&lt;/periodical&gt;&lt;pages&gt;425-435&lt;/pages&gt;&lt;volume&gt;55&lt;/volume&gt;&lt;number&gt;3&lt;/number&gt;&lt;dates&gt;&lt;year&gt;2012&lt;/year&gt;&lt;/dates&gt;&lt;label&gt;S75&lt;/label&gt;&lt;urls&gt;&lt;/urls&gt;&lt;electronic-resource-num&gt;10.1109/TE.2012.2182998&lt;/electronic-resource-num&gt;&lt;/record&gt;&lt;/Cite&gt;&lt;/EndNote&gt;</w:instrText>
            </w:r>
            <w:r w:rsidRPr="00EC1650">
              <w:fldChar w:fldCharType="separate"/>
            </w:r>
            <w:r w:rsidRPr="00EC1650">
              <w:rPr>
                <w:noProof/>
              </w:rPr>
              <w:t>[</w:t>
            </w:r>
            <w:hyperlink w:anchor="_ENREF_32" w:tooltip="Mattmann, 2012 #93" w:history="1">
              <w:r w:rsidR="00471467" w:rsidRPr="00EC1650">
                <w:rPr>
                  <w:noProof/>
                </w:rPr>
                <w:t>32</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&lt;EndNote&gt;&lt;Cite&gt;&lt;Author&gt;Pando&lt;/Author&gt;&lt;Year&gt;2022&lt;/Year&gt;&lt;RecNum&gt;94&lt;/RecNum&gt;&lt;DisplayText&gt;[33]&lt;/DisplayText&gt;&lt;record&gt;&lt;rec-number&gt;94&lt;/rec-number&gt;&lt;foreign-keys&gt;&lt;key app="EN" db-id="e9pxax9rpzaed9e0p5ipfrz6a2fderwaepaf" timestamp="1744516072"&gt;94&lt;/key&gt;&lt;/foreign-keys&gt;&lt;ref-type name="Journal Article"&gt;17&lt;/ref-type&gt;&lt;contributors&gt;&lt;authors&gt;&lt;author&gt;B. Pando&lt;/author&gt;&lt;author&gt;J. Castillo&lt;/author&gt;&lt;/authors&gt;&lt;/contributors&gt;&lt;titles&gt;&lt;title&gt;PlantUMLGen: A tool for teaching Model Driven Development&lt;/title&gt;&lt;secondary-title&gt;2022 17th Iberian Conference on Information Systems and Technologies (CISTI)&lt;/secondary-title&gt;&lt;/titles&gt;&lt;periodical&gt;&lt;full-title&gt;2022 17th Iberian Conference on Information Systems and Technologies (CISTI)&lt;/full-title&gt;&lt;/periodical&gt;&lt;pages&gt;1-6&lt;/pages&gt;&lt;dates&gt;&lt;year&gt;2022&lt;/year&gt;&lt;/dates&gt;&lt;label&gt;S83&lt;/label&gt;&lt;urls&gt;&lt;/urls&gt;&lt;electronic-resource-num&gt;10.23919/CISTI54924.2022.9820348&lt;/electronic-resource-num&gt;&lt;/record&gt;&lt;/Cite&gt;&lt;/EndNote&gt;</w:instrText>
            </w:r>
            <w:r w:rsidRPr="00EC1650">
              <w:fldChar w:fldCharType="separate"/>
            </w:r>
            <w:r w:rsidRPr="00EC1650">
              <w:rPr>
                <w:noProof/>
              </w:rPr>
              <w:t>[</w:t>
            </w:r>
            <w:hyperlink w:anchor="_ENREF_33" w:tooltip="Pando, 2022 #94" w:history="1">
              <w:r w:rsidR="00471467" w:rsidRPr="00EC1650">
                <w:rPr>
                  <w:noProof/>
                </w:rPr>
                <w:t>33</w:t>
              </w:r>
            </w:hyperlink>
            <w:r w:rsidRPr="00EC1650">
              <w:rPr>
                <w:noProof/>
              </w:rPr>
              <w:t>]</w:t>
            </w:r>
            <w:r w:rsidRPr="00EC1650">
              <w:fldChar w:fldCharType="end"/>
            </w:r>
          </w:p>
        </w:tc>
      </w:tr>
      <w:tr w:rsidR="009062ED" w:rsidRPr="00EC1650" w14:paraId="34050812" w14:textId="77777777" w:rsidTr="00F215C6">
        <w:tc>
          <w:tcPr>
            <w:tcW w:w="3116" w:type="dxa"/>
            <w:shd w:val="clear" w:color="auto" w:fill="auto"/>
            <w:vAlign w:val="center"/>
          </w:tcPr>
          <w:p w14:paraId="3D262441" w14:textId="77777777" w:rsidR="009062ED" w:rsidRPr="00F215C6" w:rsidRDefault="009062ED" w:rsidP="00F215C6">
            <w:pPr>
              <w:pStyle w:val="TableText"/>
              <w:framePr w:wrap="around"/>
            </w:pPr>
            <w:r w:rsidRPr="00F215C6">
              <w:t>Real World-Based Learning</w:t>
            </w:r>
          </w:p>
        </w:tc>
        <w:tc>
          <w:tcPr>
            <w:tcW w:w="1132" w:type="dxa"/>
            <w:shd w:val="clear" w:color="auto" w:fill="auto"/>
            <w:vAlign w:val="center"/>
          </w:tcPr>
          <w:p w14:paraId="7B49A3E2" w14:textId="77777777" w:rsidR="009062ED" w:rsidRPr="00EC1650" w:rsidRDefault="009062ED" w:rsidP="00F215C6">
            <w:pPr>
              <w:pStyle w:val="TableText"/>
              <w:framePr w:wrap="around"/>
              <w:jc w:val="center"/>
            </w:pPr>
            <w:r w:rsidRPr="00EC1650">
              <w:t>12</w:t>
            </w:r>
          </w:p>
        </w:tc>
        <w:tc>
          <w:tcPr>
            <w:tcW w:w="5102" w:type="dxa"/>
            <w:shd w:val="clear" w:color="auto" w:fill="auto"/>
            <w:vAlign w:val="center"/>
          </w:tcPr>
          <w:p w14:paraId="5320FFE0" w14:textId="6F88240A" w:rsidR="009062ED" w:rsidRPr="00EC1650" w:rsidRDefault="009062ED" w:rsidP="00F215C6">
            <w:pPr>
              <w:pStyle w:val="TableText"/>
              <w:framePr w:wrap="around"/>
            </w:pPr>
            <w:r w:rsidRPr="00EC1650">
              <w:fldChar w:fldCharType="begin"/>
            </w:r>
            <w:r w:rsidRPr="00EC1650">
              <w:instrText xml:space="preserve"> ADDIN EN.CITE &lt;EndNote&gt;&lt;Cite&gt;&lt;Author&gt;Lau&lt;/Author&gt;&lt;Year&gt;2024&lt;/Year&gt;&lt;RecNum&gt;103&lt;/RecNum&gt;&lt;DisplayText&gt;[34]&lt;/DisplayText&gt;&lt;record&gt;&lt;rec-number&gt;103&lt;/rec-number&gt;&lt;foreign-keys&gt;&lt;key app="EN" db-id="e9pxax9rpzaed9e0p5ipfrz6a2fderwaepaf" timestamp="1744516072"&gt;103&lt;/key&gt;&lt;/foreign-keys&gt;&lt;ref-type name="Journal Article"&gt;17&lt;/ref-type&gt;&lt;contributors&gt;&lt;authors&gt;&lt;author&gt;Y. M. Lau&lt;/author&gt;&lt;author&gt;C. M. Koh&lt;/author&gt;&lt;author&gt;L. Jiang&lt;/author&gt;&lt;/authors&gt;&lt;/contributors&gt;&lt;titles&gt;&lt;title&gt;Teaching Software Development for Real-World Problems Using a Microservice-Based Collaborative Problem-Solving Approach&lt;/title&gt;&lt;secondary-title&gt;2024 IEEE/ACM 46th International Conference on Software Engineering: Software Engineering Education and Training (ICSE-SEET)&lt;/secondary-title&gt;&lt;/titles&gt;&lt;periodical&gt;&lt;full-title&gt;2024 IEEE/ACM 46th International Conference on Software Engineering: Software Engineering Education and Training (ICSE-SEET)&lt;/full-title&gt;&lt;/periodical&gt;&lt;pages&gt;22-33&lt;/pages&gt;&lt;dates&gt;&lt;year&gt;2024&lt;/year&gt;&lt;/dates&gt;&lt;label&gt;S24&lt;/label&gt;&lt;urls&gt;&lt;/urls&gt;&lt;electronic-resource-num&gt;10.1145/3639474.3640064&lt;/electronic-resource-num&gt;&lt;/record&gt;&lt;/Cite&gt;&lt;/EndNote&gt;</w:instrText>
            </w:r>
            <w:r w:rsidRPr="00EC1650">
              <w:fldChar w:fldCharType="separate"/>
            </w:r>
            <w:r w:rsidRPr="00EC1650">
              <w:rPr>
                <w:noProof/>
              </w:rPr>
              <w:t>[</w:t>
            </w:r>
            <w:hyperlink w:anchor="_ENREF_34" w:tooltip="Lau, 2024 #103" w:history="1">
              <w:r w:rsidR="00471467" w:rsidRPr="00EC1650">
                <w:rPr>
                  <w:noProof/>
                </w:rPr>
                <w:t>34</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&lt;EndNote&gt;&lt;Cite&gt;&lt;Author&gt;Wilson Libardo Pantoja&lt;/Author&gt;&lt;Year&gt;2024&lt;/Year&gt;&lt;RecNum&gt;42&lt;/RecNum&gt;&lt;DisplayText&gt;[35]&lt;/DisplayText&gt;&lt;record&gt;&lt;rec-number&gt;42&lt;/rec-number&gt;&lt;foreign-keys&gt;&lt;key app="EN" db-id="e9pxax9rpzaed9e0p5ipfrz6a2fderwaepaf" timestamp="1744516072"&gt;42&lt;/key&gt;&lt;/foreign-keys&gt;&lt;ref-type name="Journal Article"&gt;17&lt;/ref-type&gt;&lt;contributors&gt;&lt;authors&gt;&lt;author&gt;Wilson Libardo Pantoja, Yépez&lt;/author&gt;&lt;author&gt;Julio Ariel Hurtado, Alegría&lt;/author&gt;&lt;author&gt;Ajay, Bandi&lt;/author&gt;&lt;author&gt;Arvind, W. Kiwelekar&lt;/author&gt;&lt;/authors&gt;&lt;/contributors&gt;&lt;titles&gt;&lt;title&gt;Training Software Architects Suiting Software Industry Needs: A Literature Review&lt;/title&gt;&lt;/titles&gt;&lt;pages&gt;10931-10994&lt;/pages&gt;&lt;volume&gt;29&lt;/volume&gt;&lt;number&gt;9&lt;/number&gt;&lt;dates&gt;&lt;year&gt;2024&lt;/year&gt;&lt;/dates&gt;&lt;label&gt;S29&lt;/label&gt;&lt;urls&gt;&lt;/urls&gt;&lt;/record&gt;&lt;/Cite&gt;&lt;/EndNote&gt;</w:instrText>
            </w:r>
            <w:r w:rsidRPr="00EC1650">
              <w:fldChar w:fldCharType="separate"/>
            </w:r>
            <w:r w:rsidRPr="00EC1650">
              <w:rPr>
                <w:noProof/>
              </w:rPr>
              <w:t>[</w:t>
            </w:r>
            <w:hyperlink w:anchor="_ENREF_35" w:tooltip="Wilson Libardo Pantoja, 2024 #42" w:history="1">
              <w:r w:rsidR="00471467" w:rsidRPr="00EC1650">
                <w:rPr>
                  <w:noProof/>
                </w:rPr>
                <w:t>35</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&lt;EndNote&gt;&lt;Cite&gt;&lt;Author&gt;Lieh&lt;/Author&gt;&lt;Year&gt;2018&lt;/Year&gt;&lt;RecNum&gt;49&lt;/RecNum&gt;&lt;DisplayText&gt;[6]&lt;/DisplayText&gt;&lt;record&gt;&lt;rec-number&gt;49&lt;/rec-number&gt;&lt;foreign-keys&gt;&lt;key app="EN" db-id="e9pxax9rpzaed9e0p5ipfrz6a2fderwaepaf" timestamp="1744516072"&gt;49&lt;/key&gt;&lt;/foreign-keys&gt;&lt;ref-type name="Conference Paper"&gt;47&lt;/ref-type&gt;&lt;contributors&gt;&lt;authors&gt;&lt;author&gt;Lieh, Ouh Eng&lt;/author&gt;&lt;author&gt;Irawan, Yunghans&lt;/author&gt;&lt;/authors&gt;&lt;/contributors&gt;&lt;titles&gt;&lt;title&gt;Teaching Adult Learners on Software Architecture Design Skills&lt;/title&gt;&lt;/titles&gt;&lt;pages&gt;1-9&lt;/pages&gt;&lt;dates&gt;&lt;year&gt;2018&lt;/year&gt;&lt;/dates&gt;&lt;label&gt;S42&lt;/label&gt;&lt;urls&gt;&lt;related-urls&gt;&lt;url&gt;https://doi.org/10.1109/FIE.2018.8658714&lt;/url&gt;&lt;/related-urls&gt;&lt;/urls&gt;&lt;electronic-resource-num&gt;10.1109/FIE.2018.8658714&lt;/electronic-resource-num&gt;&lt;/record&gt;&lt;/Cite&gt;&lt;/EndNote&gt;</w:instrText>
            </w:r>
            <w:r w:rsidRPr="00EC1650">
              <w:fldChar w:fldCharType="separate"/>
            </w:r>
            <w:r w:rsidRPr="00EC1650">
              <w:rPr>
                <w:noProof/>
              </w:rPr>
              <w:t>[</w:t>
            </w:r>
            <w:hyperlink w:anchor="_ENREF_6" w:tooltip="Lieh, 2018 #49" w:history="1">
              <w:r w:rsidR="00471467" w:rsidRPr="00EC1650">
                <w:rPr>
                  <w:noProof/>
                </w:rPr>
                <w:t>6</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&lt;EndNote&gt;&lt;Cite&gt;&lt;Author&gt;Ramachandran&lt;/Author&gt;&lt;Year&gt;2017&lt;/Year&gt;&lt;RecNum&gt;50&lt;/RecNum&gt;&lt;DisplayText&gt;[36]&lt;/DisplayText&gt;&lt;record&gt;&lt;rec-number&gt;50&lt;/rec-number&gt;&lt;foreign-keys&gt;&lt;key app="EN" db-id="e9pxax9rpzaed9e0p5ipfrz6a2fderwaepaf" timestamp="1744516072"&gt;50&lt;/key&gt;&lt;/foreign-keys&gt;&lt;ref-type name="Conference Paper"&gt;47&lt;/ref-type&gt;&lt;contributors&gt;&lt;authors&gt;&lt;author&gt;Ramachandran, Muthu&lt;/author&gt;&lt;author&gt;Sedeeq, Rezan&lt;/author&gt;&lt;/authors&gt;&lt;/contributors&gt;&lt;titles&gt;&lt;title&gt;Learning Environment for Problem-based Learning in Teaching Software Components and Service-oriented Architecture&lt;/title&gt;&lt;/titles&gt;&lt;pages&gt;249-255&lt;/pages&gt;&lt;dates&gt;&lt;year&gt;2017&lt;/year&gt;&lt;/dates&gt;&lt;label&gt;S43&lt;/label&gt;&lt;urls&gt;&lt;related-urls&gt;&lt;url&gt;https://doi.org/10.5220/0006257702490255&lt;/url&gt;&lt;/related-urls&gt;&lt;/urls&gt;&lt;electronic-resource-num&gt;10.5220/0006257702490255&lt;/electronic-resource-num&gt;&lt;/record&gt;&lt;/Cite&gt;&lt;/EndNote&gt;</w:instrText>
            </w:r>
            <w:r w:rsidRPr="00EC1650">
              <w:fldChar w:fldCharType="separate"/>
            </w:r>
            <w:r w:rsidRPr="00EC1650">
              <w:rPr>
                <w:noProof/>
              </w:rPr>
              <w:t>[</w:t>
            </w:r>
            <w:hyperlink w:anchor="_ENREF_36" w:tooltip="Ramachandran, 2017 #50" w:history="1">
              <w:r w:rsidR="00471467" w:rsidRPr="00EC1650">
                <w:rPr>
                  <w:noProof/>
                </w:rPr>
                <w:t>36</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&lt;EndNote&gt;&lt;Cite&gt;&lt;Author&gt;Ouh&lt;/Author&gt;&lt;Year&gt;2020&lt;/Year&gt;&lt;RecNum&gt;80&lt;/RecNum&gt;&lt;DisplayText&gt;[37]&lt;/DisplayText&gt;&lt;record&gt;&lt;rec-number&gt;80&lt;/rec-number&gt;&lt;foreign-keys&gt;&lt;key app="EN" db-id="e9pxax9rpzaed9e0p5ipfrz6a2fderwaepaf" timestamp="1744516072"&gt;80&lt;/key&gt;&lt;/foreign-keys&gt;&lt;ref-type name="Journal Article"&gt;17&lt;/ref-type&gt;&lt;contributors&gt;&lt;authors&gt;&lt;author&gt;Ouh, E. L.&lt;/author&gt;&lt;author&gt;Gan, B. K. S.&lt;/author&gt;&lt;author&gt;Irawan, Y.&lt;/author&gt;&lt;author&gt;Ieee,&lt;/author&gt;&lt;author&gt;Ieee, Amer Soc Engn Educ Educ Res&lt;/author&gt;&lt;author&gt;Methods Div, Ieee Educ Soc Ieee Comp Soc&lt;/author&gt;&lt;/authors&gt;&lt;/contributors&gt;&lt;titles&gt;&lt;title&gt;Did our Course Design on Software Architecture meet our Student&amp;apos;s Learning Expectations?&lt;/title&gt;&lt;secondary-title&gt;IEEE Frontiers in Education Conference (FIE)&lt;/secondary-title&gt;&lt;/titles&gt;&lt;periodical&gt;&lt;full-title&gt;IEEE Frontiers in Education Conference (FIE)&lt;/full-title&gt;&lt;/periodical&gt;&lt;dates&gt;&lt;year&gt;2020&lt;/year&gt;&lt;/dates&gt;&lt;pub-location&gt;Uppsala, SWEDEN&lt;/pub-location&gt;&lt;accession-num&gt;WOS:000646660800146&lt;/accession-num&gt;&lt;label&gt;S49&lt;/label&gt;&lt;urls&gt;&lt;related-urls&gt;&lt;url&gt;&lt;style face="underline" font="default" size="100%"&gt;&amp;lt;Go to ISI&amp;gt;://WOS:000646660800146&lt;/style&gt;&lt;/url&gt;&lt;/related-urls&gt;&lt;/urls&gt;&lt;/record&gt;&lt;/Cite&gt;&lt;/EndNote&gt;</w:instrText>
            </w:r>
            <w:r w:rsidRPr="00EC1650">
              <w:fldChar w:fldCharType="separate"/>
            </w:r>
            <w:r w:rsidRPr="00EC1650">
              <w:rPr>
                <w:noProof/>
              </w:rPr>
              <w:t>[</w:t>
            </w:r>
            <w:hyperlink w:anchor="_ENREF_37" w:tooltip="Ouh, 2020 #80" w:history="1">
              <w:r w:rsidR="00471467" w:rsidRPr="00EC1650">
                <w:rPr>
                  <w:noProof/>
                </w:rPr>
                <w:t>37</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&lt;EndNote&gt;&lt;Cite&gt;&lt;Author&gt;El-Mahdy&lt;/Author&gt;&lt;Year&gt;2022&lt;/Year&gt;&lt;RecNum&gt;119&lt;/RecNum&gt;&lt;DisplayText&gt;[38]&lt;/DisplayText&gt;&lt;record&gt;&lt;rec-number&gt;119&lt;/rec-number&gt;&lt;foreign-keys&gt;&lt;key app="EN" db-id="e9pxax9rpzaed9e0p5ipfrz6a2fderwaepaf" timestamp="1744844382"&gt;119&lt;/key&gt;&lt;/foreign-keys&gt;&lt;ref-type name="Journal Article"&gt;17&lt;/ref-type&gt;&lt;contributors&gt;&lt;authors&gt;&lt;author&gt;El-Mahdy, Deena&lt;/author&gt;&lt;/authors&gt;&lt;/contributors&gt;&lt;titles&gt;&lt;title&gt;Learning by Doing: Integrating Shape Grammar as a Visual Coding Tool in Architectural Curricula&lt;/title&gt;&lt;secondary-title&gt;Nexus Network Journal&lt;/secondary-title&gt;&lt;/titles&gt;&lt;periodical&gt;&lt;full-title&gt;Nexus Network Journal&lt;/full-title&gt;&lt;/periodical&gt;&lt;pages&gt;701-716&lt;/pages&gt;&lt;volume&gt;24&lt;/volume&gt;&lt;number&gt;3&lt;/number&gt;&lt;dates&gt;&lt;year&gt;2022&lt;/year&gt;&lt;pub-dates&gt;&lt;date&gt;2022/09/01&lt;/date&gt;&lt;/pub-dates&gt;&lt;/dates&gt;&lt;isbn&gt;1522-4600&lt;/isbn&gt;&lt;label&gt;S50&lt;/label&gt;&lt;urls&gt;&lt;related-urls&gt;&lt;url&gt;https://doi.org/10.1007/s00004-022-00608-w&lt;/url&gt;&lt;/related-urls&gt;&lt;/urls&gt;&lt;electronic-resource-num&gt;10.1007/s00004-022-00608-w&lt;/electronic-resource-num&gt;&lt;/record&gt;&lt;/Cite&gt;&lt;/EndNote&gt;</w:instrText>
            </w:r>
            <w:r w:rsidRPr="00EC1650">
              <w:fldChar w:fldCharType="separate"/>
            </w:r>
            <w:r w:rsidRPr="00EC1650">
              <w:rPr>
                <w:noProof/>
              </w:rPr>
              <w:t>[</w:t>
            </w:r>
            <w:hyperlink w:anchor="_ENREF_38" w:tooltip="El-Mahdy, 2022 #119" w:history="1">
              <w:r w:rsidR="00471467" w:rsidRPr="00EC1650">
                <w:rPr>
                  <w:noProof/>
                </w:rPr>
                <w:t>38</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&lt;EndNote&gt;&lt;Cite&gt;&lt;Author&gt;Oliveira&lt;/Author&gt;&lt;Year&gt;2022&lt;/Year&gt;&lt;RecNum&gt;128&lt;/RecNum&gt;&lt;DisplayText&gt;[28]&lt;/DisplayText&gt;&lt;record&gt;&lt;rec-number&gt;128&lt;/rec-number&gt;&lt;foreign-keys&gt;&lt;key app="EN" db-id="e9pxax9rpzaed9e0p5ipfrz6a2fderwaepaf" timestamp="1744881894"&gt;128&lt;/key&gt;&lt;/foreign-keys&gt;&lt;ref-type name="Journal Article"&gt;17&lt;/ref-type&gt;&lt;contributors&gt;&lt;authors&gt;&lt;author&gt;Oliveira, Brauner R. N.&lt;/author&gt;&lt;author&gt;Garcés, Lina&lt;/author&gt;&lt;author&gt;Lyra, Kamila T.&lt;/author&gt;&lt;author&gt;Santos, Daniel S.&lt;/author&gt;&lt;author&gt;Isotani, Seiji&lt;/author&gt;&lt;author&gt;Nakagawa, Elisa Y.&lt;/author&gt;&lt;/authors&gt;&lt;/contributors&gt;&lt;titles&gt;&lt;title&gt;An Overview of Software Architecture Education&lt;/title&gt;&lt;secondary-title&gt;Anais do Congresso Ibero-Americano em Engenharia de Software (CIbSE)&lt;/secondary-title&gt;&lt;/titles&gt;&lt;periodical&gt;&lt;full-title&gt;Anais do Congresso Ibero-Americano em Engenharia de Software (CIbSE)&lt;/full-title&gt;&lt;/periodical&gt;&lt;pages&gt;76-90%@ 0000-0000&lt;/pages&gt;&lt;dates&gt;&lt;year&gt;2022&lt;/year&gt;&lt;pub-dates&gt;&lt;date&gt;2022-06-13&lt;/date&gt;&lt;/pub-dates&gt;&lt;/dates&gt;&lt;label&gt;S51&lt;/label&gt;&lt;urls&gt;&lt;related-urls&gt;&lt;url&gt;https://sol.sbc.org.br/index.php/cibse/article/view/20964&lt;/url&gt;&lt;/related-urls&gt;&lt;/urls&gt;&lt;electronic-resource-num&gt;10.5753/cibse.2022.20964&lt;/electronic-resource-num&gt;&lt;/record&gt;&lt;/Cite&gt;&lt;/EndNote&gt;</w:instrText>
            </w:r>
            <w:r w:rsidRPr="00EC1650">
              <w:fldChar w:fldCharType="separate"/>
            </w:r>
            <w:r w:rsidRPr="00EC1650">
              <w:rPr>
                <w:noProof/>
              </w:rPr>
              <w:t>[</w:t>
            </w:r>
            <w:hyperlink w:anchor="_ENREF_28" w:tooltip="Oliveira, 2022 #128" w:history="1">
              <w:r w:rsidR="00471467" w:rsidRPr="00EC1650">
                <w:rPr>
                  <w:noProof/>
                </w:rPr>
                <w:t>28</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&lt;EndNote&gt;&lt;Cite&gt;&lt;Author&gt;Yepez&lt;/Author&gt;&lt;Year&gt;2023&lt;/Year&gt;&lt;RecNum&gt;129&lt;/RecNum&gt;&lt;DisplayText&gt;[29]&lt;/DisplayText&gt;&lt;record&gt;&lt;rec-number&gt;129&lt;/rec-number&gt;&lt;foreign-keys&gt;&lt;key app="EN" db-id="e9pxax9rpzaed9e0p5ipfrz6a2fderwaepaf" timestamp="1744881967"&gt;129&lt;/key&gt;&lt;/foreign-keys&gt;&lt;ref-type name="Journal Article"&gt;17&lt;/ref-type&gt;&lt;contributors&gt;&lt;authors&gt;&lt;author&gt;Yepez, Wilson Libardo Pantoja&lt;/author&gt;&lt;author&gt;Alegria, Julio Ariel Hurtado&lt;/author&gt;&lt;author&gt;Kiweleker, Arvind&lt;/author&gt;&lt;/authors&gt;&lt;/contributors&gt;&lt;titles&gt;&lt;title&gt;Aligning Software Architecture Training with Software Industry Requirements&lt;/title&gt;&lt;secondary-title&gt;International Journal of Software Engineering and Knowledge Engineering&lt;/secondary-title&gt;&lt;/titles&gt;&lt;periodical&gt;&lt;full-title&gt;International Journal of Software Engineering and Knowledge Engineering&lt;/full-title&gt;&lt;/periodical&gt;&lt;pages&gt;435-460&lt;/pages&gt;&lt;volume&gt;33&lt;/volume&gt;&lt;number&gt;03&lt;/number&gt;&lt;dates&gt;&lt;year&gt;2023&lt;/year&gt;&lt;pub-dates&gt;&lt;date&gt;2023/03/01&lt;/date&gt;&lt;/pub-dates&gt;&lt;/dates&gt;&lt;publisher&gt;World Scientific Publishing Co.&lt;/publisher&gt;&lt;isbn&gt;0218-1940&lt;/isbn&gt;&lt;label&gt;S52&lt;/label&gt;&lt;urls&gt;&lt;related-urls&gt;&lt;url&gt;https://doi.org/10.1142/S0218194023500031&lt;/url&gt;&lt;/related-urls&gt;&lt;/urls&gt;&lt;electronic-resource-num&gt;10.1142/S0218194023500031&lt;/electronic-resource-num&gt;&lt;access-date&gt;2025/04/17&lt;/access-date&gt;&lt;/record&gt;&lt;/Cite&gt;&lt;/EndNote&gt;</w:instrText>
            </w:r>
            <w:r w:rsidRPr="00EC1650">
              <w:fldChar w:fldCharType="separate"/>
            </w:r>
            <w:r w:rsidRPr="00EC1650">
              <w:rPr>
                <w:noProof/>
              </w:rPr>
              <w:t>[</w:t>
            </w:r>
            <w:hyperlink w:anchor="_ENREF_29" w:tooltip="Yepez, 2023 #129" w:history="1">
              <w:r w:rsidR="00471467" w:rsidRPr="00EC1650">
                <w:rPr>
                  <w:noProof/>
                </w:rPr>
                <w:t>29</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&lt;EndNote&gt;&lt;Cite&gt;&lt;Author&gt;Ouh&lt;/Author&gt;&lt;Year&gt;2019&lt;/Year&gt;&lt;RecNum&gt;115&lt;/RecNum&gt;&lt;DisplayText&gt;[39]&lt;/DisplayText&gt;&lt;record&gt;&lt;rec-number&gt;115&lt;/rec-number&gt;&lt;foreign-keys&gt;&lt;key app="EN" db-id="e9pxax9rpzaed9e0p5ipfrz6a2fderwaepaf" timestamp="1744707435"&gt;115&lt;/key&gt;&lt;/foreign-keys&gt;&lt;ref-type name="Conference Paper"&gt;47&lt;/ref-type&gt;&lt;contributors&gt;&lt;authors&gt;&lt;author&gt;Eng Lieh Ouh&lt;/author&gt;&lt;author&gt;Yunghans Irawan&lt;/author&gt;&lt;/authors&gt;&lt;/contributors&gt;&lt;titles&gt;&lt;title&gt;Applying Case-Based Learning for a Postgraduate Software Architecture Course&lt;/title&gt;&lt;secondary-title&gt;Proceedings of the 2019 ACM Conference on Innovation and Technology in Computer Science Education&lt;/secondary-title&gt;&lt;/titles&gt;&lt;pages&gt;457–463&lt;/pages&gt;&lt;keywords&gt;&lt;keyword&gt;software architecture, pedagogical approach, curriculum design, case-based learning&lt;/keyword&gt;&lt;/keywords&gt;&lt;dates&gt;&lt;year&gt;2019&lt;/year&gt;&lt;/dates&gt;&lt;pub-location&gt;Aberdeen, Scotland Uk&lt;/pub-location&gt;&lt;publisher&gt;Association for Computing Machinery&lt;/publisher&gt;&lt;label&gt;S59&lt;/label&gt;&lt;urls&gt;&lt;related-urls&gt;&lt;url&gt;https://doi.org/10.1145/3304221.3319737&lt;/url&gt;&lt;/related-urls&gt;&lt;/urls&gt;&lt;electronic-resource-num&gt;10.1145/3304221.3319737&lt;/electronic-resource-num&gt;&lt;/record&gt;&lt;/Cite&gt;&lt;/EndNote&gt;</w:instrText>
            </w:r>
            <w:r w:rsidRPr="00EC1650">
              <w:fldChar w:fldCharType="separate"/>
            </w:r>
            <w:r w:rsidRPr="00EC1650">
              <w:rPr>
                <w:noProof/>
              </w:rPr>
              <w:t>[</w:t>
            </w:r>
            <w:hyperlink w:anchor="_ENREF_39" w:tooltip="Ouh, 2019 #115" w:history="1">
              <w:r w:rsidR="00471467" w:rsidRPr="00EC1650">
                <w:rPr>
                  <w:noProof/>
                </w:rPr>
                <w:t>39</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&lt;EndNote&gt;&lt;Cite&gt;&lt;Author&gt;Antonino&lt;/Author&gt;&lt;Year&gt;2016&lt;/Year&gt;&lt;RecNum&gt;69&lt;/RecNum&gt;&lt;DisplayText&gt;[40]&lt;/DisplayText&gt;&lt;record&gt;&lt;rec-number&gt;69&lt;/rec-number&gt;&lt;foreign-keys&gt;&lt;key app="EN" db-id="e9pxax9rpzaed9e0p5ipfrz6a2fderwaepaf" timestamp="1744516072"&gt;69&lt;/key&gt;&lt;/foreign-keys&gt;&lt;ref-type name="Journal Article"&gt;17&lt;/ref-type&gt;&lt;contributors&gt;&lt;authors&gt;&lt;author&gt;P. O. Antonino&lt;/author&gt;&lt;author&gt;A. Morgenstern&lt;/author&gt;&lt;author&gt;T. Kuhn&lt;/author&gt;&lt;/authors&gt;&lt;/contributors&gt;&lt;titles&gt;&lt;title&gt;Embedded-Software Architects: It&amp;apos;s Not Only about the Software&lt;/title&gt;&lt;secondary-title&gt;IEEE Software&lt;/secondary-title&gt;&lt;/titles&gt;&lt;periodical&gt;&lt;full-title&gt;IEEE Software&lt;/full-title&gt;&lt;/periodical&gt;&lt;pages&gt;56-62&lt;/pages&gt;&lt;volume&gt;33&lt;/volume&gt;&lt;number&gt;6&lt;/number&gt;&lt;dates&gt;&lt;year&gt;2016&lt;/year&gt;&lt;/dates&gt;&lt;label&gt;S63&lt;/label&gt;&lt;urls&gt;&lt;/urls&gt;&lt;electronic-resource-num&gt;10.1109/MS.2016.142&lt;/electronic-resource-num&gt;&lt;/record&gt;&lt;/Cite&gt;&lt;/EndNote&gt;</w:instrText>
            </w:r>
            <w:r w:rsidRPr="00EC1650">
              <w:fldChar w:fldCharType="separate"/>
            </w:r>
            <w:r w:rsidRPr="00EC1650">
              <w:rPr>
                <w:noProof/>
              </w:rPr>
              <w:t>[</w:t>
            </w:r>
            <w:hyperlink w:anchor="_ENREF_40" w:tooltip="Antonino, 2016 #69" w:history="1">
              <w:r w:rsidR="00471467" w:rsidRPr="00EC1650">
                <w:rPr>
                  <w:noProof/>
                </w:rPr>
                <w:t>40</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&lt;EndNote&gt;&lt;Cite&gt;&lt;Author&gt;Castro&lt;/Author&gt;&lt;Year&gt;2023&lt;/Year&gt;&lt;RecNum&gt;74&lt;/RecNum&gt;&lt;DisplayText&gt;[8]&lt;/DisplayText&gt;&lt;record&gt;&lt;rec-number&gt;74&lt;/rec-number&gt;&lt;foreign-keys&gt;&lt;key app="EN" db-id="e9pxax9rpzaed9e0p5ipfrz6a2fderwaepaf" timestamp="1744516072"&gt;74&lt;/key&gt;&lt;/foreign-keys&gt;&lt;ref-type name="Journal Article"&gt;17&lt;/ref-type&gt;&lt;contributors&gt;&lt;authors&gt;&lt;author&gt;L. M. Castro&lt;/author&gt;&lt;/authors&gt;&lt;/contributors&gt;&lt;titles&gt;&lt;title&gt;Role-playing software architecture styles&lt;/title&gt;&lt;secondary-title&gt;2023 IEEE 20th International Conference on Software Architecture Companion (ICSA-C)&lt;/secondary-title&gt;&lt;/titles&gt;&lt;periodical&gt;&lt;full-title&gt;2023 IEEE 20th International Conference on Software Architecture Companion (ICSA-C)&lt;/full-title&gt;&lt;/periodical&gt;&lt;pages&gt;171-174&lt;/pages&gt;&lt;dates&gt;&lt;year&gt;2023&lt;/year&gt;&lt;/dates&gt;&lt;label&gt;S64&lt;/label&gt;&lt;urls&gt;&lt;/urls&gt;&lt;electronic-resource-num&gt;10.1109/ICSA-C57050.2023.00045&lt;/electronic-resource-num&gt;&lt;/record&gt;&lt;/Cite&gt;&lt;/EndNote&gt;</w:instrText>
            </w:r>
            <w:r w:rsidRPr="00EC1650">
              <w:fldChar w:fldCharType="separate"/>
            </w:r>
            <w:r w:rsidRPr="00EC1650">
              <w:rPr>
                <w:noProof/>
              </w:rPr>
              <w:t>[</w:t>
            </w:r>
            <w:hyperlink w:anchor="_ENREF_8" w:tooltip="Castro, 2023 #74" w:history="1">
              <w:r w:rsidR="00471467" w:rsidRPr="00EC1650">
                <w:rPr>
                  <w:noProof/>
                </w:rPr>
                <w:t>8</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&lt;EndNote&gt;&lt;Cite&gt;&lt;Author&gt;Jamal&lt;/Author&gt;&lt;Year&gt;2017&lt;/Year&gt;&lt;RecNum&gt;68&lt;/RecNum&gt;&lt;DisplayText&gt;[41]&lt;/DisplayText&gt;&lt;record&gt;&lt;rec-number&gt;68&lt;/rec-number&gt;&lt;foreign-keys&gt;&lt;key app="EN" db-id="e9pxax9rpzaed9e0p5ipfrz6a2fderwaepaf" timestamp="1744516072"&gt;68&lt;/key&gt;&lt;/foreign-keys&gt;&lt;ref-type name="Journal Article"&gt;17&lt;/ref-type&gt;&lt;contributors&gt;&lt;authors&gt;&lt;author&gt;N. A. A. Jamal&lt;/author&gt;&lt;author&gt;N. M. Ali&lt;/author&gt;&lt;/authors&gt;&lt;/contributors&gt;&lt;titles&gt;&lt;title&gt;Comparative critiquing and example-based approach for learning client-server design&lt;/title&gt;&lt;secondary-title&gt;2017 IEEE Conference on e-Learning, e-Management and e-Services (IC3e)&lt;/secondary-title&gt;&lt;/titles&gt;&lt;periodical&gt;&lt;full-title&gt;2017 IEEE Conference on e-Learning, e-Management and e-Services (IC3e)&lt;/full-title&gt;&lt;/periodical&gt;&lt;pages&gt;30-35&lt;/pages&gt;&lt;dates&gt;&lt;year&gt;2017&lt;/year&gt;&lt;/dates&gt;&lt;label&gt;S70&lt;/label&gt;&lt;urls&gt;&lt;/urls&gt;&lt;electronic-resource-num&gt;10.1109/IC3e.2017.8409234&lt;/electronic-resource-num&gt;&lt;/record&gt;&lt;/Cite&gt;&lt;/EndNote&gt;</w:instrText>
            </w:r>
            <w:r w:rsidRPr="00EC1650">
              <w:fldChar w:fldCharType="separate"/>
            </w:r>
            <w:r w:rsidRPr="00EC1650">
              <w:rPr>
                <w:noProof/>
              </w:rPr>
              <w:t>[</w:t>
            </w:r>
            <w:hyperlink w:anchor="_ENREF_41" w:tooltip="Jamal, 2017 #68" w:history="1">
              <w:r w:rsidR="00471467" w:rsidRPr="00EC1650">
                <w:rPr>
                  <w:noProof/>
                </w:rPr>
                <w:t>41</w:t>
              </w:r>
            </w:hyperlink>
            <w:r w:rsidRPr="00EC1650">
              <w:rPr>
                <w:noProof/>
              </w:rPr>
              <w:t>]</w:t>
            </w:r>
            <w:r w:rsidRPr="00EC1650">
              <w:fldChar w:fldCharType="end"/>
            </w:r>
          </w:p>
        </w:tc>
      </w:tr>
      <w:tr w:rsidR="009062ED" w:rsidRPr="00EC1650" w14:paraId="0C080E59" w14:textId="77777777" w:rsidTr="00F215C6">
        <w:tc>
          <w:tcPr>
            <w:tcW w:w="3116" w:type="dxa"/>
            <w:shd w:val="clear" w:color="auto" w:fill="auto"/>
            <w:vAlign w:val="center"/>
          </w:tcPr>
          <w:p w14:paraId="40137042" w14:textId="77777777" w:rsidR="009062ED" w:rsidRPr="00F215C6" w:rsidRDefault="009062ED" w:rsidP="00F215C6">
            <w:pPr>
              <w:pStyle w:val="TableText"/>
              <w:framePr w:wrap="around"/>
            </w:pPr>
            <w:r w:rsidRPr="00F215C6">
              <w:t>Collaborative Learning</w:t>
            </w:r>
          </w:p>
        </w:tc>
        <w:tc>
          <w:tcPr>
            <w:tcW w:w="1132" w:type="dxa"/>
            <w:shd w:val="clear" w:color="auto" w:fill="auto"/>
            <w:vAlign w:val="center"/>
          </w:tcPr>
          <w:p w14:paraId="44C66606" w14:textId="77777777" w:rsidR="009062ED" w:rsidRPr="00EC1650" w:rsidRDefault="009062ED" w:rsidP="00F215C6">
            <w:pPr>
              <w:pStyle w:val="TableText"/>
              <w:framePr w:wrap="around"/>
              <w:jc w:val="center"/>
            </w:pPr>
            <w:r w:rsidRPr="00EC1650">
              <w:t>10</w:t>
            </w:r>
          </w:p>
        </w:tc>
        <w:tc>
          <w:tcPr>
            <w:tcW w:w="5102" w:type="dxa"/>
            <w:shd w:val="clear" w:color="auto" w:fill="auto"/>
            <w:vAlign w:val="center"/>
          </w:tcPr>
          <w:p w14:paraId="0A44CA0D" w14:textId="1B201C5C" w:rsidR="009062ED" w:rsidRPr="00EC1650" w:rsidRDefault="009062ED" w:rsidP="00F215C6">
            <w:pPr>
              <w:pStyle w:val="TableText"/>
              <w:framePr w:wrap="around"/>
            </w:pPr>
            <w:r w:rsidRPr="00EC1650">
              <w:fldChar w:fldCharType="begin"/>
            </w:r>
            <w:r w:rsidRPr="00EC1650">
              <w:instrText xml:space="preserve"> ADDIN EN.CITE &lt;EndNote&gt;&lt;Cite&gt;&lt;Author&gt;Santi&lt;/Author&gt;&lt;Year&gt;2010&lt;/Year&gt;&lt;RecNum&gt;65&lt;/RecNum&gt;&lt;DisplayText&gt;[42]&lt;/DisplayText&gt;&lt;record&gt;&lt;rec-number&gt;65&lt;/rec-number&gt;&lt;foreign-keys&gt;&lt;key app="EN" db-id="e9pxax9rpzaed9e0p5ipfrz6a2fderwaepaf" timestamp="1744516072"&gt;65&lt;/key&gt;&lt;/foreign-keys&gt;&lt;ref-type name="Journal Article"&gt;17&lt;/ref-type&gt;&lt;contributors&gt;&lt;authors&gt;&lt;author&gt;Santi, Caballé&lt;/author&gt;&lt;author&gt;Fatos, Xhafa&lt;/author&gt;&lt;/authors&gt;&lt;/contributors&gt;&lt;titles&gt;&lt;title&gt;CLPL: Providing software infrastructure for the systematic and effective construction of complex collaborative learning systems&lt;/title&gt;&lt;secondary-title&gt;Journal of Systems and Software&lt;/secondary-title&gt;&lt;/titles&gt;&lt;periodical&gt;&lt;full-title&gt;Journal of Systems and Software&lt;/full-title&gt;&lt;/periodical&gt;&lt;pages&gt;2083-2097&lt;/pages&gt;&lt;volume&gt;83&lt;/volume&gt;&lt;number&gt;11&lt;/number&gt;&lt;dates&gt;&lt;year&gt;2010&lt;/year&gt;&lt;/dates&gt;&lt;label&gt;S6&lt;/label&gt;&lt;urls&gt;&lt;related-urls&gt;&lt;url&gt;https://www.sciencedirect.com/science/article/pii/S0164121210001652&lt;/url&gt;&lt;/related-urls&gt;&lt;/urls&gt;&lt;electronic-resource-num&gt;https://doi.org/10.1016/j.jss.2010.06.013&lt;/electronic-resource-num&gt;&lt;/record&gt;&lt;/Cite&gt;&lt;/EndNote&gt;</w:instrText>
            </w:r>
            <w:r w:rsidRPr="00EC1650">
              <w:fldChar w:fldCharType="separate"/>
            </w:r>
            <w:r w:rsidRPr="00EC1650">
              <w:rPr>
                <w:noProof/>
              </w:rPr>
              <w:t>[</w:t>
            </w:r>
            <w:hyperlink w:anchor="_ENREF_42" w:tooltip="Santi, 2010 #65" w:history="1">
              <w:r w:rsidR="00471467" w:rsidRPr="00EC1650">
                <w:rPr>
                  <w:noProof/>
                </w:rPr>
                <w:t>42</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&lt;EndNote&gt;&lt;Cite&gt;&lt;Author&gt;Giovanni Gonzalez&lt;/Author&gt;&lt;Year&gt;2024&lt;/Year&gt;&lt;RecNum&gt;38&lt;/RecNum&gt;&lt;DisplayText&gt;[26]&lt;/DisplayText&gt;&lt;record&gt;&lt;rec-number&gt;38&lt;/rec-number&gt;&lt;foreign-keys&gt;&lt;key app="EN" db-id="e9pxax9rpzaed9e0p5ipfrz6a2fderwaepaf" timestamp="1744516072"&gt;38&lt;/key&gt;&lt;/foreign-keys&gt;&lt;ref-type name="Journal Article"&gt;17&lt;/ref-type&gt;&lt;contributors&gt;&lt;authors&gt;&lt;author&gt;Giovanni Gonzalez, Araujo&lt;/author&gt;&lt;/authors&gt;&lt;/contributors&gt;&lt;titles&gt;&lt;title&gt;Using Apprenticeship and Product Based Learning to Improve Programming Outcomes in Introductory Computer Science Courses&lt;/title&gt;&lt;/titles&gt;&lt;dates&gt;&lt;year&gt;2024&lt;/year&gt;&lt;/dates&gt;&lt;label&gt;S30&lt;/label&gt;&lt;urls&gt;&lt;/urls&gt;&lt;/record&gt;&lt;/Cite&gt;&lt;/EndNote&gt;</w:instrText>
            </w:r>
            <w:r w:rsidRPr="00EC1650">
              <w:fldChar w:fldCharType="separate"/>
            </w:r>
            <w:r w:rsidRPr="00EC1650">
              <w:rPr>
                <w:noProof/>
              </w:rPr>
              <w:t>[</w:t>
            </w:r>
            <w:hyperlink w:anchor="_ENREF_26" w:tooltip="Giovanni Gonzalez, 2024 #38" w:history="1">
              <w:r w:rsidR="00471467" w:rsidRPr="00EC1650">
                <w:rPr>
                  <w:noProof/>
                </w:rPr>
                <w:t>26</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&lt;EndNote&gt;&lt;Cite&gt;&lt;Author&gt;Rafique&lt;/Author&gt;&lt;Year&gt;2019&lt;/Year&gt;&lt;RecNum&gt;40&lt;/RecNum&gt;&lt;DisplayText&gt;[5]&lt;/DisplayText&gt;&lt;record&gt;&lt;rec-number&gt;40&lt;/rec-number&gt;&lt;foreign-keys&gt;&lt;key app="EN" db-id="e9pxax9rpzaed9e0p5ipfrz6a2fderwaepaf" timestamp="1744516072"&gt;40&lt;/key&gt;&lt;/foreign-keys&gt;&lt;ref-type name="Journal Article"&gt;17&lt;/ref-type&gt;&lt;contributors&gt;&lt;authors&gt;&lt;author&gt;Rafique, Muhammad Usman&lt;/author&gt;&lt;author&gt;Mohammed, Aquil Mirza&lt;/author&gt;&lt;author&gt;Li, Shuai&lt;/author&gt;&lt;author&gt;Khan, Ameer Tamoor&lt;/author&gt;&lt;author&gt;Kadry, Seifedine&lt;/author&gt;&lt;/authors&gt;&lt;/contributors&gt;&lt;titles&gt;&lt;title&gt;Integrating Open-Source Tools for Embedded Software Teaching: A Case Study&lt;/title&gt;&lt;/titles&gt;&lt;dates&gt;&lt;year&gt;2019&lt;/year&gt;&lt;/dates&gt;&lt;label&gt;S35&lt;/label&gt;&lt;urls&gt;&lt;/urls&gt;&lt;/record&gt;&lt;/Cite&gt;&lt;/EndNote&gt;</w:instrText>
            </w:r>
            <w:r w:rsidRPr="00EC1650">
              <w:fldChar w:fldCharType="separate"/>
            </w:r>
            <w:r w:rsidRPr="00EC1650">
              <w:rPr>
                <w:noProof/>
              </w:rPr>
              <w:t>[</w:t>
            </w:r>
            <w:hyperlink w:anchor="_ENREF_5" w:tooltip="Rafique, 2019 #40" w:history="1">
              <w:r w:rsidR="00471467" w:rsidRPr="00EC1650">
                <w:rPr>
                  <w:noProof/>
                </w:rPr>
                <w:t>5</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&lt;EndNote&gt;&lt;Cite&gt;&lt;Author&gt;Capilla&lt;/Author&gt;&lt;Year&gt;2020&lt;/Year&gt;&lt;RecNum&gt;47&lt;/RecNum&gt;&lt;DisplayText&gt;[43]&lt;/DisplayText&gt;&lt;record&gt;&lt;rec-number&gt;47&lt;/rec-number&gt;&lt;foreign-keys&gt;&lt;key app="EN" db-id="e9pxax9rpzaed9e0p5ipfrz6a2fderwaepaf" timestamp="1744516072"&gt;47&lt;/key&gt;&lt;/foreign-keys&gt;&lt;ref-type name="Conference Paper"&gt;47&lt;/ref-type&gt;&lt;contributors&gt;&lt;authors&gt;&lt;author&gt;Capilla, Rafael&lt;/author&gt;&lt;author&gt;Zimmermann, Olaf&lt;/author&gt;&lt;author&gt;Carrillo, Carlos&lt;/author&gt;&lt;author&gt;Astudillo, Hernán&lt;/author&gt;&lt;/authors&gt;&lt;/contributors&gt;&lt;titles&gt;&lt;title&gt;Teaching Students Software Architecture Decision Making&lt;/title&gt;&lt;/titles&gt;&lt;pages&gt;231-246&lt;/pages&gt;&lt;dates&gt;&lt;year&gt;2020&lt;/year&gt;&lt;/dates&gt;&lt;label&gt;S40&lt;/label&gt;&lt;urls&gt;&lt;related-urls&gt;&lt;url&gt;https://doi.org/10.1007/978-3-030-58923-3_16&lt;/url&gt;&lt;/related-urls&gt;&lt;/urls&gt;&lt;electronic-resource-num&gt;10.1007/978-3-030-58923-3_16&lt;/electronic-resource-num&gt;&lt;/record&gt;&lt;/Cite&gt;&lt;/EndNote&gt;</w:instrText>
            </w:r>
            <w:r w:rsidRPr="00EC1650">
              <w:fldChar w:fldCharType="separate"/>
            </w:r>
            <w:r w:rsidRPr="00EC1650">
              <w:rPr>
                <w:noProof/>
              </w:rPr>
              <w:t>[</w:t>
            </w:r>
            <w:hyperlink w:anchor="_ENREF_43" w:tooltip="Capilla, 2020 #47" w:history="1">
              <w:r w:rsidR="00471467" w:rsidRPr="00EC1650">
                <w:rPr>
                  <w:noProof/>
                </w:rPr>
                <w:t>43</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&lt;EndNote&gt;&lt;Cite&gt;&lt;Author&gt;Oliveira&lt;/Author&gt;&lt;Year&gt;2022&lt;/Year&gt;&lt;RecNum&gt;128&lt;/RecNum&gt;&lt;DisplayText&gt;[28]&lt;/DisplayText&gt;&lt;record&gt;&lt;rec-number&gt;128&lt;/rec-number&gt;&lt;foreign-keys&gt;&lt;key app="EN" db-id="e9pxax9rpzaed9e0p5ipfrz6a2fderwaepaf" timestamp="1744881894"&gt;128&lt;/key&gt;&lt;/foreign-keys&gt;&lt;ref-type name="Journal Article"&gt;17&lt;/ref-type&gt;&lt;contributors&gt;&lt;authors&gt;&lt;author&gt;Oliveira, Brauner R. N.&lt;/author&gt;&lt;author&gt;Garcés, Lina&lt;/author&gt;&lt;author&gt;Lyra, Kamila T.&lt;/author&gt;&lt;author&gt;Santos, Daniel S.&lt;/author&gt;&lt;author&gt;Isotani, Seiji&lt;/author&gt;&lt;author&gt;Nakagawa, Elisa Y.&lt;/author&gt;&lt;/authors&gt;&lt;/contributors&gt;&lt;titles&gt;&lt;title&gt;An Overview of Software Architecture Education&lt;/title&gt;&lt;secondary-title&gt;Anais do Congresso Ibero-Americano em Engenharia de Software (CIbSE)&lt;/secondary-title&gt;&lt;/titles&gt;&lt;periodical&gt;&lt;full-title&gt;Anais do Congresso Ibero-Americano em Engenharia de Software (CIbSE)&lt;/full-title&gt;&lt;/periodical&gt;&lt;pages&gt;76-90%@ 0000-0000&lt;/pages&gt;&lt;dates&gt;&lt;year&gt;2022&lt;/year&gt;&lt;pub-dates&gt;&lt;date&gt;2022-06-13&lt;/date&gt;&lt;/pub-dates&gt;&lt;/dates&gt;&lt;label&gt;S51&lt;/label&gt;&lt;urls&gt;&lt;related-urls&gt;&lt;url&gt;https://sol.sbc.org.br/index.php/cibse/article/view/20964&lt;/url&gt;&lt;/related-urls&gt;&lt;/urls&gt;&lt;electronic-resource-num&gt;10.5753/cibse.2022.20964&lt;/electronic-resource-num&gt;&lt;/record&gt;&lt;/Cite&gt;&lt;/EndNote&gt;</w:instrText>
            </w:r>
            <w:r w:rsidRPr="00EC1650">
              <w:fldChar w:fldCharType="separate"/>
            </w:r>
            <w:r w:rsidRPr="00EC1650">
              <w:rPr>
                <w:noProof/>
              </w:rPr>
              <w:t>[</w:t>
            </w:r>
            <w:hyperlink w:anchor="_ENREF_28" w:tooltip="Oliveira, 2022 #128" w:history="1">
              <w:r w:rsidR="00471467" w:rsidRPr="00EC1650">
                <w:rPr>
                  <w:noProof/>
                </w:rPr>
                <w:t>28</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&lt;EndNote&gt;&lt;Cite&gt;&lt;Author&gt;Abdullah&lt;/Author&gt;&lt;Year&gt;2017&lt;/Year&gt;&lt;RecNum&gt;130&lt;/RecNum&gt;&lt;DisplayText&gt;[44]&lt;/DisplayText&gt;&lt;record&gt;&lt;rec-number&gt;130&lt;/rec-number&gt;&lt;foreign-keys&gt;&lt;key app="EN" db-id="e9pxax9rpzaed9e0p5ipfrz6a2fderwaepaf" timestamp="1744882047"&gt;130&lt;/key&gt;&lt;/foreign-keys&gt;&lt;ref-type name="Journal Article"&gt;17&lt;/ref-type&gt;&lt;contributors&gt;&lt;authors&gt;&lt;author&gt;Abdullah, Fadzidah&lt;/author&gt;&lt;author&gt;Abdul Majid, Noor Hanita&lt;/author&gt;&lt;author&gt;Numen, Ibrahim&lt;/author&gt;&lt;author&gt;Azmin, Aida Kesuma&lt;/author&gt;&lt;author&gt;Rahim, Zaiton Abd&lt;/author&gt;&lt;author&gt;Denan, Zuraini&lt;/author&gt;&lt;author&gt;Sisman, Muhammet Emin&lt;/author&gt;&lt;/authors&gt;&lt;/contributors&gt;&lt;titles&gt;&lt;title&gt;Case study on perspicacity of collaborative learning experiences&lt;/title&gt;&lt;secondary-title&gt;IOP Conference Series: Materials Science and Engineering&lt;/secondary-title&gt;&lt;/titles&gt;&lt;periodical&gt;&lt;full-title&gt;IOP Conference Series: Materials Science and Engineering&lt;/full-title&gt;&lt;/periodical&gt;&lt;pages&gt;012006&lt;/pages&gt;&lt;volume&gt;291&lt;/volume&gt;&lt;number&gt;1&lt;/number&gt;&lt;dates&gt;&lt;year&gt;2017&lt;/year&gt;&lt;pub-dates&gt;&lt;date&gt;2017/12/01&lt;/date&gt;&lt;/pub-dates&gt;&lt;/dates&gt;&lt;publisher&gt;IOP Publishing&lt;/publisher&gt;&lt;isbn&gt;1757-899X&amp;#xD;1757-8981&lt;/isbn&gt;&lt;label&gt;S53&lt;/label&gt;&lt;urls&gt;&lt;related-urls&gt;&lt;url&gt;https://dx.doi.org/10.1088/1757-899X/291/1/012006&lt;/url&gt;&lt;/related-urls&gt;&lt;/urls&gt;&lt;electronic-resource-num&gt;10.1088/1757-899X/291/1/012006&lt;/electronic-resource-num&gt;&lt;/record&gt;&lt;/Cite&gt;&lt;/EndNote&gt;</w:instrText>
            </w:r>
            <w:r w:rsidRPr="00EC1650">
              <w:fldChar w:fldCharType="separate"/>
            </w:r>
            <w:r w:rsidRPr="00EC1650">
              <w:rPr>
                <w:noProof/>
              </w:rPr>
              <w:t>[</w:t>
            </w:r>
            <w:hyperlink w:anchor="_ENREF_44" w:tooltip="Abdullah, 2017 #130" w:history="1">
              <w:r w:rsidR="00471467" w:rsidRPr="00EC1650">
                <w:rPr>
                  <w:noProof/>
                </w:rPr>
                <w:t>44</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&lt;EndNote&gt;&lt;Cite&gt;&lt;Author&gt;Vidoni&lt;/Author&gt;&lt;Year&gt;2018&lt;/Year&gt;&lt;RecNum&gt;123&lt;/RecNum&gt;&lt;DisplayText&gt;[30]&lt;/DisplayText&gt;&lt;record&gt;&lt;rec-number&gt;123&lt;/rec-number&gt;&lt;foreign-keys&gt;&lt;key app="EN" db-id="e9pxax9rpzaed9e0p5ipfrz6a2fderwaepaf" timestamp="1744880931"&gt;123&lt;/key&gt;&lt;/foreign-keys&gt;&lt;ref-type name="Journal Article"&gt;17&lt;/ref-type&gt;&lt;contributors&gt;&lt;authors&gt;&lt;author&gt;Vidoni, Melina&lt;/author&gt;&lt;author&gt;Montagna, Jorge Marcelo&lt;/author&gt;&lt;author&gt;Vecchietti, Aldo&lt;/author&gt;&lt;/authors&gt;&lt;/contributors&gt;&lt;titles&gt;&lt;title&gt;Project and team-based strategies for teaching software architecture&lt;/title&gt;&lt;/titles&gt;&lt;dates&gt;&lt;year&gt;2018&lt;/year&gt;&lt;/dates&gt;&lt;isbn&gt;0949-149X&lt;/isbn&gt;&lt;label&gt;S56&lt;/label&gt;&lt;urls&gt;&lt;/urls&gt;&lt;/record&gt;&lt;/Cite&gt;&lt;/EndNote&gt;</w:instrText>
            </w:r>
            <w:r w:rsidRPr="00EC1650">
              <w:fldChar w:fldCharType="separate"/>
            </w:r>
            <w:r w:rsidRPr="00EC1650">
              <w:rPr>
                <w:noProof/>
              </w:rPr>
              <w:t>[</w:t>
            </w:r>
            <w:hyperlink w:anchor="_ENREF_30" w:tooltip="Vidoni, 2018 #123" w:history="1">
              <w:r w:rsidR="00471467" w:rsidRPr="00EC1650">
                <w:rPr>
                  <w:noProof/>
                </w:rPr>
                <w:t>30</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&lt;EndNote&gt;&lt;Cite&gt;&lt;Author&gt;Deursen&lt;/Author&gt;&lt;Year&gt;2017&lt;/Year&gt;&lt;RecNum&gt;52&lt;/RecNum&gt;&lt;DisplayText&gt;[45]&lt;/DisplayText&gt;&lt;record&gt;&lt;rec-number&gt;52&lt;/rec-number&gt;&lt;foreign-keys&gt;&lt;key app="EN" db-id="e9pxax9rpzaed9e0p5ipfrz6a2fderwaepaf" timestamp="1744516072"&gt;52&lt;/key&gt;&lt;/foreign-keys&gt;&lt;ref-type name="Conference Paper"&gt;47&lt;/ref-type&gt;&lt;contributors&gt;&lt;authors&gt;&lt;author&gt;Deursen, Arie van&lt;/author&gt;&lt;author&gt;Aniche, Mauricio Finavaro&lt;/author&gt;&lt;author&gt;Aué, Joop&lt;/author&gt;&lt;author&gt;Slag, Rogier&lt;/author&gt;&lt;author&gt;Jong, Michael de&lt;/author&gt;&lt;author&gt;Nederlof, Alex&lt;/author&gt;&lt;author&gt;Bouwers, Eric&lt;/author&gt;&lt;/authors&gt;&lt;/contributors&gt;&lt;titles&gt;&lt;title&gt;A Collaborative Approach to Teaching Software Architecture&lt;/title&gt;&lt;/titles&gt;&lt;pages&gt;591-596&lt;/pages&gt;&lt;dates&gt;&lt;year&gt;2017&lt;/year&gt;&lt;/dates&gt;&lt;label&gt;S58&lt;/label&gt;&lt;urls&gt;&lt;related-urls&gt;&lt;url&gt;https://doi.org/10.1145/3017680.3017737&lt;/url&gt;&lt;/related-urls&gt;&lt;/urls&gt;&lt;electronic-resource-num&gt;10.1145/3017680.3017737&lt;/electronic-resource-num&gt;&lt;/record&gt;&lt;/Cite&gt;&lt;/EndNote&gt;</w:instrText>
            </w:r>
            <w:r w:rsidRPr="00EC1650">
              <w:fldChar w:fldCharType="separate"/>
            </w:r>
            <w:r w:rsidRPr="00EC1650">
              <w:rPr>
                <w:noProof/>
              </w:rPr>
              <w:t>[</w:t>
            </w:r>
            <w:hyperlink w:anchor="_ENREF_45" w:tooltip="Deursen, 2017 #52" w:history="1">
              <w:r w:rsidR="00471467" w:rsidRPr="00EC1650">
                <w:rPr>
                  <w:noProof/>
                </w:rPr>
                <w:t>45</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&lt;EndNote&gt;&lt;Cite&gt;&lt;Author&gt;Zhang&lt;/Author&gt;&lt;Year&gt;2011&lt;/Year&gt;&lt;RecNum&gt;70&lt;/RecNum&gt;&lt;DisplayText&gt;[46]&lt;/DisplayText&gt;&lt;record&gt;&lt;rec-number&gt;70&lt;/rec-number&gt;&lt;foreign-keys&gt;&lt;key app="EN" db-id="e9pxax9rpzaed9e0p5ipfrz6a2fderwaepaf" timestamp="1744516072"&gt;70&lt;/key&gt;&lt;/foreign-keys&gt;&lt;ref-type name="Journal Article"&gt;17&lt;/ref-type&gt;&lt;contributors&gt;&lt;authors&gt;&lt;author&gt;G. Zhang&lt;/author&gt;&lt;author&gt;M. Rong&lt;/author&gt;&lt;/authors&gt;&lt;/contributors&gt;&lt;titles&gt;&lt;title&gt;Exploration and practice of software engineering core curriculum construction&lt;/title&gt;&lt;secondary-title&gt;2011 6th International Conference on Computer Science &amp;amp; Education (ICCSE)&lt;/secondary-title&gt;&lt;/titles&gt;&lt;periodical&gt;&lt;full-title&gt;2011 6th International Conference on Computer Science &amp;amp; Education (ICCSE)&lt;/full-title&gt;&lt;/periodical&gt;&lt;pages&gt;703-705&lt;/pages&gt;&lt;dates&gt;&lt;year&gt;2011&lt;/year&gt;&lt;/dates&gt;&lt;label&gt;S66&lt;/label&gt;&lt;urls&gt;&lt;/urls&gt;&lt;electronic-resource-num&gt;10.1109/ICCSE.2011.6028734&lt;/electronic-resource-num&gt;&lt;/record&gt;&lt;/Cite&gt;&lt;/EndNote&gt;</w:instrText>
            </w:r>
            <w:r w:rsidRPr="00EC1650">
              <w:fldChar w:fldCharType="separate"/>
            </w:r>
            <w:r w:rsidRPr="00EC1650">
              <w:rPr>
                <w:noProof/>
              </w:rPr>
              <w:t>[</w:t>
            </w:r>
            <w:hyperlink w:anchor="_ENREF_46" w:tooltip="Zhang, 2011 #70" w:history="1">
              <w:r w:rsidR="00471467" w:rsidRPr="00EC1650">
                <w:rPr>
                  <w:noProof/>
                </w:rPr>
                <w:t>46</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&lt;EndNote&gt;&lt;Cite&gt;&lt;Author&gt;Cao&lt;/Author&gt;&lt;Year&gt;2011&lt;/Year&gt;&lt;RecNum&gt;101&lt;/RecNum&gt;&lt;DisplayText&gt;[47]&lt;/DisplayText&gt;&lt;record&gt;&lt;rec-number&gt;101&lt;/rec-number&gt;&lt;foreign-keys&gt;&lt;key app="EN" db-id="e9pxax9rpzaed9e0p5ipfrz6a2fderwaepaf" timestamp="1744516072"&gt;101&lt;/key&gt;&lt;/foreign-keys&gt;&lt;ref-type name="Journal Article"&gt;17&lt;/ref-type&gt;&lt;contributors&gt;&lt;authors&gt;&lt;author&gt;M. Cao&lt;/author&gt;&lt;author&gt;Z. Cao&lt;/author&gt;&lt;/authors&gt;&lt;/contributors&gt;&lt;titles&gt;&lt;title&gt;Teaching data structures and Software Architecture while constructing curriculum platform&lt;/title&gt;&lt;secondary-title&gt;2011 6th International Conference on Computer Science &amp;amp; Education (ICCSE)&lt;/secondary-title&gt;&lt;/titles&gt;&lt;periodical&gt;&lt;full-title&gt;2011 6th International Conference on Computer Science &amp;amp; Education (ICCSE)&lt;/full-title&gt;&lt;/periodical&gt;&lt;pages&gt;1433-1437&lt;/pages&gt;&lt;dates&gt;&lt;year&gt;2011&lt;/year&gt;&lt;/dates&gt;&lt;label&gt;S67&lt;/label&gt;&lt;urls&gt;&lt;/urls&gt;&lt;electronic-resource-num&gt;10.1109/ICCSE.2011.6028899&lt;/electronic-resource-num&gt;&lt;/record&gt;&lt;/Cite&gt;&lt;/EndNote&gt;</w:instrText>
            </w:r>
            <w:r w:rsidRPr="00EC1650">
              <w:fldChar w:fldCharType="separate"/>
            </w:r>
            <w:r w:rsidRPr="00EC1650">
              <w:rPr>
                <w:noProof/>
              </w:rPr>
              <w:t>[</w:t>
            </w:r>
            <w:hyperlink w:anchor="_ENREF_47" w:tooltip="Cao, 2011 #101" w:history="1">
              <w:r w:rsidR="00471467" w:rsidRPr="00EC1650">
                <w:rPr>
                  <w:noProof/>
                </w:rPr>
                <w:t>47</w:t>
              </w:r>
            </w:hyperlink>
            <w:r w:rsidRPr="00EC1650">
              <w:rPr>
                <w:noProof/>
              </w:rPr>
              <w:t>]</w:t>
            </w:r>
            <w:r w:rsidRPr="00EC1650">
              <w:fldChar w:fldCharType="end"/>
            </w:r>
          </w:p>
        </w:tc>
      </w:tr>
      <w:tr w:rsidR="009062ED" w:rsidRPr="00EC1650" w14:paraId="35948198" w14:textId="77777777" w:rsidTr="00F215C6">
        <w:tc>
          <w:tcPr>
            <w:tcW w:w="3116" w:type="dxa"/>
            <w:shd w:val="clear" w:color="auto" w:fill="auto"/>
            <w:vAlign w:val="center"/>
          </w:tcPr>
          <w:p w14:paraId="2C1B1399" w14:textId="77777777" w:rsidR="009062ED" w:rsidRPr="00F215C6" w:rsidRDefault="009062ED" w:rsidP="00F215C6">
            <w:pPr>
              <w:pStyle w:val="TableText"/>
              <w:framePr w:wrap="around"/>
            </w:pPr>
            <w:r w:rsidRPr="00F215C6">
              <w:t>Game-Based Learning</w:t>
            </w:r>
          </w:p>
        </w:tc>
        <w:tc>
          <w:tcPr>
            <w:tcW w:w="1132" w:type="dxa"/>
            <w:shd w:val="clear" w:color="auto" w:fill="auto"/>
            <w:vAlign w:val="center"/>
          </w:tcPr>
          <w:p w14:paraId="25CB8EF4" w14:textId="77777777" w:rsidR="009062ED" w:rsidRPr="00EC1650" w:rsidRDefault="009062ED" w:rsidP="00F215C6">
            <w:pPr>
              <w:pStyle w:val="TableText"/>
              <w:framePr w:wrap="around"/>
              <w:jc w:val="center"/>
            </w:pPr>
            <w:r w:rsidRPr="00EC1650">
              <w:t>9</w:t>
            </w:r>
          </w:p>
        </w:tc>
        <w:tc>
          <w:tcPr>
            <w:tcW w:w="5102" w:type="dxa"/>
            <w:shd w:val="clear" w:color="auto" w:fill="auto"/>
            <w:vAlign w:val="center"/>
          </w:tcPr>
          <w:p w14:paraId="0D37ED3A" w14:textId="1D91D2C3" w:rsidR="009062ED" w:rsidRPr="00EC1650" w:rsidRDefault="009062ED" w:rsidP="00F215C6">
            <w:pPr>
              <w:pStyle w:val="TableText"/>
              <w:framePr w:wrap="around"/>
            </w:pPr>
            <w:r w:rsidRPr="00EC1650">
              <w:fldChar w:fldCharType="begin"/>
            </w:r>
            <w:r w:rsidRPr="00EC1650">
              <w:instrText xml:space="preserve"> ADDIN EN.CITE &lt;EndNote&gt;&lt;Cite&gt;&lt;Author&gt;Manal&lt;/Author&gt;&lt;Year&gt;2018&lt;/Year&gt;&lt;RecNum&gt;106&lt;/RecNum&gt;&lt;DisplayText&gt;[48]&lt;/DisplayText&gt;&lt;record&gt;&lt;rec-number&gt;106&lt;/rec-number&gt;&lt;foreign-keys&gt;&lt;key app="EN" db-id="e9pxax9rpzaed9e0p5ipfrz6a2fderwaepaf" timestamp="1744516072"&gt;106&lt;/key&gt;&lt;/foreign-keys&gt;&lt;ref-type name="Journal Article"&gt;17&lt;/ref-type&gt;&lt;contributors&gt;&lt;authors&gt;&lt;author&gt;Manal, M. Alhammad&lt;/author&gt;&lt;author&gt;Ana, M. Moreno&lt;/author&gt;&lt;/authors&gt;&lt;/contributors&gt;&lt;titles&gt;&lt;title&gt;Gamification in software engineering education: A systematic mapping&lt;/title&gt;&lt;secondary-title&gt;Journal of Systems and Software&lt;/secondary-title&gt;&lt;/titles&gt;&lt;periodical&gt;&lt;full-title&gt;Journal of Systems and Software&lt;/full-title&gt;&lt;/periodical&gt;&lt;pages&gt;131-150&lt;/pages&gt;&lt;volume&gt;141&lt;/volume&gt;&lt;dates&gt;&lt;year&gt;2018&lt;/year&gt;&lt;/dates&gt;&lt;label&gt;S11&lt;/label&gt;&lt;urls&gt;&lt;related-urls&gt;&lt;url&gt;https://www.sciencedirect.com/science/article/pii/S0164121218300645&lt;/url&gt;&lt;/related-urls&gt;&lt;/urls&gt;&lt;electronic-resource-num&gt;https://doi.org/10.1016/j.jss.2018.03.065&lt;/electronic-resource-num&gt;&lt;/record&gt;&lt;/Cite&gt;&lt;/EndNote&gt;</w:instrText>
            </w:r>
            <w:r w:rsidRPr="00EC1650">
              <w:fldChar w:fldCharType="separate"/>
            </w:r>
            <w:r w:rsidRPr="00EC1650">
              <w:rPr>
                <w:noProof/>
              </w:rPr>
              <w:t>[</w:t>
            </w:r>
            <w:hyperlink w:anchor="_ENREF_48" w:tooltip="Manal, 2018 #106" w:history="1">
              <w:r w:rsidR="00471467" w:rsidRPr="00EC1650">
                <w:rPr>
                  <w:noProof/>
                </w:rPr>
                <w:t>48</w:t>
              </w:r>
            </w:hyperlink>
            <w:r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&lt;EndNote&gt;&lt;Cite&gt;&lt;Author&gt;Alf Inge&lt;/Author&gt;&lt;Year&gt;2011&lt;/Year&gt;&lt;RecNum&gt;59&lt;/RecNum&gt;&lt;DisplayText&gt;[20]&lt;/DisplayText&gt;&lt;record&gt;&lt;rec-number&gt;59&lt;/rec-number&gt;&lt;foreign-keys&gt;&lt;key app="EN" db-id="e9pxax9rpzaed9e0p5ipfrz6a2fderwaepaf" timestamp="1744516072"&gt;59&lt;/key&gt;&lt;/foreign-keys&gt;&lt;ref-type name="Journal Article"&gt;17&lt;/ref-type&gt;&lt;contributors&gt;&lt;authors&gt;&lt;author&gt;Alf Inge, Wang&lt;/author&gt;&lt;/authors&gt;&lt;/contributors&gt;&lt;titles&gt;&lt;title&gt;Extensive Evaluation of Using a Game Project in a Software Architecture Course&lt;/title&gt;&lt;secondary-title&gt;ACM Trans. Comput. Educ.&lt;/secondary-title&gt;&lt;/titles&gt;&lt;periodical&gt;&lt;full-title&gt;ACM Trans. Comput. Educ.&lt;/full-title&gt;&lt;/periodical&gt;&lt;pages&gt;Article 5&lt;/pages&gt;&lt;volume&gt;11&lt;/volume&gt;&lt;number&gt;1&lt;/number&gt;&lt;dates&gt;&lt;year&gt;2011&lt;/year&gt;&lt;/dates&gt;&lt;label&gt;S20&lt;/label&gt;&lt;urls&gt;&lt;related-urls&gt;&lt;url&gt;https://doi.org/10.1145/1921607.1921612&lt;/url&gt;&lt;/related-urls&gt;&lt;/urls&gt;&lt;electronic-resource-num&gt;10.1145/1921607.1921612&lt;/electronic-resource-num&gt;&lt;/record&gt;&lt;/Cite&gt;&lt;/EndNote&gt;</w:instrText>
            </w:r>
            <w:r w:rsidRPr="00EC1650">
              <w:fldChar w:fldCharType="separate"/>
            </w:r>
            <w:r w:rsidR="00471467" w:rsidRPr="00EC1650">
              <w:rPr>
                <w:noProof/>
              </w:rPr>
              <w:t>[</w:t>
            </w:r>
            <w:hyperlink w:anchor="_ENREF_20" w:tooltip="Alf Inge, 2011 #59" w:history="1">
              <w:r w:rsidR="00471467" w:rsidRPr="00EC1650">
                <w:rPr>
                  <w:noProof/>
                </w:rPr>
                <w:t>20</w:t>
              </w:r>
            </w:hyperlink>
            <w:r w:rsidR="00471467" w:rsidRPr="00EC1650">
              <w:rPr>
                <w:noProof/>
              </w:rPr>
              <w:t>]</w:t>
            </w:r>
            <w:r w:rsidRPr="00EC1650">
              <w:fldChar w:fldCharType="end"/>
            </w:r>
            <w:r w:rsidRPr="00EC1650">
              <w:t xml:space="preserve">, </w:t>
            </w:r>
            <w:r w:rsidRPr="00EC1650">
              <w:fldChar w:fldCharType="begin"/>
            </w:r>
            <w:r w:rsidRPr="00EC1650">
              <w:instrText xml:space="preserve"> ADDIN EN.CITE &lt;EndNote&gt;&lt;Cite&gt;&lt;Author&gt;Cervantes&lt;/Author&gt;&lt;Year&gt;2016&lt;/Year&gt;&lt;RecNum&gt;100&lt;/RecNum&gt;&lt;DisplayText&gt;[3]&lt;/DisplayText&gt;&lt;record&gt;&lt;rec-number&gt;100&lt;/rec-number&gt;&lt;foreign-keys&gt;&lt;key app="EN" db-id="e9pxax9rpzaed9e0p5ipfrz6a2fderwaepaf" timestamp="1744516072"&gt;100&lt;/key&gt;&lt;/foreign-keys&gt;&lt;ref-type name="Journal Article"&gt;17&lt;/ref-type&gt;&lt;contributors&gt;&lt;authors&gt;&lt;author&gt;H. Cervantes&lt;/author&gt;&lt;author&gt;S. Haziyev&lt;/author&gt;&lt;author&gt;O. Hrytsay&lt;/author&gt;&lt;author&gt;R. Kazman&lt;/author&gt;&lt;/authors&gt;&lt;/contributors&gt;&lt;titles&gt;&lt;title&gt;Smart Decisions: An Architectural Design Game&lt;/title&gt;&lt;secondary-title&gt;2016 IEEE/ACM 38th International Conference on Software Engineering Companion (ICSE-C)&lt;/secondary-title&gt;&lt;/titles&gt;&lt;periodical&gt;&lt;full-title&gt;2016 IEEE/ACM 38th International Conference on Software Engineering Companion (ICSE-C)&lt;/full-title&gt;&lt;/periodical&gt;&lt;pages&gt;327-335&lt;/pages&gt;&lt;dates&gt;&lt;year&gt;2016&lt;/year&gt;&lt;/dates&gt;&lt;label&gt;S23&lt;/label&gt;&lt;urls&gt;&lt;/urls&gt;&lt;electronic-resource-num&gt;https://doi.org/10.1145/2889160.2889184&lt;/electronic-resource-num&gt;&lt;/record&gt;&lt;/Cite&gt;&lt;/EndNote&gt;</w:instrText>
            </w:r>
            <w:r w:rsidRPr="00EC1650">
              <w:fldChar w:fldCharType="separate"/>
            </w:r>
            <w:r w:rsidRPr="00EC1650">
              <w:rPr>
                <w:noProof/>
              </w:rPr>
              <w:t>[</w:t>
            </w:r>
            <w:hyperlink w:anchor="_ENREF_3" w:tooltip="Cervantes, 2016 #100" w:history="1">
              <w:r w:rsidR="00471467" w:rsidRPr="00EC1650">
                <w:rPr>
                  <w:noProof/>
                </w:rPr>
                <w:t>3</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&lt;EndNote&gt;&lt;Cite&gt;&lt;Author&gt;Oliveira&lt;/Author&gt;&lt;Year&gt;2022&lt;/Year&gt;&lt;RecNum&gt;128&lt;/RecNum&gt;&lt;DisplayText&gt;[28]&lt;/DisplayText&gt;&lt;record&gt;&lt;rec-number&gt;128&lt;/rec-number&gt;&lt;foreign-keys&gt;&lt;key app="EN" db-id="e9pxax9rpzaed9e0p5ipfrz6a2fderwaepaf" timestamp="1744881894"&gt;128&lt;/key&gt;&lt;/foreign-keys&gt;&lt;ref-type name="Journal Article"&gt;17&lt;/ref-type&gt;&lt;contributors&gt;&lt;authors&gt;&lt;author&gt;Oliveira, Brauner R. N.&lt;/author&gt;&lt;author&gt;Garcés, Lina&lt;/author&gt;&lt;author&gt;Lyra, Kamila T.&lt;/author&gt;&lt;author&gt;Santos, Daniel S.&lt;/author&gt;&lt;author&gt;Isotani, Seiji&lt;/author&gt;&lt;author&gt;Nakagawa, Elisa Y.&lt;/author&gt;&lt;/authors&gt;&lt;/contributors&gt;&lt;titles&gt;&lt;title&gt;An Overview of Software Architecture Education&lt;/title&gt;&lt;secondary-title&gt;Anais do Congresso Ibero-Americano em Engenharia de Software (CIbSE)&lt;/secondary-title&gt;&lt;/titles&gt;&lt;periodical&gt;&lt;full-title&gt;Anais do Congresso Ibero-Americano em Engenharia de Software (CIbSE)&lt;/full-title&gt;&lt;/periodical&gt;&lt;pages&gt;76-90%@ 0000-0000&lt;/pages&gt;&lt;dates&gt;&lt;year&gt;2022&lt;/year&gt;&lt;pub-dates&gt;&lt;date&gt;2022-06-13&lt;/date&gt;&lt;/pub-dates&gt;&lt;/dates&gt;&lt;label&gt;S51&lt;/label&gt;&lt;urls&gt;&lt;related-urls&gt;&lt;url&gt;https://sol.sbc.org.br/index.php/cibse/article/view/20964&lt;/url&gt;&lt;/related-urls&gt;&lt;/urls&gt;&lt;electronic-resource-num&gt;10.5753/cibse.2022.20964&lt;/electronic-resource-num&gt;&lt;/record&gt;&lt;/Cite&gt;&lt;/EndNote&gt;</w:instrText>
            </w:r>
            <w:r w:rsidRPr="00EC1650">
              <w:fldChar w:fldCharType="separate"/>
            </w:r>
            <w:r w:rsidRPr="00EC1650">
              <w:rPr>
                <w:noProof/>
              </w:rPr>
              <w:t>[</w:t>
            </w:r>
            <w:hyperlink w:anchor="_ENREF_28" w:tooltip="Oliveira, 2022 #128" w:history="1">
              <w:r w:rsidR="00471467" w:rsidRPr="00EC1650">
                <w:rPr>
                  <w:noProof/>
                </w:rPr>
                <w:t>28</w:t>
              </w:r>
            </w:hyperlink>
            <w:r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&lt;EndNote&gt;&lt;Cite&gt;&lt;Author&gt;Parejo&lt;/Author&gt;&lt;Year&gt;2020&lt;/Year&gt;&lt;RecNum&gt;125&lt;/RecNum&gt;&lt;DisplayText&gt;[49]&lt;/DisplayText&gt;&lt;record&gt;&lt;rec-number&gt;125&lt;/rec-number&gt;&lt;foreign-keys&gt;&lt;key app="EN" db-id="e9pxax9rpzaed9e0p5ipfrz6a2fderwaepaf" timestamp="1744881169"&gt;125&lt;/key&gt;&lt;/foreign-keys&gt;&lt;ref-type name="Journal Article"&gt;17&lt;/ref-type&gt;&lt;contributors&gt;&lt;authors&gt;&lt;author&gt;Parejo, José A&lt;/author&gt;&lt;author&gt;Troya, Javier&lt;/author&gt;&lt;author&gt;Segura, Sergio&lt;/author&gt;&lt;author&gt;del-Río-Ortega, Adela&lt;/author&gt;&lt;author&gt;Gámez-Díaz, Antonio&lt;/author&gt;&lt;author&gt;Márquez-Chamorro, Alfonso E&lt;/author&gt;&lt;/authors&gt;&lt;/contributors&gt;&lt;titles&gt;&lt;title&gt;Flipping laboratory sessions: an experience in computer science&lt;/title&gt;&lt;secondary-title&gt;IEEE Revista Iberoamericana de Tecnologias del Aprendizaje&lt;/secondary-title&gt;&lt;/titles&gt;&lt;periodical&gt;&lt;full-title&gt;IEEE Revista Iberoamericana de Tecnologias del Aprendizaje&lt;/full-title&gt;&lt;/periodical&gt;&lt;pages&gt;183-191&lt;/pages&gt;&lt;volume&gt;15&lt;/volume&gt;&lt;number&gt;3&lt;/number&gt;&lt;dates&gt;&lt;year&gt;2020&lt;/year&gt;&lt;/dates&gt;&lt;isbn&gt;1932-8540&lt;/isbn&gt;&lt;label&gt;S60&lt;/label&gt;&lt;urls&gt;&lt;/urls&gt;&lt;/record&gt;&lt;/Cite&gt;&lt;/EndNote&gt;</w:instrText>
            </w:r>
            <w:r w:rsidRPr="00EC1650">
              <w:fldChar w:fldCharType="separate"/>
            </w:r>
            <w:r w:rsidR="00471467" w:rsidRPr="00EC1650">
              <w:rPr>
                <w:noProof/>
              </w:rPr>
              <w:t>[</w:t>
            </w:r>
            <w:hyperlink w:anchor="_ENREF_49" w:tooltip="Parejo, 2020 #125" w:history="1">
              <w:r w:rsidR="00471467" w:rsidRPr="00EC1650">
                <w:rPr>
                  <w:noProof/>
                </w:rPr>
                <w:t>49</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&lt;EndNote&gt;&lt;Cite&gt;&lt;Author&gt;Lago&lt;/Author&gt;&lt;Year&gt;2019&lt;/Year&gt;&lt;RecNum&gt;122&lt;/RecNum&gt;&lt;DisplayText&gt;[50]&lt;/DisplayText&gt;&lt;record&gt;&lt;rec-number&gt;122&lt;/rec-number&gt;&lt;foreign-keys&gt;&lt;key app="EN" db-id="e9pxax9rpzaed9e0p5ipfrz6a2fderwaepaf" timestamp="1744880784"&gt;122&lt;/key&gt;&lt;/foreign-keys&gt;&lt;ref-type name="Conference Proceedings"&gt;10&lt;/ref-type&gt;&lt;contributors&gt;&lt;authors&gt;&lt;author&gt;Lago, Patricia&lt;/author&gt;&lt;author&gt;Cai, Jia F&lt;/author&gt;&lt;author&gt;de Boer, Remco C&lt;/author&gt;&lt;author&gt;Kruchten, Philippe&lt;/author&gt;&lt;author&gt;Verdecchia, Roberto&lt;/author&gt;&lt;/authors&gt;&lt;/contributors&gt;&lt;titles&gt;&lt;title&gt;DecidArch: Playing cards as software architects&lt;/title&gt;&lt;secondary-title&gt;Proceedings of the 52nd Hawaii International Conference on System Sciences (HICSS)&lt;/secondary-title&gt;&lt;/titles&gt;&lt;pages&gt;7815-7824&lt;/pages&gt;&lt;dates&gt;&lt;year&gt;2019&lt;/year&gt;&lt;/dates&gt;&lt;publisher&gt;Hawaii International Conference on System Sciences (HICSS)&lt;/publisher&gt;&lt;label&gt;S61&lt;/label&gt;&lt;urls&gt;&lt;/urls&gt;&lt;/record&gt;&lt;/Cite&gt;&lt;/EndNote&gt;</w:instrText>
            </w:r>
            <w:r w:rsidRPr="00EC1650">
              <w:fldChar w:fldCharType="separate"/>
            </w:r>
            <w:r w:rsidR="00471467" w:rsidRPr="00EC1650">
              <w:rPr>
                <w:noProof/>
              </w:rPr>
              <w:t>[</w:t>
            </w:r>
            <w:hyperlink w:anchor="_ENREF_50" w:tooltip="Lago, 2019 #122" w:history="1">
              <w:r w:rsidR="00471467" w:rsidRPr="00EC1650">
                <w:rPr>
                  <w:noProof/>
                </w:rPr>
                <w:t>50</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&lt;EndNote&gt;&lt;Cite&gt;&lt;Author&gt;Aldenhoven&lt;/Author&gt;&lt;Year&gt;2023&lt;/Year&gt;&lt;RecNum&gt;67&lt;/RecNum&gt;&lt;DisplayText&gt;[51]&lt;/DisplayText&gt;&lt;record&gt;&lt;rec-number&gt;67&lt;/rec-number&gt;&lt;foreign-keys&gt;&lt;key app="EN" db-id="e9pxax9rpzaed9e0p5ipfrz6a2fderwaepaf" timestamp="1744516072"&gt;67&lt;/key&gt;&lt;/foreign-keys&gt;&lt;ref-type name="Journal Article"&gt;17&lt;/ref-type&gt;&lt;contributors&gt;&lt;authors&gt;&lt;author&gt;C. M. Aldenhoven&lt;/author&gt;&lt;author&gt;R. S. Engelschall&lt;/author&gt;&lt;/authors&gt;&lt;/contributors&gt;&lt;titles&gt;&lt;title&gt;The beauty of software architecture&lt;/title&gt;&lt;secondary-title&gt;2023 IEEE 20th International Conference on Software Architecture (ICSA)&lt;/secondary-title&gt;&lt;/titles&gt;&lt;periodical&gt;&lt;full-title&gt;2023 IEEE 20th International Conference on Software Architecture (ICSA)&lt;/full-title&gt;&lt;/periodical&gt;&lt;pages&gt;117-128&lt;/pages&gt;&lt;dates&gt;&lt;year&gt;2023&lt;/year&gt;&lt;/dates&gt;&lt;label&gt;S69&lt;/label&gt;&lt;urls&gt;&lt;/urls&gt;&lt;electronic-resource-num&gt;10.1109/ICSA56044.2023.00019&lt;/electronic-resource-num&gt;&lt;/record&gt;&lt;/Cite&gt;&lt;/EndNote&gt;</w:instrText>
            </w:r>
            <w:r w:rsidRPr="00EC1650">
              <w:fldChar w:fldCharType="separate"/>
            </w:r>
            <w:r w:rsidR="00471467" w:rsidRPr="00EC1650">
              <w:rPr>
                <w:noProof/>
              </w:rPr>
              <w:t>[</w:t>
            </w:r>
            <w:hyperlink w:anchor="_ENREF_51" w:tooltip="Aldenhoven, 2023 #67" w:history="1">
              <w:r w:rsidR="00471467" w:rsidRPr="00EC1650">
                <w:rPr>
                  <w:noProof/>
                </w:rPr>
                <w:t>51</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&lt;EndNote&gt;&lt;Cite&gt;&lt;Author&gt;Montenegro&lt;/Author&gt;&lt;Year&gt;2017&lt;/Year&gt;&lt;RecNum&gt;85&lt;/RecNum&gt;&lt;DisplayText&gt;[52]&lt;/DisplayText&gt;&lt;record&gt;&lt;rec-number&gt;85&lt;/rec-number&gt;&lt;foreign-keys&gt;&lt;key app="EN" db-id="e9pxax9rpzaed9e0p5ipfrz6a2fderwaepaf" timestamp="1744516072"&gt;85&lt;/key&gt;&lt;/foreign-keys&gt;&lt;ref-type name="Journal Article"&gt;17&lt;/ref-type&gt;&lt;contributors&gt;&lt;authors&gt;&lt;author&gt;C. H. Montenegro&lt;/author&gt;&lt;author&gt;H. Astudillo&lt;/author&gt;&lt;author&gt;M. C. Gómez Álvarez&lt;/author&gt;&lt;/authors&gt;&lt;/contributors&gt;&lt;titles&gt;&lt;title&gt;ATAM-RPG: A role-playing game to teach architecture trade-off analysis method (ATAM)&lt;/title&gt;&lt;secondary-title&gt;2017 XLIII Latin American Computer Conference (CLEI)&lt;/secondary-title&gt;&lt;/titles&gt;&lt;periodical&gt;&lt;full-title&gt;2017 XLIII Latin American Computer Conference (CLEI)&lt;/full-title&gt;&lt;/periodical&gt;&lt;pages&gt;1-9&lt;/pages&gt;&lt;dates&gt;&lt;year&gt;2017&lt;/year&gt;&lt;/dates&gt;&lt;label&gt;S77&lt;/label&gt;&lt;urls&gt;&lt;/urls&gt;&lt;electronic-resource-num&gt;10.1109/CLEI.2017.8226416&lt;/electronic-resource-num&gt;&lt;/record&gt;&lt;/Cite&gt;&lt;/EndNote&gt;</w:instrText>
            </w:r>
            <w:r w:rsidRPr="00EC1650">
              <w:fldChar w:fldCharType="separate"/>
            </w:r>
            <w:r w:rsidR="00471467" w:rsidRPr="00EC1650">
              <w:rPr>
                <w:noProof/>
              </w:rPr>
              <w:t>[</w:t>
            </w:r>
            <w:hyperlink w:anchor="_ENREF_52" w:tooltip="Montenegro, 2017 #85" w:history="1">
              <w:r w:rsidR="00471467" w:rsidRPr="00EC1650">
                <w:rPr>
                  <w:noProof/>
                </w:rPr>
                <w:t>52</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&lt;EndNote&gt;&lt;Cite&gt;&lt;Author&gt;Boer&lt;/Author&gt;&lt;Year&gt;2019&lt;/Year&gt;&lt;RecNum&gt;87&lt;/RecNum&gt;&lt;DisplayText&gt;[53]&lt;/DisplayText&gt;&lt;record&gt;&lt;rec-number&gt;87&lt;/rec-number&gt;&lt;foreign-keys&gt;&lt;key app="EN" db-id="e9pxax9rpzaed9e0p5ipfrz6a2fderwaepaf" timestamp="1744516072"&gt;87&lt;/key&gt;&lt;/foreign-keys&gt;&lt;ref-type name="Journal Article"&gt;17&lt;/ref-type&gt;&lt;contributors&gt;&lt;authors&gt;&lt;author&gt;R. C. de Boer&lt;/author&gt;&lt;author&gt;P. Lago&lt;/author&gt;&lt;author&gt;R. Verdecchia&lt;/author&gt;&lt;author&gt;P. Kruchten&lt;/author&gt;&lt;/authors&gt;&lt;/contributors&gt;&lt;titles&gt;&lt;title&gt;DecidArch V2: An Improved Game to Teach Architecture Design Decision Making&lt;/title&gt;&lt;secondary-title&gt;2019 IEEE International Conference on Software Architecture Companion (ICSA-C)&lt;/secondary-title&gt;&lt;/titles&gt;&lt;periodical&gt;&lt;full-title&gt;2019 IEEE International Conference on Software Architecture Companion (ICSA-C)&lt;/full-title&gt;&lt;/periodical&gt;&lt;pages&gt;153-157&lt;/pages&gt;&lt;dates&gt;&lt;year&gt;2019&lt;/year&gt;&lt;/dates&gt;&lt;label&gt;S78&lt;/label&gt;&lt;urls&gt;&lt;/urls&gt;&lt;electronic-resource-num&gt;10.1109/ICSA-C.2019.00034&lt;/electronic-resource-num&gt;&lt;/record&gt;&lt;/Cite&gt;&lt;/EndNote&gt;</w:instrText>
            </w:r>
            <w:r w:rsidRPr="00EC1650">
              <w:fldChar w:fldCharType="separate"/>
            </w:r>
            <w:r w:rsidR="00471467" w:rsidRPr="00EC1650">
              <w:rPr>
                <w:noProof/>
              </w:rPr>
              <w:t>[</w:t>
            </w:r>
            <w:hyperlink w:anchor="_ENREF_53" w:tooltip="Boer, 2019 #87" w:history="1">
              <w:r w:rsidR="00471467" w:rsidRPr="00EC1650">
                <w:rPr>
                  <w:noProof/>
                </w:rPr>
                <w:t>53</w:t>
              </w:r>
            </w:hyperlink>
            <w:r w:rsidR="00471467" w:rsidRPr="00EC1650">
              <w:rPr>
                <w:noProof/>
              </w:rPr>
              <w:t>]</w:t>
            </w:r>
            <w:r w:rsidRPr="00EC1650">
              <w:fldChar w:fldCharType="end"/>
            </w:r>
          </w:p>
        </w:tc>
      </w:tr>
      <w:tr w:rsidR="009062ED" w:rsidRPr="00EC1650" w14:paraId="1A7F8FEC" w14:textId="77777777" w:rsidTr="00F215C6">
        <w:tc>
          <w:tcPr>
            <w:tcW w:w="3116" w:type="dxa"/>
            <w:shd w:val="clear" w:color="auto" w:fill="auto"/>
            <w:vAlign w:val="center"/>
          </w:tcPr>
          <w:p w14:paraId="1D3C6E8D" w14:textId="77777777" w:rsidR="009062ED" w:rsidRPr="00F215C6" w:rsidRDefault="009062ED" w:rsidP="00F215C6">
            <w:pPr>
              <w:pStyle w:val="TableText"/>
              <w:framePr w:wrap="around"/>
            </w:pPr>
            <w:r w:rsidRPr="00F215C6">
              <w:t>Personalised Learning</w:t>
            </w:r>
          </w:p>
        </w:tc>
        <w:tc>
          <w:tcPr>
            <w:tcW w:w="1132" w:type="dxa"/>
            <w:shd w:val="clear" w:color="auto" w:fill="auto"/>
            <w:vAlign w:val="center"/>
          </w:tcPr>
          <w:p w14:paraId="3269D1E5" w14:textId="77777777" w:rsidR="009062ED" w:rsidRPr="00EC1650" w:rsidRDefault="009062ED" w:rsidP="00F215C6">
            <w:pPr>
              <w:pStyle w:val="TableText"/>
              <w:framePr w:wrap="around"/>
              <w:jc w:val="center"/>
            </w:pPr>
            <w:r w:rsidRPr="00EC1650">
              <w:t>8</w:t>
            </w:r>
          </w:p>
        </w:tc>
        <w:tc>
          <w:tcPr>
            <w:tcW w:w="5102" w:type="dxa"/>
            <w:shd w:val="clear" w:color="auto" w:fill="auto"/>
            <w:vAlign w:val="center"/>
          </w:tcPr>
          <w:p w14:paraId="20A5FA49" w14:textId="2C95564A" w:rsidR="009062ED" w:rsidRPr="00EC1650" w:rsidRDefault="009062ED" w:rsidP="00F215C6">
            <w:pPr>
              <w:pStyle w:val="TableText"/>
              <w:framePr w:wrap="around"/>
            </w:pPr>
            <w:r w:rsidRPr="00EC1650">
              <w:fldChar w:fldCharType="begin"/>
            </w:r>
            <w:r w:rsidR="00471467" w:rsidRPr="00EC1650">
              <w:instrText xml:space="preserve"> ADDIN EN.CITE &lt;EndNote&gt;&lt;Cite&gt;&lt;Author&gt;Campo&lt;/Author&gt;&lt;Year&gt;2021&lt;/Year&gt;&lt;RecNum&gt;33&lt;/RecNum&gt;&lt;DisplayText&gt;[54]&lt;/DisplayText&gt;&lt;record&gt;&lt;rec-number&gt;33&lt;/rec-number&gt;&lt;foreign-keys&gt;&lt;key app="EN" db-id="e9pxax9rpzaed9e0p5ipfrz6a2fderwaepaf" timestamp="1744516072"&gt;33&lt;/key&gt;&lt;/foreign-keys&gt;&lt;ref-type name="Journal Article"&gt;17&lt;/ref-type&gt;&lt;contributors&gt;&lt;authors&gt;&lt;author&gt;Campo, Marcelo&lt;/author&gt;&lt;author&gt;Amandi, Analia&lt;/author&gt;&lt;author&gt;Biset, Julio Cesar&lt;/author&gt;&lt;/authors&gt;&lt;/contributors&gt;&lt;titles&gt;&lt;title&gt;A Software Architecture Perspective about Moodle Flexibility for Supporting Empirical Research of Teaching Theories&lt;/title&gt;&lt;/titles&gt;&lt;pages&gt;817-842&lt;/pages&gt;&lt;volume&gt;26&lt;/volume&gt;&lt;number&gt;1&lt;/number&gt;&lt;dates&gt;&lt;year&gt;2021&lt;/year&gt;&lt;/dates&gt;&lt;label&gt;S5&lt;/label&gt;&lt;urls&gt;&lt;/urls&gt;&lt;/record&gt;&lt;/Cite&gt;&lt;/EndNote&gt;</w:instrText>
            </w:r>
            <w:r w:rsidRPr="00EC1650">
              <w:fldChar w:fldCharType="separate"/>
            </w:r>
            <w:r w:rsidR="00471467" w:rsidRPr="00EC1650">
              <w:rPr>
                <w:noProof/>
              </w:rPr>
              <w:t>[</w:t>
            </w:r>
            <w:hyperlink w:anchor="_ENREF_54" w:tooltip="Campo, 2021 #33" w:history="1">
              <w:r w:rsidR="00471467" w:rsidRPr="00EC1650">
                <w:rPr>
                  <w:noProof/>
                </w:rPr>
                <w:t>54</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&lt;EndNote&gt;&lt;Cite&gt;&lt;Author&gt;Feldgen&lt;/Author&gt;&lt;Year&gt;2014&lt;/Year&gt;&lt;RecNum&gt;102&lt;/RecNum&gt;&lt;DisplayText&gt;[55]&lt;/DisplayText&gt;&lt;record&gt;&lt;rec-number&gt;102&lt;/rec-number&gt;&lt;foreign-keys&gt;&lt;key app="EN" db-id="e9pxax9rpzaed9e0p5ipfrz6a2fderwaepaf" timestamp="1744516072"&gt;102&lt;/key&gt;&lt;/foreign-keys&gt;&lt;ref-type name="Journal Article"&gt;17&lt;/ref-type&gt;&lt;contributors&gt;&lt;authors&gt;&lt;author&gt;M. Feldgen&lt;/author&gt;&lt;author&gt;O. Clua&lt;/author&gt;&lt;/authors&gt;&lt;/contributors&gt;&lt;titles&gt;&lt;title&gt;Teaching effective requirements engineering for large-scale software development with scaffolding&lt;/title&gt;&lt;secondary-title&gt;2014 IEEE Frontiers in Education Conference (FIE) Proceedings&lt;/secondary-title&gt;&lt;/titles&gt;&lt;periodical&gt;&lt;full-title&gt;2014 IEEE Frontiers in Education Conference (FIE) Proceedings&lt;/full-title&gt;&lt;/periodical&gt;&lt;pages&gt;1-8&lt;/pages&gt;&lt;dates&gt;&lt;year&gt;2014&lt;/year&gt;&lt;/dates&gt;&lt;label&gt;S22&lt;/label&gt;&lt;urls&gt;&lt;/urls&gt;&lt;electronic-resource-num&gt;10.1109/FIE.2014.7044176&lt;/electronic-resource-num&gt;&lt;/record&gt;&lt;/Cite&gt;&lt;/EndNote&gt;</w:instrText>
            </w:r>
            <w:r w:rsidRPr="00EC1650">
              <w:fldChar w:fldCharType="separate"/>
            </w:r>
            <w:r w:rsidR="00471467" w:rsidRPr="00EC1650">
              <w:rPr>
                <w:noProof/>
              </w:rPr>
              <w:t>[</w:t>
            </w:r>
            <w:hyperlink w:anchor="_ENREF_55" w:tooltip="Feldgen, 2014 #102" w:history="1">
              <w:r w:rsidR="00471467" w:rsidRPr="00EC1650">
                <w:rPr>
                  <w:noProof/>
                </w:rPr>
                <w:t>55</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&lt;EndNote&gt;&lt;Cite&gt;&lt;Author&gt;Chimalakonda&lt;/Author&gt;&lt;Year&gt;2023&lt;/Year&gt;&lt;RecNum&gt;34&lt;/RecNum&gt;&lt;DisplayText&gt;[56]&lt;/DisplayText&gt;&lt;record&gt;&lt;rec-number&gt;34&lt;/rec-number&gt;&lt;foreign-keys&gt;&lt;key app="EN" db-id="e9pxax9rpzaed9e0p5ipfrz6a2fderwaepaf" timestamp="1744516072"&gt;34&lt;/key&gt;&lt;/foreign-keys&gt;&lt;ref-type name="Journal Article"&gt;17&lt;/ref-type&gt;&lt;contributors&gt;&lt;authors&gt;&lt;author&gt;Chimalakonda, Sridhar&lt;/author&gt;&lt;author&gt;Nori, Kesav V.&lt;/author&gt;&lt;/authors&gt;&lt;/contributors&gt;&lt;titles&gt;&lt;title&gt;A Patterns Based Approach for the Design of Educational Technologies&lt;/title&gt;&lt;/titles&gt;&lt;pages&gt;2114-2133&lt;/pages&gt;&lt;volume&gt;31&lt;/volume&gt;&lt;number&gt;4&lt;/number&gt;&lt;dates&gt;&lt;year&gt;2023&lt;/year&gt;&lt;/dates&gt;&lt;label&gt;S31&lt;/label&gt;&lt;urls&gt;&lt;/urls&gt;&lt;/record&gt;&lt;/Cite&gt;&lt;/EndNote&gt;</w:instrText>
            </w:r>
            <w:r w:rsidRPr="00EC1650">
              <w:fldChar w:fldCharType="separate"/>
            </w:r>
            <w:r w:rsidR="00471467" w:rsidRPr="00EC1650">
              <w:rPr>
                <w:noProof/>
              </w:rPr>
              <w:t>[</w:t>
            </w:r>
            <w:hyperlink w:anchor="_ENREF_56" w:tooltip="Chimalakonda, 2023 #34" w:history="1">
              <w:r w:rsidR="00471467" w:rsidRPr="00EC1650">
                <w:rPr>
                  <w:noProof/>
                </w:rPr>
                <w:t>56</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&lt;EndNote&gt;&lt;Cite&gt;&lt;Author&gt;Castro&lt;/Author&gt;&lt;Year&gt;2024&lt;/Year&gt;&lt;RecNum&gt;43&lt;/RecNum&gt;&lt;DisplayText&gt;[57]&lt;/DisplayText&gt;&lt;record&gt;&lt;rec-number&gt;43&lt;/rec-number&gt;&lt;foreign-keys&gt;&lt;key app="EN" db-id="e9pxax9rpzaed9e0p5ipfrz6a2fderwaepaf" timestamp="1744516072"&gt;43&lt;/key&gt;&lt;/foreign-keys&gt;&lt;ref-type name="Conference Paper"&gt;47&lt;/ref-type&gt;&lt;contributors&gt;&lt;authors&gt;&lt;author&gt;Castro, Laura M.&lt;/author&gt;&lt;author&gt;Hidalgo, Mauricio&lt;/author&gt;&lt;author&gt;Astudillo, Hernán&lt;/author&gt;&lt;/authors&gt;&lt;/contributors&gt;&lt;titles&gt;&lt;title&gt;Effective Teaching Strategies for Large Classes: A Case Study in Software Architecture Education&lt;/title&gt;&lt;/titles&gt;&lt;pages&gt;199-205&lt;/pages&gt;&lt;dates&gt;&lt;year&gt;2024&lt;/year&gt;&lt;/dates&gt;&lt;label&gt;S38&lt;/label&gt;&lt;urls&gt;&lt;related-urls&gt;&lt;url&gt;https://doi.org/10.1145/3702163.3702414&lt;/url&gt;&lt;/related-urls&gt;&lt;/urls&gt;&lt;electronic-resource-num&gt;10.1145/3702163.3702414&lt;/electronic-resource-num&gt;&lt;/record&gt;&lt;/Cite&gt;&lt;/EndNote&gt;</w:instrText>
            </w:r>
            <w:r w:rsidRPr="00EC1650">
              <w:fldChar w:fldCharType="separate"/>
            </w:r>
            <w:r w:rsidR="00471467" w:rsidRPr="00EC1650">
              <w:rPr>
                <w:noProof/>
              </w:rPr>
              <w:t>[</w:t>
            </w:r>
            <w:hyperlink w:anchor="_ENREF_57" w:tooltip="Castro, 2024 #43" w:history="1">
              <w:r w:rsidR="00471467" w:rsidRPr="00EC1650">
                <w:rPr>
                  <w:noProof/>
                </w:rPr>
                <w:t>57</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&lt;EndNote&gt;&lt;Cite&gt;&lt;Author&gt;Corritore&lt;/Author&gt;&lt;Year&gt;2020&lt;/Year&gt;&lt;RecNum&gt;35&lt;/RecNum&gt;&lt;DisplayText&gt;[58]&lt;/DisplayText&gt;&lt;record&gt;&lt;rec-number&gt;35&lt;/rec-number&gt;&lt;foreign-keys&gt;&lt;key app="EN" db-id="e9pxax9rpzaed9e0p5ipfrz6a2fderwaepaf" timestamp="1744516072"&gt;35&lt;/key&gt;&lt;/foreign-keys&gt;&lt;ref-type name="Journal Article"&gt;17&lt;/ref-type&gt;&lt;contributors&gt;&lt;authors&gt;&lt;author&gt;Corritore, Cynthia&lt;/author&gt;&lt;author&gt;Love, Betty&lt;/author&gt;&lt;/authors&gt;&lt;/contributors&gt;&lt;titles&gt;&lt;title&gt;Redesigning an Introductory Programming Course to Facilitate Effective Student Learning: A Case Study&lt;/title&gt;&lt;/titles&gt;&lt;pages&gt;91-136&lt;/pages&gt;&lt;volume&gt;19&lt;/volume&gt;&lt;dates&gt;&lt;year&gt;2020&lt;/year&gt;&lt;/dates&gt;&lt;label&gt;S34&lt;/label&gt;&lt;urls&gt;&lt;/urls&gt;&lt;/record&gt;&lt;/Cite&gt;&lt;/EndNote&gt;</w:instrText>
            </w:r>
            <w:r w:rsidRPr="00EC1650">
              <w:fldChar w:fldCharType="separate"/>
            </w:r>
            <w:r w:rsidR="00471467" w:rsidRPr="00EC1650">
              <w:rPr>
                <w:noProof/>
              </w:rPr>
              <w:t>[</w:t>
            </w:r>
            <w:hyperlink w:anchor="_ENREF_58" w:tooltip="Corritore, 2020 #35" w:history="1">
              <w:r w:rsidR="00471467" w:rsidRPr="00EC1650">
                <w:rPr>
                  <w:noProof/>
                </w:rPr>
                <w:t>58</w:t>
              </w:r>
            </w:hyperlink>
            <w:r w:rsidR="00471467" w:rsidRPr="00EC1650">
              <w:rPr>
                <w:noProof/>
              </w:rPr>
              <w:t>]</w:t>
            </w:r>
            <w:r w:rsidRPr="00EC1650">
              <w:fldChar w:fldCharType="end"/>
            </w:r>
            <w:r w:rsidRPr="00EC1650">
              <w:t xml:space="preserve">, </w:t>
            </w:r>
            <w:r w:rsidRPr="00EC1650">
              <w:fldChar w:fldCharType="begin"/>
            </w:r>
            <w:r w:rsidRPr="00EC1650">
              <w:instrText xml:space="preserve"> ADDIN EN.CITE &lt;EndNote&gt;&lt;Cite&gt;&lt;Author&gt;El-Mahdy&lt;/Author&gt;&lt;Year&gt;2022&lt;/Year&gt;&lt;RecNum&gt;119&lt;/RecNum&gt;&lt;DisplayText&gt;[38]&lt;/DisplayText&gt;&lt;record&gt;&lt;rec-number&gt;119&lt;/rec-number&gt;&lt;foreign-keys&gt;&lt;key app="EN" db-id="e9pxax9rpzaed9e0p5ipfrz6a2fderwaepaf" timestamp="1744844382"&gt;119&lt;/key&gt;&lt;/foreign-keys&gt;&lt;ref-type name="Journal Article"&gt;17&lt;/ref-type&gt;&lt;contributors&gt;&lt;authors&gt;&lt;author&gt;El-Mahdy, Deena&lt;/author&gt;&lt;/authors&gt;&lt;/contributors&gt;&lt;titles&gt;&lt;title&gt;Learning by Doing: Integrating Shape Grammar as a Visual Coding Tool in Architectural Curricula&lt;/title&gt;&lt;secondary-title&gt;Nexus Network Journal&lt;/secondary-title&gt;&lt;/titles&gt;&lt;periodical&gt;&lt;full-title&gt;Nexus Network Journal&lt;/full-title&gt;&lt;/periodical&gt;&lt;pages&gt;701-716&lt;/pages&gt;&lt;volume&gt;24&lt;/volume&gt;&lt;number&gt;3&lt;/number&gt;&lt;dates&gt;&lt;year&gt;2022&lt;/year&gt;&lt;pub-dates&gt;&lt;date&gt;2022/09/01&lt;/date&gt;&lt;/pub-dates&gt;&lt;/dates&gt;&lt;isbn&gt;1522-4600&lt;/isbn&gt;&lt;label&gt;S50&lt;/label&gt;&lt;urls&gt;&lt;related-urls&gt;&lt;url&gt;https://doi.org/10.1007/s00004-022-00608-w&lt;/url&gt;&lt;/related-urls&gt;&lt;/urls&gt;&lt;electronic-resource-num&gt;10.1007/s00004-022-00608-w&lt;/electronic-resource-num&gt;&lt;/record&gt;&lt;/Cite&gt;&lt;/EndNote&gt;</w:instrText>
            </w:r>
            <w:r w:rsidRPr="00EC1650">
              <w:fldChar w:fldCharType="separate"/>
            </w:r>
            <w:r w:rsidRPr="00EC1650">
              <w:rPr>
                <w:noProof/>
              </w:rPr>
              <w:t>[</w:t>
            </w:r>
            <w:hyperlink w:anchor="_ENREF_38" w:tooltip="El-Mahdy, 2022 #119" w:history="1">
              <w:r w:rsidR="00471467" w:rsidRPr="00EC1650">
                <w:rPr>
                  <w:noProof/>
                </w:rPr>
                <w:t>38</w:t>
              </w:r>
            </w:hyperlink>
            <w:r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&lt;EndNote&gt;&lt;Cite&gt;&lt;Author&gt;Lieh&lt;/Author&gt;&lt;Year&gt;2018&lt;/Year&gt;&lt;RecNum&gt;72&lt;/RecNum&gt;&lt;DisplayText&gt;[59]&lt;/DisplayText&gt;&lt;record&gt;&lt;rec-number&gt;72&lt;/rec-number&gt;&lt;foreign-keys&gt;&lt;key app="EN" db-id="e9pxax9rpzaed9e0p5ipfrz6a2fderwaepaf" timestamp="1744516072"&gt;72&lt;/key&gt;&lt;/foreign-keys&gt;&lt;ref-type name="Journal Article"&gt;17&lt;/ref-type&gt;&lt;contributors&gt;&lt;authors&gt;&lt;author&gt;O. E. Lieh&lt;/author&gt;&lt;author&gt;Y. Irawan&lt;/author&gt;&lt;/authors&gt;&lt;/contributors&gt;&lt;titles&gt;&lt;title&gt;Exploring Experiential Learning Model and Risk Management Process for an Undergraduate Software Architecture Course&lt;/title&gt;&lt;secondary-title&gt;2018 IEEE Frontiers in Education Conference (FIE)&lt;/secondary-title&gt;&lt;/titles&gt;&lt;periodical&gt;&lt;full-title&gt;2018 IEEE Frontiers in Education Conference (FIE)&lt;/full-title&gt;&lt;/periodical&gt;&lt;pages&gt;1-9&lt;/pages&gt;&lt;dates&gt;&lt;year&gt;2018&lt;/year&gt;&lt;/dates&gt;&lt;label&gt;S54&lt;/label&gt;&lt;urls&gt;&lt;/urls&gt;&lt;electronic-resource-num&gt;10.1109/FIE.2018.8659200&lt;/electronic-resource-num&gt;&lt;/record&gt;&lt;/Cite&gt;&lt;/EndNote&gt;</w:instrText>
            </w:r>
            <w:r w:rsidRPr="00EC1650">
              <w:fldChar w:fldCharType="separate"/>
            </w:r>
            <w:r w:rsidR="00471467" w:rsidRPr="00EC1650">
              <w:rPr>
                <w:noProof/>
              </w:rPr>
              <w:t>[</w:t>
            </w:r>
            <w:hyperlink w:anchor="_ENREF_59" w:tooltip="Lieh, 2018 #72" w:history="1">
              <w:r w:rsidR="00471467" w:rsidRPr="00EC1650">
                <w:rPr>
                  <w:noProof/>
                </w:rPr>
                <w:t>59</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&lt;EndNote&gt;&lt;Cite&gt;&lt;Author&gt;Lieh&lt;/Author&gt;&lt;Year&gt;2018&lt;/Year&gt;&lt;RecNum&gt;127&lt;/RecNum&gt;&lt;DisplayText&gt;[60]&lt;/DisplayText&gt;&lt;record&gt;&lt;rec-number&gt;127&lt;/rec-number&gt;&lt;foreign-keys&gt;&lt;key app="EN" db-id="e9pxax9rpzaed9e0p5ipfrz6a2fderwaepaf" timestamp="1744881655"&gt;127&lt;/key&gt;&lt;/foreign-keys&gt;&lt;ref-type name="Conference Proceedings"&gt;10&lt;/ref-type&gt;&lt;contributors&gt;&lt;authors&gt;&lt;author&gt;O. E. Lieh&lt;/author&gt;&lt;author&gt;Y. Irawan&lt;/author&gt;&lt;/authors&gt;&lt;/contributors&gt;&lt;titles&gt;&lt;title&gt;Exploring Experiential Learning Model and Risk Management Process for an Undergraduate Software Architecture Course&lt;/title&gt;&lt;secondary-title&gt;2018 IEEE Frontiers in Education Conference (FIE)&lt;/secondary-title&gt;&lt;alt-title&gt;2018 IEEE Frontiers in Education Conference (FIE)&lt;/alt-title&gt;&lt;/titles&gt;&lt;periodical&gt;&lt;full-title&gt;2018 IEEE Frontiers in Education Conference (FIE)&lt;/full-title&gt;&lt;/periodical&gt;&lt;alt-periodical&gt;&lt;full-title&gt;2018 IEEE Frontiers in Education Conference (FIE)&lt;/full-title&gt;&lt;/alt-periodical&gt;&lt;pages&gt;1-9&lt;/pages&gt;&lt;dates&gt;&lt;year&gt;2018&lt;/year&gt;&lt;pub-dates&gt;&lt;date&gt;3-6 Oct. 2018&lt;/date&gt;&lt;/pub-dates&gt;&lt;/dates&gt;&lt;isbn&gt;2377-634X&lt;/isbn&gt;&lt;label&gt;S72&lt;/label&gt;&lt;urls&gt;&lt;/urls&gt;&lt;electronic-resource-num&gt;10.1109/FIE.2018.8659200&lt;/electronic-resource-num&gt;&lt;/record&gt;&lt;/Cite&gt;&lt;/EndNote&gt;</w:instrText>
            </w:r>
            <w:r w:rsidRPr="00EC1650">
              <w:fldChar w:fldCharType="separate"/>
            </w:r>
            <w:r w:rsidR="00471467" w:rsidRPr="00EC1650">
              <w:rPr>
                <w:noProof/>
              </w:rPr>
              <w:t>[</w:t>
            </w:r>
            <w:hyperlink w:anchor="_ENREF_60" w:tooltip="Lieh, 2018 #127" w:history="1">
              <w:r w:rsidR="00471467" w:rsidRPr="00EC1650">
                <w:rPr>
                  <w:noProof/>
                </w:rPr>
                <w:t>60</w:t>
              </w:r>
            </w:hyperlink>
            <w:r w:rsidR="00471467" w:rsidRPr="00EC1650">
              <w:rPr>
                <w:noProof/>
              </w:rPr>
              <w:t>]</w:t>
            </w:r>
            <w:r w:rsidRPr="00EC1650">
              <w:fldChar w:fldCharType="end"/>
            </w:r>
          </w:p>
        </w:tc>
      </w:tr>
      <w:tr w:rsidR="009062ED" w:rsidRPr="00EC1650" w14:paraId="27A0528E" w14:textId="77777777" w:rsidTr="00F215C6">
        <w:tc>
          <w:tcPr>
            <w:tcW w:w="3116" w:type="dxa"/>
            <w:shd w:val="clear" w:color="auto" w:fill="auto"/>
            <w:vAlign w:val="center"/>
          </w:tcPr>
          <w:p w14:paraId="2AC11C90" w14:textId="77777777" w:rsidR="009062ED" w:rsidRPr="00F215C6" w:rsidRDefault="009062ED" w:rsidP="00F215C6">
            <w:pPr>
              <w:pStyle w:val="TableText"/>
              <w:framePr w:wrap="around"/>
            </w:pPr>
            <w:r w:rsidRPr="00F215C6">
              <w:t>Abstraction and Modelling</w:t>
            </w:r>
          </w:p>
        </w:tc>
        <w:tc>
          <w:tcPr>
            <w:tcW w:w="1132" w:type="dxa"/>
            <w:shd w:val="clear" w:color="auto" w:fill="auto"/>
            <w:vAlign w:val="center"/>
          </w:tcPr>
          <w:p w14:paraId="4D719342" w14:textId="77777777" w:rsidR="009062ED" w:rsidRPr="00EC1650" w:rsidRDefault="009062ED" w:rsidP="00F215C6">
            <w:pPr>
              <w:pStyle w:val="TableText"/>
              <w:framePr w:wrap="around"/>
              <w:jc w:val="center"/>
            </w:pPr>
            <w:r w:rsidRPr="00EC1650">
              <w:t>8</w:t>
            </w:r>
          </w:p>
        </w:tc>
        <w:tc>
          <w:tcPr>
            <w:tcW w:w="5102" w:type="dxa"/>
            <w:shd w:val="clear" w:color="auto" w:fill="auto"/>
            <w:vAlign w:val="center"/>
          </w:tcPr>
          <w:p w14:paraId="192B27BE" w14:textId="07D476BF" w:rsidR="009062ED" w:rsidRPr="00EC1650" w:rsidRDefault="009062ED" w:rsidP="00F215C6">
            <w:pPr>
              <w:pStyle w:val="TableText"/>
              <w:framePr w:wrap="around"/>
            </w:pPr>
            <w:r w:rsidRPr="00EC1650">
              <w:fldChar w:fldCharType="begin"/>
            </w:r>
            <w:r w:rsidR="00471467" w:rsidRPr="00EC1650">
              <w:instrText xml:space="preserve"> ADDIN EN.CITE &lt;EndNote&gt;&lt;Cite&gt;&lt;Author&gt;Kazi&lt;/Author&gt;&lt;Year&gt;2019&lt;/Year&gt;&lt;RecNum&gt;98&lt;/RecNum&gt;&lt;DisplayText&gt;[61]&lt;/DisplayText&gt;&lt;record&gt;&lt;rec-number&gt;98&lt;/rec-number&gt;&lt;foreign-keys&gt;&lt;key app="EN" db-id="e9pxax9rpzaed9e0p5ipfrz6a2fderwaepaf" timestamp="1744516072"&gt;98&lt;/key&gt;&lt;/foreign-keys&gt;&lt;ref-type name="Journal Article"&gt;17&lt;/ref-type&gt;&lt;contributors&gt;&lt;authors&gt;&lt;author&gt;L. Kazi&lt;/author&gt;&lt;/authors&gt;&lt;/contributors&gt;&lt;titles&gt;&lt;title&gt;The Role of Modelling in Business Software Development: Case Study of Teaching and Industrial Practice in Zrenjanin, Serbia&lt;/title&gt;&lt;secondary-title&gt;2019 29th International Conference on Computer Theory and Applications (ICCTA)&lt;/secondary-title&gt;&lt;/titles&gt;&lt;periodical&gt;&lt;full-title&gt;2019 29th International Conference on Computer Theory and Applications (ICCTA)&lt;/full-title&gt;&lt;/periodical&gt;&lt;pages&gt;14-23&lt;/pages&gt;&lt;dates&gt;&lt;year&gt;2019&lt;/year&gt;&lt;/dates&gt;&lt;label&gt;S21&lt;/label&gt;&lt;urls&gt;&lt;/urls&gt;&lt;electronic-resource-num&gt;10.1109/ICCTA48790.2019.9478817&lt;/electronic-resource-num&gt;&lt;/record&gt;&lt;/Cite&gt;&lt;/EndNote&gt;</w:instrText>
            </w:r>
            <w:r w:rsidRPr="00EC1650">
              <w:fldChar w:fldCharType="separate"/>
            </w:r>
            <w:r w:rsidR="00471467" w:rsidRPr="00EC1650">
              <w:rPr>
                <w:noProof/>
              </w:rPr>
              <w:t>[</w:t>
            </w:r>
            <w:hyperlink w:anchor="_ENREF_61" w:tooltip="Kazi, 2019 #98" w:history="1">
              <w:r w:rsidR="00471467" w:rsidRPr="00EC1650">
                <w:rPr>
                  <w:noProof/>
                </w:rPr>
                <w:t>61</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&lt;EndNote&gt;&lt;Cite&gt;&lt;Author&gt;Federico&lt;/Author&gt;&lt;Year&gt;2018&lt;/Year&gt;&lt;RecNum&gt;58&lt;/RecNum&gt;&lt;DisplayText&gt;[62]&lt;/DisplayText&gt;&lt;record&gt;&lt;rec-number&gt;58&lt;/rec-number&gt;&lt;foreign-keys&gt;&lt;key app="EN" db-id="e9pxax9rpzaed9e0p5ipfrz6a2fderwaepaf" timestamp="1744516072"&gt;58&lt;/key&gt;&lt;/foreign-keys&gt;&lt;ref-type name="Conference Paper"&gt;47&lt;/ref-type&gt;&lt;contributors&gt;&lt;authors&gt;&lt;author&gt;Federico, Ciccozzi&lt;/author&gt;&lt;author&gt;Michalis, Famelis&lt;/author&gt;&lt;author&gt;Gerti, Kappel&lt;/author&gt;&lt;author&gt;Leen, Lambers&lt;/author&gt;&lt;author&gt;Sebastien, Mosser&lt;/author&gt;&lt;author&gt;Richard, F. Paige&lt;/author&gt;&lt;author&gt;Alfonso, Pierantonio&lt;/author&gt;&lt;author&gt;Arend, Rensink&lt;/author&gt;&lt;author&gt;Rick, Salay&lt;/author&gt;&lt;author&gt;Gabi, Taentzer&lt;/author&gt;&lt;author&gt;Antonio, Vallecillo&lt;/author&gt;&lt;author&gt;Manuel, Wimmer&lt;/author&gt;&lt;/authors&gt;&lt;/contributors&gt;&lt;titles&gt;&lt;title&gt;How do we teach modelling and model-driven engineering? a survey&lt;/title&gt;&lt;alt-title&gt;Proceedings of the 21st ACM/IEEE International Conference on Model Driven Engineering Languages and Systems: Companion Proceedings&lt;/alt-title&gt;&lt;/titles&gt;&lt;pages&gt;122–129&lt;/pages&gt;&lt;dates&gt;&lt;year&gt;2018&lt;/year&gt;&lt;/dates&gt;&lt;pub-location&gt;Copenhagen, Denmark&lt;/pub-location&gt;&lt;publisher&gt;Association for Computing Machinery&lt;/publisher&gt;&lt;label&gt;S25&lt;/label&gt;&lt;urls&gt;&lt;related-urls&gt;&lt;url&gt;https://doi.org/10.1145/3270112.3270129&lt;/url&gt;&lt;/related-urls&gt;&lt;/urls&gt;&lt;electronic-resource-num&gt;10.1145/3270112.3270129&lt;/electronic-resource-num&gt;&lt;/record&gt;&lt;/Cite&gt;&lt;/EndNote&gt;</w:instrText>
            </w:r>
            <w:r w:rsidRPr="00EC1650">
              <w:fldChar w:fldCharType="separate"/>
            </w:r>
            <w:r w:rsidR="00471467" w:rsidRPr="00EC1650">
              <w:rPr>
                <w:noProof/>
              </w:rPr>
              <w:t>[</w:t>
            </w:r>
            <w:hyperlink w:anchor="_ENREF_62" w:tooltip="Federico, 2018 #58" w:history="1">
              <w:r w:rsidR="00471467" w:rsidRPr="00EC1650">
                <w:rPr>
                  <w:noProof/>
                </w:rPr>
                <w:t>62</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&lt;EndNote&gt;&lt;Cite&gt;&lt;Author&gt;Liubchenko&lt;/Author&gt;&lt;Year&gt;2019&lt;/Year&gt;&lt;RecNum&gt;108&lt;/RecNum&gt;&lt;DisplayText&gt;[63]&lt;/DisplayText&gt;&lt;record&gt;&lt;rec-number&gt;108&lt;/rec-number&gt;&lt;foreign-keys&gt;&lt;key app="EN" db-id="e9pxax9rpzaed9e0p5ipfrz6a2fderwaepaf" timestamp="1744516072"&gt;108&lt;/key&gt;&lt;/foreign-keys&gt;&lt;ref-type name="Journal Article"&gt;17&lt;/ref-type&gt;&lt;contributors&gt;&lt;authors&gt;&lt;author&gt;Liubchenko, Vira&lt;/author&gt;&lt;author&gt;Shakhovska, Natalia&lt;/author&gt;&lt;author&gt;Medykovskyy, Mykola O.&lt;/author&gt;&lt;/authors&gt;&lt;/contributors&gt;&lt;titles&gt;&lt;title&gt;Queueing Modeling in the Course in Software Architecture Design&lt;/title&gt;&lt;/titles&gt;&lt;pages&gt;550-560&lt;/pages&gt;&lt;dates&gt;&lt;year&gt;2019&lt;/year&gt;&lt;/dates&gt;&lt;pub-location&gt;Cham&lt;/pub-location&gt;&lt;publisher&gt;Springer International Publishing&lt;/publisher&gt;&lt;label&gt;S26&lt;/label&gt;&lt;urls&gt;&lt;related-urls&gt;&lt;url&gt;https://doi.org/10.1007/978-3-030-01069-0_39&lt;/url&gt;&lt;/related-urls&gt;&lt;/urls&gt;&lt;/record&gt;&lt;/Cite&gt;&lt;/EndNote&gt;</w:instrText>
            </w:r>
            <w:r w:rsidRPr="00EC1650">
              <w:fldChar w:fldCharType="separate"/>
            </w:r>
            <w:r w:rsidR="00471467" w:rsidRPr="00EC1650">
              <w:rPr>
                <w:noProof/>
              </w:rPr>
              <w:t>[</w:t>
            </w:r>
            <w:hyperlink w:anchor="_ENREF_63" w:tooltip="Liubchenko, 2019 #108" w:history="1">
              <w:r w:rsidR="00471467" w:rsidRPr="00EC1650">
                <w:rPr>
                  <w:noProof/>
                </w:rPr>
                <w:t>63</w:t>
              </w:r>
            </w:hyperlink>
            <w:r w:rsidR="00471467" w:rsidRPr="00EC1650">
              <w:rPr>
                <w:noProof/>
              </w:rPr>
              <w:t>]</w:t>
            </w:r>
            <w:r w:rsidRPr="00EC1650">
              <w:fldChar w:fldCharType="end"/>
            </w:r>
            <w:r w:rsidRPr="00EC1650">
              <w:t xml:space="preserve">, </w:t>
            </w:r>
            <w:r w:rsidRPr="00EC1650">
              <w:fldChar w:fldCharType="begin"/>
            </w:r>
            <w:r w:rsidRPr="00EC1650">
              <w:instrText xml:space="preserve"> ADDIN EN.CITE &lt;EndNote&gt;&lt;Cite&gt;&lt;Author&gt;Dorodchi&lt;/Author&gt;&lt;Year&gt;2021&lt;/Year&gt;&lt;RecNum&gt;37&lt;/RecNum&gt;&lt;DisplayText&gt;[9]&lt;/DisplayText&gt;&lt;record&gt;&lt;rec-number&gt;37&lt;/rec-number&gt;&lt;foreign-keys&gt;&lt;key app="EN" db-id="e9pxax9rpzaed9e0p5ipfrz6a2fderwaepaf" timestamp="1744516072"&gt;37&lt;/key&gt;&lt;/foreign-keys&gt;&lt;ref-type name="Journal Article"&gt;17&lt;/ref-type&gt;&lt;contributors&gt;&lt;authors&gt;&lt;author&gt;Dorodchi, Mohsen&lt;/author&gt;&lt;author&gt;Dehbozorgi, Nasrin&lt;/author&gt;&lt;author&gt;Fallahian, Mohammadali&lt;/author&gt;&lt;author&gt;Pouriyeh, Seyedamin&lt;/author&gt;&lt;/authors&gt;&lt;/contributors&gt;&lt;titles&gt;&lt;title&gt;Teaching Software Engineering Using Abstraction through Modeling&lt;/title&gt;&lt;/titles&gt;&lt;pages&gt;515-532&lt;/pages&gt;&lt;volume&gt;20&lt;/volume&gt;&lt;number&gt;4&lt;/number&gt;&lt;dates&gt;&lt;year&gt;2021&lt;/year&gt;&lt;/dates&gt;&lt;label&gt;S32&lt;/label&gt;&lt;urls&gt;&lt;/urls&gt;&lt;electronic-resource-num&gt;https://doi.org/10.1145/3502718.3524758&lt;/electronic-resource-num&gt;&lt;/record&gt;&lt;/Cite&gt;&lt;/EndNote&gt;</w:instrText>
            </w:r>
            <w:r w:rsidRPr="00EC1650">
              <w:fldChar w:fldCharType="separate"/>
            </w:r>
            <w:r w:rsidRPr="00EC1650">
              <w:rPr>
                <w:noProof/>
              </w:rPr>
              <w:t>[</w:t>
            </w:r>
            <w:hyperlink w:anchor="_ENREF_9" w:tooltip="Dorodchi, 2021 #37" w:history="1">
              <w:r w:rsidR="00471467" w:rsidRPr="00EC1650">
                <w:rPr>
                  <w:noProof/>
                </w:rPr>
                <w:t>9</w:t>
              </w:r>
            </w:hyperlink>
            <w:r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&lt;EndNote&gt;&lt;Cite&gt;&lt;Author&gt;Thomas&lt;/Author&gt;&lt;Year&gt;2021&lt;/Year&gt;&lt;RecNum&gt;41&lt;/RecNum&gt;&lt;DisplayText&gt;[64]&lt;/DisplayText&gt;&lt;record&gt;&lt;rec-number&gt;41&lt;/rec-number&gt;&lt;foreign-keys&gt;&lt;key app="EN" db-id="e9pxax9rpzaed9e0p5ipfrz6a2fderwaepaf" timestamp="1744516072"&gt;41&lt;/key&gt;&lt;/foreign-keys&gt;&lt;ref-type name="Journal Article"&gt;17&lt;/ref-type&gt;&lt;contributors&gt;&lt;authors&gt;&lt;author&gt;Thomas, Paul JoseKutty&lt;/author&gt;&lt;/authors&gt;&lt;/contributors&gt;&lt;titles&gt;&lt;title&gt;Characterizing Student Proficiency in Software Modeling in Terms of Functions, Structures, and Behaviors&lt;/title&gt;&lt;/titles&gt;&lt;dates&gt;&lt;year&gt;2021&lt;/year&gt;&lt;/dates&gt;&lt;label&gt;S33&lt;/label&gt;&lt;urls&gt;&lt;/urls&gt;&lt;electronic-resource-num&gt;https://doi.org/10.1145/3458039&lt;/electronic-resource-num&gt;&lt;/record&gt;&lt;/Cite&gt;&lt;/EndNote&gt;</w:instrText>
            </w:r>
            <w:r w:rsidRPr="00EC1650">
              <w:fldChar w:fldCharType="separate"/>
            </w:r>
            <w:r w:rsidR="00471467" w:rsidRPr="00EC1650">
              <w:rPr>
                <w:noProof/>
              </w:rPr>
              <w:t>[</w:t>
            </w:r>
            <w:hyperlink w:anchor="_ENREF_64" w:tooltip="Thomas, 2021 #41" w:history="1">
              <w:r w:rsidR="00471467" w:rsidRPr="00EC1650">
                <w:rPr>
                  <w:noProof/>
                </w:rPr>
                <w:t>64</w:t>
              </w:r>
            </w:hyperlink>
            <w:r w:rsidR="00471467" w:rsidRPr="00EC1650">
              <w:rPr>
                <w:noProof/>
              </w:rPr>
              <w:t>]</w:t>
            </w:r>
            <w:r w:rsidRPr="00EC1650">
              <w:fldChar w:fldCharType="end"/>
            </w:r>
            <w:r w:rsidRPr="00EC1650">
              <w:t xml:space="preserve">, </w:t>
            </w:r>
            <w:r w:rsidRPr="00EC1650">
              <w:fldChar w:fldCharType="begin"/>
            </w:r>
            <w:r w:rsidRPr="00EC1650">
              <w:instrText xml:space="preserve"> ADDIN EN.CITE &lt;EndNote&gt;&lt;Cite&gt;&lt;Author&gt;Rafique&lt;/Author&gt;&lt;Year&gt;2019&lt;/Year&gt;&lt;RecNum&gt;40&lt;/RecNum&gt;&lt;DisplayText&gt;[5]&lt;/DisplayText&gt;&lt;record&gt;&lt;rec-number&gt;40&lt;/rec-number&gt;&lt;foreign-keys&gt;&lt;key app="EN" db-id="e9pxax9rpzaed9e0p5ipfrz6a2fderwaepaf" timestamp="1744516072"&gt;40&lt;/key&gt;&lt;/foreign-keys&gt;&lt;ref-type name="Journal Article"&gt;17&lt;/ref-type&gt;&lt;contributors&gt;&lt;authors&gt;&lt;author&gt;Rafique, Muhammad Usman&lt;/author&gt;&lt;author&gt;Mohammed, Aquil Mirza&lt;/author&gt;&lt;author&gt;Li, Shuai&lt;/author&gt;&lt;author&gt;Khan, Ameer Tamoor&lt;/author&gt;&lt;author&gt;Kadry, Seifedine&lt;/author&gt;&lt;/authors&gt;&lt;/contributors&gt;&lt;titles&gt;&lt;title&gt;Integrating Open-Source Tools for Embedded Software Teaching: A Case Study&lt;/title&gt;&lt;/titles&gt;&lt;dates&gt;&lt;year&gt;2019&lt;/year&gt;&lt;/dates&gt;&lt;label&gt;S35&lt;/label&gt;&lt;urls&gt;&lt;/urls&gt;&lt;/record&gt;&lt;/Cite&gt;&lt;/EndNote&gt;</w:instrText>
            </w:r>
            <w:r w:rsidRPr="00EC1650">
              <w:fldChar w:fldCharType="separate"/>
            </w:r>
            <w:r w:rsidRPr="00EC1650">
              <w:rPr>
                <w:noProof/>
              </w:rPr>
              <w:t>[</w:t>
            </w:r>
            <w:hyperlink w:anchor="_ENREF_5" w:tooltip="Rafique, 2019 #40" w:history="1">
              <w:r w:rsidR="00471467" w:rsidRPr="00EC1650">
                <w:rPr>
                  <w:noProof/>
                </w:rPr>
                <w:t>5</w:t>
              </w:r>
            </w:hyperlink>
            <w:r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&lt;EndNote&gt;&lt;Cite&gt;&lt;Author&gt;Tappan&lt;/Author&gt;&lt;Year&gt;2015&lt;/Year&gt;&lt;RecNum&gt;55&lt;/RecNum&gt;&lt;DisplayText&gt;[65]&lt;/DisplayText&gt;&lt;record&gt;&lt;rec-number&gt;55&lt;/rec-number&gt;&lt;foreign-keys&gt;&lt;key app="EN" db-id="e9pxax9rpzaed9e0p5ipfrz6a2fderwaepaf" timestamp="1744516072"&gt;55&lt;/key&gt;&lt;/foreign-keys&gt;&lt;ref-type name="Conference Paper"&gt;47&lt;/ref-type&gt;&lt;contributors&gt;&lt;authors&gt;&lt;author&gt;Tappan, Dan&lt;/author&gt;&lt;/authors&gt;&lt;/contributors&gt;&lt;titles&gt;&lt;title&gt;A quasi-network-based fly-by-wire simulation architecture for teaching software engineering&lt;/title&gt;&lt;/titles&gt;&lt;pages&gt;1-8&lt;/pages&gt;&lt;dates&gt;&lt;year&gt;2015&lt;/year&gt;&lt;/dates&gt;&lt;label&gt;S46&lt;/label&gt;&lt;urls&gt;&lt;related-urls&gt;&lt;url&gt;https://doi.org/10.1109/FIE.2015.7344345&lt;/url&gt;&lt;/related-urls&gt;&lt;/urls&gt;&lt;electronic-resource-num&gt;10.1109/FIE.2015.7344345&lt;/electronic-resource-num&gt;&lt;/record&gt;&lt;/Cite&gt;&lt;/EndNote&gt;</w:instrText>
            </w:r>
            <w:r w:rsidRPr="00EC1650">
              <w:fldChar w:fldCharType="separate"/>
            </w:r>
            <w:r w:rsidR="00471467" w:rsidRPr="00EC1650">
              <w:rPr>
                <w:noProof/>
              </w:rPr>
              <w:t>[</w:t>
            </w:r>
            <w:hyperlink w:anchor="_ENREF_65" w:tooltip="Tappan, 2015 #55" w:history="1">
              <w:r w:rsidR="00471467" w:rsidRPr="00EC1650">
                <w:rPr>
                  <w:noProof/>
                </w:rPr>
                <w:t>65</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&lt;EndNote&gt;&lt;Cite&gt;&lt;Author&gt;Gacitúa&lt;/Author&gt;&lt;Year&gt;2017&lt;/Year&gt;&lt;RecNum&gt;90&lt;/RecNum&gt;&lt;DisplayText&gt;[66]&lt;/DisplayText&gt;&lt;record&gt;&lt;rec-number&gt;90&lt;/rec-number&gt;&lt;foreign-keys&gt;&lt;key app="EN" db-id="e9pxax9rpzaed9e0p5ipfrz6a2fderwaepaf" timestamp="1744516072"&gt;90&lt;/key&gt;&lt;/foreign-keys&gt;&lt;ref-type name="Journal Article"&gt;17&lt;/ref-type&gt;&lt;contributors&gt;&lt;authors&gt;&lt;author&gt;B. Ricardo Gacitúa&lt;/author&gt;&lt;author&gt;M. Diéguez&lt;/author&gt;&lt;author&gt;E. Vidal&lt;/author&gt;&lt;/authors&gt;&lt;/contributors&gt;&lt;titles&gt;&lt;title&gt;Forming software architects in early stages: From craft to engineering&lt;/title&gt;&lt;secondary-title&gt;2017 36th International Conference of the Chilean Computer Science Society (SCCC)&lt;/secondary-title&gt;&lt;/titles&gt;&lt;periodical&gt;&lt;full-title&gt;2017 36th International Conference of the Chilean Computer Science Society (SCCC)&lt;/full-title&gt;&lt;/periodical&gt;&lt;pages&gt;1-8&lt;/pages&gt;&lt;dates&gt;&lt;year&gt;2017&lt;/year&gt;&lt;/dates&gt;&lt;label&gt;S80&lt;/label&gt;&lt;urls&gt;&lt;/urls&gt;&lt;electronic-resource-num&gt;10.1109/SCCC.2017.8405130&lt;/electronic-resource-num&gt;&lt;/record&gt;&lt;/Cite&gt;&lt;/EndNote&gt;</w:instrText>
            </w:r>
            <w:r w:rsidRPr="00EC1650">
              <w:fldChar w:fldCharType="separate"/>
            </w:r>
            <w:r w:rsidR="00471467" w:rsidRPr="00EC1650">
              <w:rPr>
                <w:noProof/>
              </w:rPr>
              <w:t>[</w:t>
            </w:r>
            <w:hyperlink w:anchor="_ENREF_66" w:tooltip="Gacitúa, 2017 #90" w:history="1">
              <w:r w:rsidR="00471467" w:rsidRPr="00EC1650">
                <w:rPr>
                  <w:noProof/>
                </w:rPr>
                <w:t>66</w:t>
              </w:r>
            </w:hyperlink>
            <w:r w:rsidR="00471467" w:rsidRPr="00EC1650">
              <w:rPr>
                <w:noProof/>
              </w:rPr>
              <w:t>]</w:t>
            </w:r>
            <w:r w:rsidRPr="00EC1650">
              <w:fldChar w:fldCharType="end"/>
            </w:r>
          </w:p>
        </w:tc>
      </w:tr>
      <w:tr w:rsidR="009062ED" w:rsidRPr="00EC1650" w14:paraId="77F8B7D7" w14:textId="77777777" w:rsidTr="00F215C6">
        <w:tc>
          <w:tcPr>
            <w:tcW w:w="3116" w:type="dxa"/>
            <w:shd w:val="clear" w:color="auto" w:fill="auto"/>
            <w:vAlign w:val="center"/>
          </w:tcPr>
          <w:p w14:paraId="4C8BE3B5" w14:textId="77777777" w:rsidR="009062ED" w:rsidRPr="00F215C6" w:rsidRDefault="009062ED" w:rsidP="00F215C6">
            <w:pPr>
              <w:pStyle w:val="TableText"/>
              <w:framePr w:wrap="around"/>
            </w:pPr>
            <w:r w:rsidRPr="00F215C6">
              <w:t>Traditional Approach</w:t>
            </w:r>
          </w:p>
        </w:tc>
        <w:tc>
          <w:tcPr>
            <w:tcW w:w="1132" w:type="dxa"/>
            <w:shd w:val="clear" w:color="auto" w:fill="auto"/>
            <w:vAlign w:val="center"/>
          </w:tcPr>
          <w:p w14:paraId="2DAB7397" w14:textId="77777777" w:rsidR="009062ED" w:rsidRPr="00EC1650" w:rsidRDefault="009062ED" w:rsidP="00F215C6">
            <w:pPr>
              <w:pStyle w:val="TableText"/>
              <w:framePr w:wrap="around"/>
              <w:jc w:val="center"/>
            </w:pPr>
            <w:r w:rsidRPr="00EC1650">
              <w:t>6</w:t>
            </w:r>
          </w:p>
        </w:tc>
        <w:tc>
          <w:tcPr>
            <w:tcW w:w="5102" w:type="dxa"/>
            <w:shd w:val="clear" w:color="auto" w:fill="auto"/>
            <w:vAlign w:val="center"/>
          </w:tcPr>
          <w:p w14:paraId="257E43B8" w14:textId="068F4230" w:rsidR="009062ED" w:rsidRPr="00EC1650" w:rsidRDefault="009062ED" w:rsidP="00F215C6">
            <w:pPr>
              <w:pStyle w:val="TableText"/>
              <w:framePr w:wrap="around"/>
            </w:pPr>
            <w:r w:rsidRPr="00EC1650">
              <w:fldChar w:fldCharType="begin"/>
            </w:r>
            <w:r w:rsidRPr="00EC1650">
              <w:instrText xml:space="preserve"> ADDIN EN.CITE &lt;EndNote&gt;&lt;Cite&gt;&lt;Author&gt;Wilson Libardo Pantoja&lt;/Author&gt;&lt;Year&gt;2024&lt;/Year&gt;&lt;RecNum&gt;42&lt;/RecNum&gt;&lt;DisplayText&gt;[35]&lt;/DisplayText&gt;&lt;record&gt;&lt;rec-number&gt;42&lt;/rec-number&gt;&lt;foreign-keys&gt;&lt;key app="EN" db-id="e9pxax9rpzaed9e0p5ipfrz6a2fderwaepaf" timestamp="1744516072"&gt;42&lt;/key&gt;&lt;/foreign-keys&gt;&lt;ref-type name="Journal Article"&gt;17&lt;/ref-type&gt;&lt;contributors&gt;&lt;authors&gt;&lt;author&gt;Wilson Libardo Pantoja, Yépez&lt;/author&gt;&lt;author&gt;Julio Ariel Hurtado, Alegría&lt;/author&gt;&lt;author&gt;Ajay, Bandi&lt;/author&gt;&lt;author&gt;Arvind, W. Kiwelekar&lt;/author&gt;&lt;/authors&gt;&lt;/contributors&gt;&lt;titles&gt;&lt;title&gt;Training Software Architects Suiting Software Industry Needs: A Literature Review&lt;/title&gt;&lt;/titles&gt;&lt;pages&gt;10931-10994&lt;/pages&gt;&lt;volume&gt;29&lt;/volume&gt;&lt;number&gt;9&lt;/number&gt;&lt;dates&gt;&lt;year&gt;2024&lt;/year&gt;&lt;/dates&gt;&lt;label&gt;S29&lt;/label&gt;&lt;urls&gt;&lt;/urls&gt;&lt;/record&gt;&lt;/Cite&gt;&lt;/EndNote&gt;</w:instrText>
            </w:r>
            <w:r w:rsidRPr="00EC1650">
              <w:fldChar w:fldCharType="separate"/>
            </w:r>
            <w:r w:rsidRPr="00EC1650">
              <w:rPr>
                <w:noProof/>
              </w:rPr>
              <w:t>[</w:t>
            </w:r>
            <w:hyperlink w:anchor="_ENREF_35" w:tooltip="Wilson Libardo Pantoja, 2024 #42" w:history="1">
              <w:r w:rsidR="00471467" w:rsidRPr="00EC1650">
                <w:rPr>
                  <w:noProof/>
                </w:rPr>
                <w:t>35</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&lt;EndNote&gt;&lt;Cite&gt;&lt;Author&gt;Cain&lt;/Author&gt;&lt;Year&gt;2016&lt;/Year&gt;&lt;RecNum&gt;54&lt;/RecNum&gt;&lt;DisplayText&gt;[11]&lt;/DisplayText&gt;&lt;record&gt;&lt;rec-number&gt;54&lt;/rec-number&gt;&lt;foreign-keys&gt;&lt;key app="EN" db-id="e9pxax9rpzaed9e0p5ipfrz6a2fderwaepaf" timestamp="1744516072"&gt;54&lt;/key&gt;&lt;/foreign-keys&gt;&lt;ref-type name="Conference Paper"&gt;47&lt;/ref-type&gt;&lt;contributors&gt;&lt;authors&gt;&lt;author&gt;Cain, Andrew&lt;/author&gt;&lt;author&gt;Babar, Muhammad Ali&lt;/author&gt;&lt;/authors&gt;&lt;/contributors&gt;&lt;titles&gt;&lt;title&gt;Reflections on applying constructive alignment with formative feedback for teaching introductory programming and software architecture&lt;/title&gt;&lt;/titles&gt;&lt;pages&gt;336-345&lt;/pages&gt;&lt;dates&gt;&lt;year&gt;2016&lt;/year&gt;&lt;/dates&gt;&lt;label&gt;S45&lt;/label&gt;&lt;urls&gt;&lt;related-urls&gt;&lt;url&gt;https://doi.org/10.1145/2889160.2889185&lt;/url&gt;&lt;/related-urls&gt;&lt;/urls&gt;&lt;electronic-resource-num&gt;10.1145/2889160.2889185&lt;/electronic-resource-num&gt;&lt;/record&gt;&lt;/Cite&gt;&lt;/EndNote&gt;</w:instrText>
            </w:r>
            <w:r w:rsidRPr="00EC1650">
              <w:fldChar w:fldCharType="separate"/>
            </w:r>
            <w:r w:rsidRPr="00EC1650">
              <w:rPr>
                <w:noProof/>
              </w:rPr>
              <w:t>[</w:t>
            </w:r>
            <w:hyperlink w:anchor="_ENREF_11" w:tooltip="Cain, 2016 #54" w:history="1">
              <w:r w:rsidR="00471467" w:rsidRPr="00EC1650">
                <w:rPr>
                  <w:noProof/>
                </w:rPr>
                <w:t>11</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&lt;EndNote&gt;&lt;Cite&gt;&lt;Author&gt;Yepez&lt;/Author&gt;&lt;Year&gt;2023&lt;/Year&gt;&lt;RecNum&gt;129&lt;/RecNum&gt;&lt;DisplayText&gt;[29]&lt;/DisplayText&gt;&lt;record&gt;&lt;rec-number&gt;129&lt;/rec-number&gt;&lt;foreign-keys&gt;&lt;key app="EN" db-id="e9pxax9rpzaed9e0p5ipfrz6a2fderwaepaf" timestamp="1744881967"&gt;129&lt;/key&gt;&lt;/foreign-keys&gt;&lt;ref-type name="Journal Article"&gt;17&lt;/ref-type&gt;&lt;contributors&gt;&lt;authors&gt;&lt;author&gt;Yepez, Wilson Libardo Pantoja&lt;/author&gt;&lt;author&gt;Alegria, Julio Ariel Hurtado&lt;/author&gt;&lt;author&gt;Kiweleker, Arvind&lt;/author&gt;&lt;/authors&gt;&lt;/contributors&gt;&lt;titles&gt;&lt;title&gt;Aligning Software Architecture Training with Software Industry Requirements&lt;/title&gt;&lt;secondary-title&gt;International Journal of Software Engineering and Knowledge Engineering&lt;/secondary-title&gt;&lt;/titles&gt;&lt;periodical&gt;&lt;full-title&gt;International Journal of Software Engineering and Knowledge Engineering&lt;/full-title&gt;&lt;/periodical&gt;&lt;pages&gt;435-460&lt;/pages&gt;&lt;volume&gt;33&lt;/volume&gt;&lt;number&gt;03&lt;/number&gt;&lt;dates&gt;&lt;year&gt;2023&lt;/year&gt;&lt;pub-dates&gt;&lt;date&gt;2023/03/01&lt;/date&gt;&lt;/pub-dates&gt;&lt;/dates&gt;&lt;publisher&gt;World Scientific Publishing Co.&lt;/publisher&gt;&lt;isbn&gt;0218-1940&lt;/isbn&gt;&lt;label&gt;S52&lt;/label&gt;&lt;urls&gt;&lt;related-urls&gt;&lt;url&gt;https://doi.org/10.1142/S0218194023500031&lt;/url&gt;&lt;/related-urls&gt;&lt;/urls&gt;&lt;electronic-resource-num&gt;10.1142/S0218194023500031&lt;/electronic-resource-num&gt;&lt;access-date&gt;2025/04/17&lt;/access-date&gt;&lt;/record&gt;&lt;/Cite&gt;&lt;/EndNote&gt;</w:instrText>
            </w:r>
            <w:r w:rsidRPr="00EC1650">
              <w:fldChar w:fldCharType="separate"/>
            </w:r>
            <w:r w:rsidRPr="00EC1650">
              <w:rPr>
                <w:noProof/>
              </w:rPr>
              <w:t>[</w:t>
            </w:r>
            <w:hyperlink w:anchor="_ENREF_29" w:tooltip="Yepez, 2023 #129" w:history="1">
              <w:r w:rsidR="00471467" w:rsidRPr="00EC1650">
                <w:rPr>
                  <w:noProof/>
                </w:rPr>
                <w:t>29</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&lt;EndNote&gt;&lt;Cite&gt;&lt;Author&gt;Deursen&lt;/Author&gt;&lt;Year&gt;2017&lt;/Year&gt;&lt;RecNum&gt;52&lt;/RecNum&gt;&lt;DisplayText&gt;[45]&lt;/DisplayText&gt;&lt;record&gt;&lt;rec-number&gt;52&lt;/rec-number&gt;&lt;foreign-keys&gt;&lt;key app="EN" db-id="e9pxax9rpzaed9e0p5ipfrz6a2fderwaepaf" timestamp="1744516072"&gt;52&lt;/key&gt;&lt;/foreign-keys&gt;&lt;ref-type name="Conference Paper"&gt;47&lt;/ref-type&gt;&lt;contributors&gt;&lt;authors&gt;&lt;author&gt;Deursen, Arie van&lt;/author&gt;&lt;author&gt;Aniche, Mauricio Finavaro&lt;/author&gt;&lt;author&gt;Aué, Joop&lt;/author&gt;&lt;author&gt;Slag, Rogier&lt;/author&gt;&lt;author&gt;Jong, Michael de&lt;/author&gt;&lt;author&gt;Nederlof, Alex&lt;/author&gt;&lt;author&gt;Bouwers, Eric&lt;/author&gt;&lt;/authors&gt;&lt;/contributors&gt;&lt;titles&gt;&lt;title&gt;A Collaborative Approach to Teaching Software Architecture&lt;/title&gt;&lt;/titles&gt;&lt;pages&gt;591-596&lt;/pages&gt;&lt;dates&gt;&lt;year&gt;2017&lt;/year&gt;&lt;/dates&gt;&lt;label&gt;S58&lt;/label&gt;&lt;urls&gt;&lt;related-urls&gt;&lt;url&gt;https://doi.org/10.1145/3017680.3017737&lt;/url&gt;&lt;/related-urls&gt;&lt;/urls&gt;&lt;electronic-resource-num&gt;10.1145/3017680.3017737&lt;/electronic-resource-num&gt;&lt;/record&gt;&lt;/Cite&gt;&lt;/EndNote&gt;</w:instrText>
            </w:r>
            <w:r w:rsidRPr="00EC1650">
              <w:fldChar w:fldCharType="separate"/>
            </w:r>
            <w:r w:rsidRPr="00EC1650">
              <w:rPr>
                <w:noProof/>
              </w:rPr>
              <w:t>[</w:t>
            </w:r>
            <w:hyperlink w:anchor="_ENREF_45" w:tooltip="Deursen, 2017 #52" w:history="1">
              <w:r w:rsidR="00471467" w:rsidRPr="00EC1650">
                <w:rPr>
                  <w:noProof/>
                </w:rPr>
                <w:t>45</w:t>
              </w:r>
            </w:hyperlink>
            <w:r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&lt;EndNote&gt;&lt;Cite&gt;&lt;Author&gt;Parejo&lt;/Author&gt;&lt;Year&gt;2020&lt;/Year&gt;&lt;RecNum&gt;125&lt;/RecNum&gt;&lt;DisplayText&gt;[49]&lt;/DisplayText&gt;&lt;record&gt;&lt;rec-number&gt;125&lt;/rec-number&gt;&lt;foreign-keys&gt;&lt;key app="EN" db-id="e9pxax9rpzaed9e0p5ipfrz6a2fderwaepaf" timestamp="1744881169"&gt;125&lt;/key&gt;&lt;/foreign-keys&gt;&lt;ref-type name="Journal Article"&gt;17&lt;/ref-type&gt;&lt;contributors&gt;&lt;authors&gt;&lt;author&gt;Parejo, José A&lt;/author&gt;&lt;author&gt;Troya, Javier&lt;/author&gt;&lt;author&gt;Segura, Sergio&lt;/author&gt;&lt;author&gt;del-Río-Ortega, Adela&lt;/author&gt;&lt;author&gt;Gámez-Díaz, Antonio&lt;/author&gt;&lt;author&gt;Márquez-Chamorro, Alfonso E&lt;/author&gt;&lt;/authors&gt;&lt;/contributors&gt;&lt;titles&gt;&lt;title&gt;Flipping laboratory sessions: an experience in computer science&lt;/title&gt;&lt;secondary-title&gt;IEEE Revista Iberoamericana de Tecnologias del Aprendizaje&lt;/secondary-title&gt;&lt;/titles&gt;&lt;periodical&gt;&lt;full-title&gt;IEEE Revista Iberoamericana de Tecnologias del Aprendizaje&lt;/full-title&gt;&lt;/periodical&gt;&lt;pages&gt;183-191&lt;/pages&gt;&lt;volume&gt;15&lt;/volume&gt;&lt;number&gt;3&lt;/number&gt;&lt;dates&gt;&lt;year&gt;2020&lt;/year&gt;&lt;/dates&gt;&lt;isbn&gt;1932-8540&lt;/isbn&gt;&lt;label&gt;S60&lt;/label&gt;&lt;urls&gt;&lt;/urls&gt;&lt;/record&gt;&lt;/Cite&gt;&lt;/EndNote&gt;</w:instrText>
            </w:r>
            <w:r w:rsidRPr="00EC1650">
              <w:fldChar w:fldCharType="separate"/>
            </w:r>
            <w:r w:rsidR="00471467" w:rsidRPr="00EC1650">
              <w:rPr>
                <w:noProof/>
              </w:rPr>
              <w:t>[</w:t>
            </w:r>
            <w:hyperlink w:anchor="_ENREF_49" w:tooltip="Parejo, 2020 #125" w:history="1">
              <w:r w:rsidR="00471467" w:rsidRPr="00EC1650">
                <w:rPr>
                  <w:noProof/>
                </w:rPr>
                <w:t>49</w:t>
              </w:r>
            </w:hyperlink>
            <w:r w:rsidR="00471467" w:rsidRPr="00EC1650">
              <w:rPr>
                <w:noProof/>
              </w:rPr>
              <w:t>]</w:t>
            </w:r>
            <w:r w:rsidRPr="00EC1650">
              <w:fldChar w:fldCharType="end"/>
            </w:r>
            <w:r w:rsidRPr="00EC1650">
              <w:t xml:space="preserve">, </w:t>
            </w:r>
            <w:r w:rsidRPr="00EC1650">
              <w:fldChar w:fldCharType="begin"/>
            </w:r>
            <w:r w:rsidRPr="00EC1650">
              <w:instrText xml:space="preserve"> ADDIN EN.CITE &lt;EndNote&gt;&lt;Cite&gt;&lt;Author&gt;Cao&lt;/Author&gt;&lt;Year&gt;2011&lt;/Year&gt;&lt;RecNum&gt;101&lt;/RecNum&gt;&lt;DisplayText&gt;[47]&lt;/DisplayText&gt;&lt;record&gt;&lt;rec-number&gt;101&lt;/rec-number&gt;&lt;foreign-keys&gt;&lt;key app="EN" db-id="e9pxax9rpzaed9e0p5ipfrz6a2fderwaepaf" timestamp="1744516072"&gt;101&lt;/key&gt;&lt;/foreign-keys&gt;&lt;ref-type name="Journal Article"&gt;17&lt;/ref-type&gt;&lt;contributors&gt;&lt;authors&gt;&lt;author&gt;M. Cao&lt;/author&gt;&lt;author&gt;Z. Cao&lt;/author&gt;&lt;/authors&gt;&lt;/contributors&gt;&lt;titles&gt;&lt;title&gt;Teaching data structures and Software Architecture while constructing curriculum platform&lt;/title&gt;&lt;secondary-title&gt;2011 6th International Conference on Computer Science &amp;amp; Education (ICCSE)&lt;/secondary-title&gt;&lt;/titles&gt;&lt;periodical&gt;&lt;full-title&gt;2011 6th International Conference on Computer Science &amp;amp; Education (ICCSE)&lt;/full-title&gt;&lt;/periodical&gt;&lt;pages&gt;1433-1437&lt;/pages&gt;&lt;dates&gt;&lt;year&gt;2011&lt;/year&gt;&lt;/dates&gt;&lt;label&gt;S67&lt;/label&gt;&lt;urls&gt;&lt;/urls&gt;&lt;electronic-resource-num&gt;10.1109/ICCSE.2011.6028899&lt;/electronic-resource-num&gt;&lt;/record&gt;&lt;/Cite&gt;&lt;/EndNote&gt;</w:instrText>
            </w:r>
            <w:r w:rsidRPr="00EC1650">
              <w:fldChar w:fldCharType="separate"/>
            </w:r>
            <w:r w:rsidRPr="00EC1650">
              <w:rPr>
                <w:noProof/>
              </w:rPr>
              <w:t>[</w:t>
            </w:r>
            <w:hyperlink w:anchor="_ENREF_47" w:tooltip="Cao, 2011 #101" w:history="1">
              <w:r w:rsidR="00471467" w:rsidRPr="00EC1650">
                <w:rPr>
                  <w:noProof/>
                </w:rPr>
                <w:t>47</w:t>
              </w:r>
            </w:hyperlink>
            <w:r w:rsidRPr="00EC1650">
              <w:rPr>
                <w:noProof/>
              </w:rPr>
              <w:t>]</w:t>
            </w:r>
            <w:r w:rsidRPr="00EC1650">
              <w:fldChar w:fldCharType="end"/>
            </w:r>
          </w:p>
        </w:tc>
      </w:tr>
      <w:tr w:rsidR="009062ED" w:rsidRPr="00EC1650" w14:paraId="47428D44" w14:textId="77777777" w:rsidTr="00F215C6">
        <w:tc>
          <w:tcPr>
            <w:tcW w:w="3116" w:type="dxa"/>
            <w:shd w:val="clear" w:color="auto" w:fill="auto"/>
            <w:vAlign w:val="center"/>
          </w:tcPr>
          <w:p w14:paraId="1BB1B6AF" w14:textId="77777777" w:rsidR="009062ED" w:rsidRPr="00F215C6" w:rsidRDefault="009062ED" w:rsidP="00F215C6">
            <w:pPr>
              <w:pStyle w:val="TableText"/>
              <w:framePr w:wrap="around"/>
            </w:pPr>
            <w:r w:rsidRPr="00F215C6">
              <w:t>Blended Learning</w:t>
            </w:r>
          </w:p>
        </w:tc>
        <w:tc>
          <w:tcPr>
            <w:tcW w:w="1132" w:type="dxa"/>
            <w:shd w:val="clear" w:color="auto" w:fill="auto"/>
            <w:vAlign w:val="center"/>
          </w:tcPr>
          <w:p w14:paraId="0BBA098E" w14:textId="77777777" w:rsidR="009062ED" w:rsidRPr="00EC1650" w:rsidRDefault="009062ED" w:rsidP="00F215C6">
            <w:pPr>
              <w:pStyle w:val="TableText"/>
              <w:framePr w:wrap="around"/>
              <w:jc w:val="center"/>
            </w:pPr>
            <w:r w:rsidRPr="00EC1650">
              <w:t>5</w:t>
            </w:r>
          </w:p>
        </w:tc>
        <w:tc>
          <w:tcPr>
            <w:tcW w:w="5102" w:type="dxa"/>
            <w:shd w:val="clear" w:color="auto" w:fill="auto"/>
            <w:vAlign w:val="center"/>
          </w:tcPr>
          <w:p w14:paraId="7B0D45FA" w14:textId="209B3433" w:rsidR="009062ED" w:rsidRPr="00EC1650" w:rsidRDefault="009062ED" w:rsidP="00F215C6">
            <w:pPr>
              <w:pStyle w:val="TableText"/>
              <w:framePr w:wrap="around"/>
            </w:pPr>
            <w:r w:rsidRPr="00EC1650">
              <w:fldChar w:fldCharType="begin"/>
            </w:r>
            <w:r w:rsidR="00471467" w:rsidRPr="00EC1650">
              <w:instrText xml:space="preserve"> ADDIN EN.CITE &lt;EndNote&gt;&lt;Cite&gt;&lt;Author&gt;Agerwala&lt;/Author&gt;&lt;Year&gt;2024&lt;/Year&gt;&lt;RecNum&gt;44&lt;/RecNum&gt;&lt;DisplayText&gt;[67]&lt;/DisplayText&gt;&lt;record&gt;&lt;rec-number&gt;44&lt;/rec-number&gt;&lt;foreign-keys&gt;&lt;key app="EN" db-id="e9pxax9rpzaed9e0p5ipfrz6a2fderwaepaf" timestamp="1744516072"&gt;44&lt;/key&gt;&lt;/foreign-keys&gt;&lt;ref-type name="Conference Paper"&gt;47&lt;/ref-type&gt;&lt;contributors&gt;&lt;authors&gt;&lt;author&gt;Agerwala, Gaurav&lt;/author&gt;&lt;author&gt;Bass, Len&lt;/author&gt;&lt;/authors&gt;&lt;/contributors&gt;&lt;titles&gt;&lt;title&gt;Teaching Software Architecture Design - Building Intuition&lt;/title&gt;&lt;/titles&gt;&lt;pages&gt;27-31&lt;/pages&gt;&lt;dates&gt;&lt;year&gt;2024&lt;/year&gt;&lt;/dates&gt;&lt;label&gt;S14&lt;/label&gt;&lt;urls&gt;&lt;related-urls&gt;&lt;url&gt;https://ieeexplore.ieee.org/document/10669881&lt;/url&gt;&lt;/related-urls&gt;&lt;/urls&gt;&lt;/record&gt;&lt;/Cite&gt;&lt;/EndNote&gt;</w:instrText>
            </w:r>
            <w:r w:rsidRPr="00EC1650">
              <w:fldChar w:fldCharType="separate"/>
            </w:r>
            <w:r w:rsidR="00471467" w:rsidRPr="00EC1650">
              <w:rPr>
                <w:noProof/>
              </w:rPr>
              <w:t>[</w:t>
            </w:r>
            <w:hyperlink w:anchor="_ENREF_67" w:tooltip="Agerwala, 2024 #44" w:history="1">
              <w:r w:rsidR="00471467" w:rsidRPr="00EC1650">
                <w:rPr>
                  <w:noProof/>
                </w:rPr>
                <w:t>67</w:t>
              </w:r>
            </w:hyperlink>
            <w:r w:rsidR="00471467" w:rsidRPr="00EC1650">
              <w:rPr>
                <w:noProof/>
              </w:rPr>
              <w:t>]</w:t>
            </w:r>
            <w:r w:rsidRPr="00EC1650">
              <w:fldChar w:fldCharType="end"/>
            </w:r>
            <w:r w:rsidRPr="00EC1650">
              <w:t xml:space="preserve">, </w:t>
            </w:r>
            <w:r w:rsidRPr="00EC1650">
              <w:fldChar w:fldCharType="begin"/>
            </w:r>
            <w:r w:rsidRPr="00EC1650">
              <w:instrText xml:space="preserve"> ADDIN EN.CITE &lt;EndNote&gt;&lt;Cite&gt;&lt;Author&gt;Wilson Libardo Pantoja&lt;/Author&gt;&lt;Year&gt;2024&lt;/Year&gt;&lt;RecNum&gt;42&lt;/RecNum&gt;&lt;DisplayText&gt;[35]&lt;/DisplayText&gt;&lt;record&gt;&lt;rec-number&gt;42&lt;/rec-number&gt;&lt;foreign-keys&gt;&lt;key app="EN" db-id="e9pxax9rpzaed9e0p5ipfrz6a2fderwaepaf" timestamp="1744516072"&gt;42&lt;/key&gt;&lt;/foreign-keys&gt;&lt;ref-type name="Journal Article"&gt;17&lt;/ref-type&gt;&lt;contributors&gt;&lt;authors&gt;&lt;author&gt;Wilson Libardo Pantoja, Yépez&lt;/author&gt;&lt;author&gt;Julio Ariel Hurtado, Alegría&lt;/author&gt;&lt;author&gt;Ajay, Bandi&lt;/author&gt;&lt;author&gt;Arvind, W. Kiwelekar&lt;/author&gt;&lt;/authors&gt;&lt;/contributors&gt;&lt;titles&gt;&lt;title&gt;Training Software Architects Suiting Software Industry Needs: A Literature Review&lt;/title&gt;&lt;/titles&gt;&lt;pages&gt;10931-10994&lt;/pages&gt;&lt;volume&gt;29&lt;/volume&gt;&lt;number&gt;9&lt;/number&gt;&lt;dates&gt;&lt;year&gt;2024&lt;/year&gt;&lt;/dates&gt;&lt;label&gt;S29&lt;/label&gt;&lt;urls&gt;&lt;/urls&gt;&lt;/record&gt;&lt;/Cite&gt;&lt;/EndNote&gt;</w:instrText>
            </w:r>
            <w:r w:rsidRPr="00EC1650">
              <w:fldChar w:fldCharType="separate"/>
            </w:r>
            <w:r w:rsidRPr="00EC1650">
              <w:rPr>
                <w:noProof/>
              </w:rPr>
              <w:t>[</w:t>
            </w:r>
            <w:hyperlink w:anchor="_ENREF_35" w:tooltip="Wilson Libardo Pantoja, 2024 #42" w:history="1">
              <w:r w:rsidR="00471467" w:rsidRPr="00EC1650">
                <w:rPr>
                  <w:noProof/>
                </w:rPr>
                <w:t>35</w:t>
              </w:r>
            </w:hyperlink>
            <w:r w:rsidRPr="00EC1650">
              <w:rPr>
                <w:noProof/>
              </w:rPr>
              <w:t>]</w:t>
            </w:r>
            <w:r w:rsidRPr="00EC1650">
              <w:fldChar w:fldCharType="end"/>
            </w:r>
            <w:r w:rsidRPr="00EC1650">
              <w:t xml:space="preserve">, </w:t>
            </w:r>
            <w:r w:rsidRPr="00EC1650">
              <w:fldChar w:fldCharType="begin"/>
            </w:r>
            <w:r w:rsidRPr="00EC1650">
              <w:instrText xml:space="preserve"> ADDIN EN.CITE &lt;EndNote&gt;&lt;Cite&gt;&lt;Author&gt;Varma&lt;/Author&gt;&lt;Year&gt;2021&lt;/Year&gt;&lt;RecNum&gt;79&lt;/RecNum&gt;&lt;DisplayText&gt;[7]&lt;/DisplayText&gt;&lt;record&gt;&lt;rec-number&gt;79&lt;/rec-number&gt;&lt;foreign-keys&gt;&lt;key app="EN" db-id="e9pxax9rpzaed9e0p5ipfrz6a2fderwaepaf" timestamp="1744516072"&gt;79&lt;/key&gt;&lt;/foreign-keys&gt;&lt;ref-type name="Journal Article"&gt;17&lt;/ref-type&gt;&lt;contributors&gt;&lt;authors&gt;&lt;author&gt;Varma, A.&lt;/author&gt;&lt;author&gt;Jafri, M. S.&lt;/author&gt;&lt;/authors&gt;&lt;/contributors&gt;&lt;titles&gt;&lt;title&gt;COVID-19 responsive teaching of undergraduate architecture programs in India: learnings for post-pandemic education&lt;/title&gt;&lt;secondary-title&gt;Archnet-Ijar International Journal of Architectural Research&lt;/secondary-title&gt;&lt;/titles&gt;&lt;periodical&gt;&lt;full-title&gt;Archnet-Ijar International Journal of Architectural Research&lt;/full-title&gt;&lt;/periodical&gt;&lt;pages&gt;189-202&lt;/pages&gt;&lt;volume&gt;15&lt;/volume&gt;&lt;number&gt;1&lt;/number&gt;&lt;dates&gt;&lt;year&gt;2021&lt;/year&gt;&lt;/dates&gt;&lt;accession-num&gt;WOS:000595606100001&lt;/accession-num&gt;&lt;label&gt;S55&lt;/label&gt;&lt;urls&gt;&lt;related-urls&gt;&lt;url&gt;&lt;style face="underline" font="default" size="100%"&gt;&amp;lt;Go to ISI&amp;gt;://WOS:000595606100001&lt;/style&gt;&lt;/url&gt;&lt;/related-urls&gt;&lt;/urls&gt;&lt;electronic-resource-num&gt;10.1108/arch-10-2020-0234&lt;/electronic-resource-num&gt;&lt;/record&gt;&lt;/Cite&gt;&lt;/EndNote&gt;</w:instrText>
            </w:r>
            <w:r w:rsidRPr="00EC1650">
              <w:fldChar w:fldCharType="separate"/>
            </w:r>
            <w:r w:rsidRPr="00EC1650">
              <w:rPr>
                <w:noProof/>
              </w:rPr>
              <w:t>[</w:t>
            </w:r>
            <w:hyperlink w:anchor="_ENREF_7" w:tooltip="Varma, 2021 #79" w:history="1">
              <w:r w:rsidR="00471467" w:rsidRPr="00EC1650">
                <w:rPr>
                  <w:noProof/>
                </w:rPr>
                <w:t>7</w:t>
              </w:r>
            </w:hyperlink>
            <w:r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&lt;EndNote&gt;&lt;Cite&gt;&lt;Author&gt;Parejo&lt;/Author&gt;&lt;Year&gt;2020&lt;/Year&gt;&lt;RecNum&gt;125&lt;/RecNum&gt;&lt;DisplayText&gt;[49]&lt;/DisplayText&gt;&lt;record&gt;&lt;rec-number&gt;125&lt;/rec-number&gt;&lt;foreign-keys&gt;&lt;key app="EN" db-id="e9pxax9rpzaed9e0p5ipfrz6a2fderwaepaf" timestamp="1744881169"&gt;125&lt;/key&gt;&lt;/foreign-keys&gt;&lt;ref-type name="Journal Article"&gt;17&lt;/ref-type&gt;&lt;contributors&gt;&lt;authors&gt;&lt;author&gt;Parejo, José A&lt;/author&gt;&lt;author&gt;Troya, Javier&lt;/author&gt;&lt;author&gt;Segura, Sergio&lt;/author&gt;&lt;author&gt;del-Río-Ortega, Adela&lt;/author&gt;&lt;author&gt;Gámez-Díaz, Antonio&lt;/author&gt;&lt;author&gt;Márquez-Chamorro, Alfonso E&lt;/author&gt;&lt;/authors&gt;&lt;/contributors&gt;&lt;titles&gt;&lt;title&gt;Flipping laboratory sessions: an experience in computer science&lt;/title&gt;&lt;secondary-title&gt;IEEE Revista Iberoamericana de Tecnologias del Aprendizaje&lt;/secondary-title&gt;&lt;/titles&gt;&lt;periodical&gt;&lt;full-title&gt;IEEE Revista Iberoamericana de Tecnologias del Aprendizaje&lt;/full-title&gt;&lt;/periodical&gt;&lt;pages&gt;183-191&lt;/pages&gt;&lt;volume&gt;15&lt;/volume&gt;&lt;number&gt;3&lt;/number&gt;&lt;dates&gt;&lt;year&gt;2020&lt;/year&gt;&lt;/dates&gt;&lt;isbn&gt;1932-8540&lt;/isbn&gt;&lt;label&gt;S60&lt;/label&gt;&lt;urls&gt;&lt;/urls&gt;&lt;/record&gt;&lt;/Cite&gt;&lt;/EndNote&gt;</w:instrText>
            </w:r>
            <w:r w:rsidRPr="00EC1650">
              <w:fldChar w:fldCharType="separate"/>
            </w:r>
            <w:r w:rsidR="00471467" w:rsidRPr="00EC1650">
              <w:rPr>
                <w:noProof/>
              </w:rPr>
              <w:t>[</w:t>
            </w:r>
            <w:hyperlink w:anchor="_ENREF_49" w:tooltip="Parejo, 2020 #125" w:history="1">
              <w:r w:rsidR="00471467" w:rsidRPr="00EC1650">
                <w:rPr>
                  <w:noProof/>
                </w:rPr>
                <w:t>49</w:t>
              </w:r>
            </w:hyperlink>
            <w:r w:rsidR="00471467" w:rsidRPr="00EC1650">
              <w:rPr>
                <w:noProof/>
              </w:rPr>
              <w:t>]</w:t>
            </w:r>
            <w:r w:rsidRPr="00EC1650">
              <w:fldChar w:fldCharType="end"/>
            </w:r>
            <w:r w:rsidRPr="00EC1650">
              <w:t xml:space="preserve">, </w:t>
            </w:r>
            <w:r w:rsidRPr="00EC1650">
              <w:fldChar w:fldCharType="begin"/>
            </w:r>
            <w:r w:rsidRPr="00EC1650">
              <w:instrText xml:space="preserve"> ADDIN EN.CITE &lt;EndNote&gt;&lt;Cite&gt;&lt;Author&gt;Gonçalves&lt;/Author&gt;&lt;Year&gt;2020&lt;/Year&gt;&lt;RecNum&gt;46&lt;/RecNum&gt;&lt;DisplayText&gt;[1]&lt;/DisplayText&gt;&lt;record&gt;&lt;rec-number&gt;46&lt;/rec-number&gt;&lt;foreign-keys&gt;&lt;key app="EN" db-id="e9pxax9rpzaed9e0p5ipfrz6a2fderwaepaf" timestamp="1744516072"&gt;46&lt;/key&gt;&lt;/foreign-keys&gt;&lt;ref-type name="Conference Paper"&gt;47&lt;/ref-type&gt;&lt;contributors&gt;&lt;authors&gt;&lt;author&gt;Gonçalves, Anderson Cavalcante&lt;/author&gt;&lt;author&gt;Neto, Valdemar Vicente Graciano&lt;/author&gt;&lt;author&gt;Ferreira, Deller James&lt;/author&gt;&lt;author&gt;Silva, Uyara Ferreira&lt;/author&gt;&lt;/authors&gt;&lt;/contributors&gt;&lt;titles&gt;&lt;title&gt;Flipped Classroom Applied to Software Architecture Teaching&lt;/title&gt;&lt;/titles&gt;&lt;pages&gt;1-8&lt;/pages&gt;&lt;dates&gt;&lt;year&gt;2020&lt;/year&gt;&lt;/dates&gt;&lt;label&gt;S62&lt;/label&gt;&lt;urls&gt;&lt;related-urls&gt;&lt;url&gt;https://doi.org/10.1109/FIE44824.2020.9274255&lt;/url&gt;&lt;/related-urls&gt;&lt;/urls&gt;&lt;electronic-resource-num&gt;10.1109/FIE44824.2020.9274255&lt;/electronic-resource-num&gt;&lt;/record&gt;&lt;/Cite&gt;&lt;/EndNote&gt;</w:instrText>
            </w:r>
            <w:r w:rsidRPr="00EC1650">
              <w:fldChar w:fldCharType="separate"/>
            </w:r>
            <w:r w:rsidRPr="00EC1650">
              <w:rPr>
                <w:noProof/>
              </w:rPr>
              <w:t>[</w:t>
            </w:r>
            <w:hyperlink w:anchor="_ENREF_1" w:tooltip="Gonçalves, 2020 #46" w:history="1">
              <w:r w:rsidR="00471467" w:rsidRPr="00EC1650">
                <w:rPr>
                  <w:noProof/>
                </w:rPr>
                <w:t>1</w:t>
              </w:r>
            </w:hyperlink>
            <w:r w:rsidRPr="00EC1650">
              <w:rPr>
                <w:noProof/>
              </w:rPr>
              <w:t>]</w:t>
            </w:r>
            <w:r w:rsidRPr="00EC1650">
              <w:fldChar w:fldCharType="end"/>
            </w:r>
          </w:p>
        </w:tc>
      </w:tr>
      <w:tr w:rsidR="009062ED" w:rsidRPr="00EC1650" w14:paraId="7966F9A0" w14:textId="77777777" w:rsidTr="00F215C6">
        <w:tc>
          <w:tcPr>
            <w:tcW w:w="3116" w:type="dxa"/>
            <w:shd w:val="clear" w:color="auto" w:fill="auto"/>
            <w:vAlign w:val="center"/>
          </w:tcPr>
          <w:p w14:paraId="5F3256DF" w14:textId="77777777" w:rsidR="009062ED" w:rsidRPr="00F215C6" w:rsidRDefault="009062ED" w:rsidP="00F215C6">
            <w:pPr>
              <w:pStyle w:val="TableText"/>
              <w:framePr w:wrap="around"/>
            </w:pPr>
            <w:r w:rsidRPr="00F215C6">
              <w:t>Software System Learning</w:t>
            </w:r>
          </w:p>
        </w:tc>
        <w:tc>
          <w:tcPr>
            <w:tcW w:w="1132" w:type="dxa"/>
            <w:shd w:val="clear" w:color="auto" w:fill="auto"/>
            <w:vAlign w:val="center"/>
          </w:tcPr>
          <w:p w14:paraId="293B9BCE" w14:textId="77777777" w:rsidR="009062ED" w:rsidRPr="00EC1650" w:rsidRDefault="009062ED" w:rsidP="00F215C6">
            <w:pPr>
              <w:pStyle w:val="TableText"/>
              <w:framePr w:wrap="around"/>
              <w:jc w:val="center"/>
            </w:pPr>
            <w:r w:rsidRPr="00EC1650">
              <w:t>5</w:t>
            </w:r>
          </w:p>
        </w:tc>
        <w:tc>
          <w:tcPr>
            <w:tcW w:w="5102" w:type="dxa"/>
            <w:shd w:val="clear" w:color="auto" w:fill="auto"/>
            <w:vAlign w:val="center"/>
          </w:tcPr>
          <w:p w14:paraId="6ED4EBCD" w14:textId="3A9E34BF" w:rsidR="009062ED" w:rsidRPr="00EC1650" w:rsidRDefault="009062ED" w:rsidP="00F215C6">
            <w:pPr>
              <w:pStyle w:val="TableText"/>
              <w:framePr w:wrap="around"/>
            </w:pPr>
            <w:r w:rsidRPr="00EC1650">
              <w:fldChar w:fldCharType="begin"/>
            </w:r>
            <w:r w:rsidR="00471467" w:rsidRPr="00EC1650">
              <w:instrText xml:space="preserve"> ADDIN EN.CITE &lt;EndNote&gt;&lt;Cite&gt;&lt;Author&gt;Golden&lt;/Author&gt;&lt;Year&gt;2010&lt;/Year&gt;&lt;RecNum&gt;114&lt;/RecNum&gt;&lt;DisplayText&gt;[68]&lt;/DisplayText&gt;&lt;record&gt;&lt;rec-number&gt;114&lt;/rec-number&gt;&lt;foreign-keys&gt;&lt;key app="EN" db-id="e9pxax9rpzaed9e0p5ipfrz6a2fderwaepaf" timestamp="1744706106"&gt;114&lt;/key&gt;&lt;/foreign-keys&gt;&lt;ref-type name="Thesis"&gt;32&lt;/ref-type&gt;&lt;contributors&gt;&lt;authors&gt;&lt;author&gt;Golden, Elspeth&lt;/author&gt;&lt;/authors&gt;&lt;tertiary-authors&gt;&lt;author&gt;John, Bonnie E.&lt;/author&gt;&lt;/tertiary-authors&gt;&lt;/contributors&gt;&lt;titles&gt;&lt;title&gt;Early-Stage Software Design for Usability&lt;/title&gt;&lt;/titles&gt;&lt;pages&gt;275&lt;/pages&gt;&lt;number&gt;3438450&lt;/number&gt;&lt;keywords&gt;&lt;keyword&gt;Applied sciences&lt;/keyword&gt;&lt;keyword&gt;Pattern languages&lt;/keyword&gt;&lt;keyword&gt;Software development&lt;/keyword&gt;&lt;keyword&gt;Usability&lt;/keyword&gt;&lt;keyword&gt;Computer science&lt;/keyword&gt;&lt;keyword&gt;Information technology&lt;/keyword&gt;&lt;keyword&gt;0489:Information Technology&lt;/keyword&gt;&lt;keyword&gt;0984:Computer science&lt;/keyword&gt;&lt;/keywords&gt;&lt;dates&gt;&lt;year&gt;2010&lt;/year&gt;&lt;pub-dates&gt;&lt;date&gt;2010&lt;/date&gt;&lt;/pub-dates&gt;&lt;/dates&gt;&lt;pub-location&gt;United States -- Pennsylvania&lt;/pub-location&gt;&lt;publisher&gt;Carnegie Mellon University&lt;/publisher&gt;&lt;isbn&gt;978-1-124-41422-5&lt;/isbn&gt;&lt;accession-num&gt;845727792&lt;/accession-num&gt;&lt;label&gt;S37&lt;/label&gt;&lt;work-type&gt;Ph.D.&lt;/work-type&gt;&lt;urls&gt;&lt;related-urls&gt;&lt;url&gt;https://www.proquest.com/dissertations-theses/early-stage-software-design-usability/docview/845727792/se-2&lt;/url&gt;&lt;/related-urls&gt;&lt;/urls&gt;&lt;remote-database-name&gt;ProQuest Dissertations &amp;amp; Theses Global: The Sciences and Engineering Collection&lt;/remote-database-name&gt;&lt;language&gt;English&lt;/language&gt;&lt;/record&gt;&lt;/Cite&gt;&lt;/EndNote&gt;</w:instrText>
            </w:r>
            <w:r w:rsidRPr="00EC1650">
              <w:fldChar w:fldCharType="separate"/>
            </w:r>
            <w:r w:rsidR="00471467" w:rsidRPr="00EC1650">
              <w:rPr>
                <w:noProof/>
              </w:rPr>
              <w:t>[</w:t>
            </w:r>
            <w:hyperlink w:anchor="_ENREF_68" w:tooltip="Golden, 2010 #114" w:history="1">
              <w:r w:rsidR="00471467" w:rsidRPr="00EC1650">
                <w:rPr>
                  <w:noProof/>
                </w:rPr>
                <w:t>68</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&lt;EndNote&gt;&lt;Cite&gt;&lt;Author&gt;Marcolino&lt;/Author&gt;&lt;Year&gt;2017&lt;/Year&gt;&lt;RecNum&gt;51&lt;/RecNum&gt;&lt;DisplayText&gt;[69]&lt;/DisplayText&gt;&lt;record&gt;&lt;rec-number&gt;51&lt;/rec-number&gt;&lt;foreign-keys&gt;&lt;key app="EN" db-id="e9pxax9rpzaed9e0p5ipfrz6a2fderwaepaf" timestamp="1744516072"&gt;51&lt;/key&gt;&lt;/foreign-keys&gt;&lt;ref-type name="Conference Paper"&gt;47&lt;/ref-type&gt;&lt;contributors&gt;&lt;authors&gt;&lt;author&gt;Marcolino, Anderson Silva&lt;/author&gt;&lt;author&gt;Barbosa, Ellen Francine&lt;/author&gt;&lt;/authors&gt;&lt;/contributors&gt;&lt;titles&gt;&lt;title&gt;Towards a Software Product Line Architecture to Build M-learning Applications for the Teaching of Programming&lt;/title&gt;&lt;/titles&gt;&lt;pages&gt;1-10&lt;/pages&gt;&lt;dates&gt;&lt;year&gt;2017&lt;/year&gt;&lt;/dates&gt;&lt;label&gt;S44&lt;/label&gt;&lt;urls&gt;&lt;related-urls&gt;&lt;url&gt;https://hdl.handle.net/10125/41922&lt;/url&gt;&lt;/related-urls&gt;&lt;/urls&gt;&lt;/record&gt;&lt;/Cite&gt;&lt;/EndNote&gt;</w:instrText>
            </w:r>
            <w:r w:rsidRPr="00EC1650">
              <w:fldChar w:fldCharType="separate"/>
            </w:r>
            <w:r w:rsidR="00471467" w:rsidRPr="00EC1650">
              <w:rPr>
                <w:noProof/>
              </w:rPr>
              <w:t>[</w:t>
            </w:r>
            <w:hyperlink w:anchor="_ENREF_69" w:tooltip="Marcolino, 2017 #51" w:history="1">
              <w:r w:rsidR="00471467" w:rsidRPr="00EC1650">
                <w:rPr>
                  <w:noProof/>
                </w:rPr>
                <w:t>69</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&lt;EndNote&gt;&lt;Cite&gt;&lt;Author&gt;Rodrigues&lt;/Author&gt;&lt;Year&gt;2010&lt;/Year&gt;&lt;RecNum&gt;57&lt;/RecNum&gt;&lt;DisplayText&gt;[70]&lt;/DisplayText&gt;&lt;record&gt;&lt;rec-number&gt;57&lt;/rec-number&gt;&lt;foreign-keys&gt;&lt;key app="EN" db-id="e9pxax9rpzaed9e0p5ipfrz6a2fderwaepaf" timestamp="1744516072"&gt;57&lt;/key&gt;&lt;/foreign-keys&gt;&lt;ref-type name="Conference Paper"&gt;47&lt;/ref-type&gt;&lt;contributors&gt;&lt;authors&gt;&lt;author&gt;Rodrigues, Claudia Susie C.&lt;/author&gt;&lt;/authors&gt;&lt;/contributors&gt;&lt;titles&gt;&lt;title&gt;VisAr3D: an approach to software architecture teaching based on virtual and augmented reality&lt;/title&gt;&lt;/titles&gt;&lt;pages&gt;351-352&lt;/pages&gt;&lt;dates&gt;&lt;year&gt;2010&lt;/year&gt;&lt;/dates&gt;&lt;label&gt;S47&lt;/label&gt;&lt;urls&gt;&lt;related-urls&gt;&lt;url&gt;https://doi.org/10.1145/1810295.1810388&lt;/url&gt;&lt;/related-urls&gt;&lt;/urls&gt;&lt;electronic-resource-num&gt;10.1145/1810295.1810388&lt;/electronic-resource-num&gt;&lt;/record&gt;&lt;/Cite&gt;&lt;/EndNote&gt;</w:instrText>
            </w:r>
            <w:r w:rsidRPr="00EC1650">
              <w:fldChar w:fldCharType="separate"/>
            </w:r>
            <w:r w:rsidR="00471467" w:rsidRPr="00EC1650">
              <w:rPr>
                <w:noProof/>
              </w:rPr>
              <w:t>[</w:t>
            </w:r>
            <w:hyperlink w:anchor="_ENREF_70" w:tooltip="Rodrigues, 2010 #57" w:history="1">
              <w:r w:rsidR="00471467" w:rsidRPr="00EC1650">
                <w:rPr>
                  <w:noProof/>
                </w:rPr>
                <w:t>70</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&lt;EndNote&gt;&lt;Cite&gt;&lt;Author&gt;Urrego&lt;/Author&gt;&lt;Year&gt;2013&lt;/Year&gt;&lt;RecNum&gt;66&lt;/RecNum&gt;&lt;DisplayText&gt;[71]&lt;/DisplayText&gt;&lt;record&gt;&lt;rec-number&gt;66&lt;/rec-number&gt;&lt;foreign-keys&gt;&lt;key app="EN" db-id="e9pxax9rpzaed9e0p5ipfrz6a2fderwaepaf" timestamp="1744516072"&gt;66&lt;/key&gt;&lt;/foreign-keys&gt;&lt;ref-type name="Journal Article"&gt;17&lt;/ref-type&gt;&lt;contributors&gt;&lt;authors&gt;&lt;author&gt;J. S. Urrego&lt;/author&gt;&lt;author&gt;D. Correal&lt;/author&gt;&lt;/authors&gt;&lt;/contributors&gt;&lt;titles&gt;&lt;title&gt;Archinotes: A tool for assisting software architecture courses&lt;/title&gt;&lt;secondary-title&gt;2013 26th International Conference on Software Engineering Education and Training (CSEE&amp;amp;T)&lt;/secondary-title&gt;&lt;/titles&gt;&lt;periodical&gt;&lt;full-title&gt;2013 26th International Conference on Software Engineering Education and Training (CSEE&amp;amp;T)&lt;/full-title&gt;&lt;/periodical&gt;&lt;pages&gt;80-88&lt;/pages&gt;&lt;dates&gt;&lt;year&gt;2013&lt;/year&gt;&lt;/dates&gt;&lt;label&gt;S68&lt;/label&gt;&lt;urls&gt;&lt;/urls&gt;&lt;electronic-resource-num&gt;10.1109/CSEET.2013.6595239&lt;/electronic-resource-num&gt;&lt;/record&gt;&lt;/Cite&gt;&lt;/EndNote&gt;</w:instrText>
            </w:r>
            <w:r w:rsidRPr="00EC1650">
              <w:fldChar w:fldCharType="separate"/>
            </w:r>
            <w:r w:rsidR="00471467" w:rsidRPr="00EC1650">
              <w:rPr>
                <w:noProof/>
              </w:rPr>
              <w:t>[</w:t>
            </w:r>
            <w:hyperlink w:anchor="_ENREF_71" w:tooltip="Urrego, 2013 #66" w:history="1">
              <w:r w:rsidR="00471467" w:rsidRPr="00EC1650">
                <w:rPr>
                  <w:noProof/>
                </w:rPr>
                <w:t>71</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&lt;EndNote&gt;&lt;Cite&gt;&lt;Author&gt;Rodrigues&lt;/Author&gt;&lt;Year&gt;2011&lt;/Year&gt;&lt;RecNum&gt;92&lt;/RecNum&gt;&lt;DisplayText&gt;[72]&lt;/DisplayText&gt;&lt;record&gt;&lt;rec-number&gt;92&lt;/rec-number&gt;&lt;foreign-keys&gt;&lt;key app="EN" db-id="e9pxax9rpzaed9e0p5ipfrz6a2fderwaepaf" timestamp="1744516072"&gt;92&lt;/key&gt;&lt;/foreign-keys&gt;&lt;ref-type name="Journal Article"&gt;17&lt;/ref-type&gt;&lt;contributors&gt;&lt;authors&gt;&lt;author&gt;C. S. C. Rodrigues&lt;/author&gt;&lt;author&gt;C. M. L. Werner&lt;/author&gt;&lt;/authors&gt;&lt;/contributors&gt;&lt;titles&gt;&lt;title&gt;Making the comprehension of software architecture attractive&lt;/title&gt;&lt;secondary-title&gt;2011 24th IEEE-CS Conference on Software Engineering Education and Training (CSEE&amp;amp;T)&lt;/secondary-title&gt;&lt;/titles&gt;&lt;periodical&gt;&lt;full-title&gt;2011 24th IEEE-CS Conference on Software Engineering Education and Training (CSEE&amp;amp;T)&lt;/full-title&gt;&lt;/periodical&gt;&lt;pages&gt;416-420&lt;/pages&gt;&lt;dates&gt;&lt;year&gt;2011&lt;/year&gt;&lt;/dates&gt;&lt;label&gt;S82&lt;/label&gt;&lt;urls&gt;&lt;/urls&gt;&lt;electronic-resource-num&gt;10.1109/CSEET.2011.5876116&lt;/electronic-resource-num&gt;&lt;/record&gt;&lt;/Cite&gt;&lt;/EndNote&gt;</w:instrText>
            </w:r>
            <w:r w:rsidRPr="00EC1650">
              <w:fldChar w:fldCharType="separate"/>
            </w:r>
            <w:r w:rsidR="00471467" w:rsidRPr="00EC1650">
              <w:rPr>
                <w:noProof/>
              </w:rPr>
              <w:t>[</w:t>
            </w:r>
            <w:hyperlink w:anchor="_ENREF_72" w:tooltip="Rodrigues, 2011 #92" w:history="1">
              <w:r w:rsidR="00471467" w:rsidRPr="00EC1650">
                <w:rPr>
                  <w:noProof/>
                </w:rPr>
                <w:t>72</w:t>
              </w:r>
            </w:hyperlink>
            <w:r w:rsidR="00471467" w:rsidRPr="00EC1650">
              <w:rPr>
                <w:noProof/>
              </w:rPr>
              <w:t>]</w:t>
            </w:r>
            <w:r w:rsidRPr="00EC1650">
              <w:fldChar w:fldCharType="end"/>
            </w:r>
          </w:p>
        </w:tc>
      </w:tr>
      <w:tr w:rsidR="009062ED" w:rsidRPr="00EC1650" w14:paraId="4F15CD23" w14:textId="77777777" w:rsidTr="00F215C6">
        <w:tc>
          <w:tcPr>
            <w:tcW w:w="3116" w:type="dxa"/>
            <w:shd w:val="clear" w:color="auto" w:fill="auto"/>
            <w:vAlign w:val="center"/>
          </w:tcPr>
          <w:p w14:paraId="7E836D87" w14:textId="77777777" w:rsidR="009062ED" w:rsidRPr="00F215C6" w:rsidRDefault="009062ED" w:rsidP="00F215C6">
            <w:pPr>
              <w:pStyle w:val="TableText"/>
              <w:framePr w:wrap="around"/>
            </w:pPr>
            <w:r w:rsidRPr="00F215C6">
              <w:t>Agile-Based Learning</w:t>
            </w:r>
          </w:p>
        </w:tc>
        <w:tc>
          <w:tcPr>
            <w:tcW w:w="1132" w:type="dxa"/>
            <w:shd w:val="clear" w:color="auto" w:fill="auto"/>
            <w:vAlign w:val="center"/>
          </w:tcPr>
          <w:p w14:paraId="130DBE5F" w14:textId="77777777" w:rsidR="009062ED" w:rsidRPr="00EC1650" w:rsidRDefault="009062ED" w:rsidP="00F215C6">
            <w:pPr>
              <w:pStyle w:val="TableText"/>
              <w:framePr w:wrap="around"/>
              <w:jc w:val="center"/>
            </w:pPr>
            <w:r w:rsidRPr="00EC1650">
              <w:t>4</w:t>
            </w:r>
          </w:p>
        </w:tc>
        <w:tc>
          <w:tcPr>
            <w:tcW w:w="5102" w:type="dxa"/>
            <w:shd w:val="clear" w:color="auto" w:fill="auto"/>
            <w:vAlign w:val="center"/>
          </w:tcPr>
          <w:p w14:paraId="114CEC66" w14:textId="57BF088E" w:rsidR="009062ED" w:rsidRPr="00EC1650" w:rsidRDefault="009062ED" w:rsidP="00F215C6">
            <w:pPr>
              <w:pStyle w:val="TableText"/>
              <w:framePr w:wrap="around"/>
            </w:pPr>
            <w:r w:rsidRPr="00EC1650">
              <w:fldChar w:fldCharType="begin"/>
            </w:r>
            <w:r w:rsidR="00471467" w:rsidRPr="00EC1650">
              <w:instrText xml:space="preserve"> ADDIN EN.CITE &lt;EndNote&gt;&lt;Cite&gt;&lt;Author&gt;Angelov&lt;/Author&gt;&lt;Year&gt;2017&lt;/Year&gt;&lt;RecNum&gt;63&lt;/RecNum&gt;&lt;DisplayText&gt;[73]&lt;/DisplayText&gt;&lt;record&gt;&lt;rec-number&gt;63&lt;/rec-number&gt;&lt;foreign-keys&gt;&lt;key app="EN" db-id="e9pxax9rpzaed9e0p5ipfrz6a2fderwaepaf" timestamp="1744516072"&gt;63&lt;/key&gt;&lt;/foreign-keys&gt;&lt;ref-type name="Journal Article"&gt;17&lt;/ref-type&gt;&lt;contributors&gt;&lt;authors&gt;&lt;author&gt;S. Angelov&lt;/author&gt;&lt;author&gt;P. de Beer &lt;/author&gt;&lt;/authors&gt;&lt;/contributors&gt;&lt;titles&gt;&lt;title&gt;Designing and applying an approach to software architecting in agile projects in education&lt;/title&gt;&lt;secondary-title&gt;Journal of Systems and Software&lt;/secondary-title&gt;&lt;/titles&gt;&lt;periodical&gt;&lt;full-title&gt;Journal of Systems and Software&lt;/full-title&gt;&lt;/periodical&gt;&lt;pages&gt;78-90&lt;/pages&gt;&lt;volume&gt;127&lt;/volume&gt;&lt;dates&gt;&lt;year&gt;2017&lt;/year&gt;&lt;/dates&gt;&lt;label&gt;S7&lt;/label&gt;&lt;urls&gt;&lt;related-urls&gt;&lt;url&gt;https://www.sciencedirect.com/science/article/pii/S0164121217300195&lt;/url&gt;&lt;/related-urls&gt;&lt;/urls&gt;&lt;electronic-resource-num&gt;https://doi.org/10.1016/j.jss.2017.01.029&lt;/electronic-resource-num&gt;&lt;/record&gt;&lt;/Cite&gt;&lt;/EndNote&gt;</w:instrText>
            </w:r>
            <w:r w:rsidRPr="00EC1650">
              <w:fldChar w:fldCharType="separate"/>
            </w:r>
            <w:r w:rsidR="00471467" w:rsidRPr="00EC1650">
              <w:rPr>
                <w:noProof/>
              </w:rPr>
              <w:t>[</w:t>
            </w:r>
            <w:hyperlink w:anchor="_ENREF_73" w:tooltip="Angelov, 2017 #63" w:history="1">
              <w:r w:rsidR="00471467" w:rsidRPr="00EC1650">
                <w:rPr>
                  <w:noProof/>
                </w:rPr>
                <w:t>73</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&lt;EndNote&gt;&lt;Cite&gt;&lt;Author&gt;Ezequiel&lt;/Author&gt;&lt;Year&gt;2016&lt;/Year&gt;&lt;RecNum&gt;105&lt;/RecNum&gt;&lt;DisplayText&gt;[74]&lt;/DisplayText&gt;&lt;record&gt;&lt;rec-number&gt;105&lt;/rec-number&gt;&lt;foreign-keys&gt;&lt;key app="EN" db-id="e9pxax9rpzaed9e0p5ipfrz6a2fderwaepaf" timestamp="1744516072"&gt;105&lt;/key&gt;&lt;/foreign-keys&gt;&lt;ref-type name="Journal Article"&gt;17&lt;/ref-type&gt;&lt;contributors&gt;&lt;authors&gt;&lt;author&gt;Ezequiel, Scott&lt;/author&gt;&lt;author&gt;Guillermo, Rodríguez&lt;/author&gt;&lt;author&gt;Álvaro, Soria&lt;/author&gt;&lt;author&gt;Marcelo, Campo&lt;/author&gt;&lt;/authors&gt;&lt;/contributors&gt;&lt;titles&gt;&lt;title&gt;Towards better Scrum learning using learning styles&lt;/title&gt;&lt;secondary-title&gt;Journal of Systems and Software&lt;/secondary-title&gt;&lt;/titles&gt;&lt;periodical&gt;&lt;full-title&gt;Journal of Systems and Software&lt;/full-title&gt;&lt;/periodical&gt;&lt;pages&gt;242-253&lt;/pages&gt;&lt;volume&gt;111&lt;/volume&gt;&lt;dates&gt;&lt;year&gt;2016&lt;/year&gt;&lt;/dates&gt;&lt;label&gt;S9&lt;/label&gt;&lt;urls&gt;&lt;related-urls&gt;&lt;url&gt;https://www.sciencedirect.com/science/article/pii/S0164121215002265&lt;/url&gt;&lt;/related-urls&gt;&lt;/urls&gt;&lt;electronic-resource-num&gt;https://doi.org/10.1016/j.jss.2015.10.022&lt;/electronic-resource-num&gt;&lt;/record&gt;&lt;/Cite&gt;&lt;/EndNote&gt;</w:instrText>
            </w:r>
            <w:r w:rsidRPr="00EC1650">
              <w:fldChar w:fldCharType="separate"/>
            </w:r>
            <w:r w:rsidR="00471467" w:rsidRPr="00EC1650">
              <w:rPr>
                <w:noProof/>
              </w:rPr>
              <w:t>[</w:t>
            </w:r>
            <w:hyperlink w:anchor="_ENREF_74" w:tooltip="Ezequiel, 2016 #105" w:history="1">
              <w:r w:rsidR="00471467" w:rsidRPr="00EC1650">
                <w:rPr>
                  <w:noProof/>
                </w:rPr>
                <w:t>74</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&lt;EndNote&gt;&lt;Cite&gt;&lt;Author&gt;Wedemann&lt;/Author&gt;&lt;Year&gt;2018&lt;/Year&gt;&lt;RecNum&gt;48&lt;/RecNum&gt;&lt;DisplayText&gt;[75]&lt;/DisplayText&gt;&lt;record&gt;&lt;rec-number&gt;48&lt;/rec-number&gt;&lt;foreign-keys&gt;&lt;key app="EN" db-id="e9pxax9rpzaed9e0p5ipfrz6a2fderwaepaf" timestamp="1744516072"&gt;48&lt;/key&gt;&lt;/foreign-keys&gt;&lt;ref-type name="Conference Paper"&gt;47&lt;/ref-type&gt;&lt;contributors&gt;&lt;authors&gt;&lt;author&gt;Wedemann, Gero&lt;/author&gt;&lt;/authors&gt;&lt;/contributors&gt;&lt;titles&gt;&lt;title&gt;Scrum as a Method of Teaching Software Architecture&lt;/title&gt;&lt;/titles&gt;&lt;pages&gt;108-112&lt;/pages&gt;&lt;dates&gt;&lt;year&gt;2018&lt;/year&gt;&lt;/dates&gt;&lt;label&gt;S41&lt;/label&gt;&lt;urls&gt;&lt;related-urls&gt;&lt;url&gt;https://doi.org/10.1145/3209087.3209096&lt;/url&gt;&lt;/related-urls&gt;&lt;/urls&gt;&lt;electronic-resource-num&gt;10.1145/3209087.3209096&lt;/electronic-resource-num&gt;&lt;/record&gt;&lt;/Cite&gt;&lt;/EndNote&gt;</w:instrText>
            </w:r>
            <w:r w:rsidRPr="00EC1650">
              <w:fldChar w:fldCharType="separate"/>
            </w:r>
            <w:r w:rsidR="00471467" w:rsidRPr="00EC1650">
              <w:rPr>
                <w:noProof/>
              </w:rPr>
              <w:t>[</w:t>
            </w:r>
            <w:hyperlink w:anchor="_ENREF_75" w:tooltip="Wedemann, 2018 #48" w:history="1">
              <w:r w:rsidR="00471467" w:rsidRPr="00EC1650">
                <w:rPr>
                  <w:noProof/>
                </w:rPr>
                <w:t>75</w:t>
              </w:r>
            </w:hyperlink>
            <w:r w:rsidR="00471467" w:rsidRPr="00EC1650">
              <w:rPr>
                <w:noProof/>
              </w:rPr>
              <w:t>]</w:t>
            </w:r>
            <w:r w:rsidRPr="00EC1650">
              <w:fldChar w:fldCharType="end"/>
            </w:r>
            <w:r w:rsidRPr="00EC1650">
              <w:t xml:space="preserve">, </w:t>
            </w:r>
            <w:r w:rsidRPr="00EC1650">
              <w:fldChar w:fldCharType="begin"/>
            </w:r>
            <w:r w:rsidR="00471467" w:rsidRPr="00EC1650">
              <w:instrText xml:space="preserve"> ADDIN EN.CITE &lt;EndNote&gt;&lt;Cite&gt;&lt;Author&gt;Katipoglu&lt;/Author&gt;&lt;Year&gt;2024&lt;/Year&gt;&lt;RecNum&gt;77&lt;/RecNum&gt;&lt;DisplayText&gt;[76]&lt;/DisplayText&gt;&lt;record&gt;&lt;rec-number&gt;77&lt;/rec-number&gt;&lt;foreign-keys&gt;&lt;key app="EN" db-id="e9pxax9rpzaed9e0p5ipfrz6a2fderwaepaf" timestamp="1744516072"&gt;77&lt;/key&gt;&lt;/foreign-keys&gt;&lt;ref-type name="Journal Article"&gt;17&lt;/ref-type&gt;&lt;contributors&gt;&lt;authors&gt;&lt;author&gt;Katipoglu, G.&lt;/author&gt;&lt;author&gt;Utku, S.&lt;/author&gt;&lt;author&gt;Mijailovic, I.&lt;/author&gt;&lt;author&gt;Mekic, E.&lt;/author&gt;&lt;author&gt;Avdic, D.&lt;/author&gt;&lt;author&gt;Milic, P.&lt;/author&gt;&lt;/authors&gt;&lt;/contributors&gt;&lt;titles&gt;&lt;title&gt;Action Research Approach to Analysis of Teaching of Blockchain Web 3.0 Application Based on MACH Architecture&lt;/title&gt;&lt;secondary-title&gt;Applied Sciences-Basel&lt;/secondary-title&gt;&lt;/titles&gt;&lt;periodical&gt;&lt;full-title&gt;Applied Sciences-Basel&lt;/full-title&gt;&lt;/periodical&gt;&lt;volume&gt;14&lt;/volume&gt;&lt;number&gt;23&lt;/number&gt;&lt;dates&gt;&lt;year&gt;2024&lt;/year&gt;&lt;/dates&gt;&lt;accession-num&gt;WOS:001376212600001&lt;/accession-num&gt;&lt;label&gt;S48&lt;/label&gt;&lt;urls&gt;&lt;related-urls&gt;&lt;url&gt;&lt;style face="underline" font="default" size="100%"&gt;&amp;lt;Go to ISI&amp;gt;://WOS:001376212600001&lt;/style&gt;&lt;/url&gt;&lt;/related-urls&gt;&lt;/urls&gt;&lt;electronic-resource-num&gt;10.3390/app142311158&lt;/electronic-resource-num&gt;&lt;/record&gt;&lt;/Cite&gt;&lt;/EndNote&gt;</w:instrText>
            </w:r>
            <w:r w:rsidRPr="00EC1650">
              <w:fldChar w:fldCharType="separate"/>
            </w:r>
            <w:r w:rsidR="00471467" w:rsidRPr="00EC1650">
              <w:rPr>
                <w:noProof/>
              </w:rPr>
              <w:t>[</w:t>
            </w:r>
            <w:hyperlink w:anchor="_ENREF_76" w:tooltip="Katipoglu, 2024 #77" w:history="1">
              <w:r w:rsidR="00471467" w:rsidRPr="00EC1650">
                <w:rPr>
                  <w:noProof/>
                </w:rPr>
                <w:t>76</w:t>
              </w:r>
            </w:hyperlink>
            <w:r w:rsidR="00471467" w:rsidRPr="00EC1650">
              <w:rPr>
                <w:noProof/>
              </w:rPr>
              <w:t>]</w:t>
            </w:r>
            <w:r w:rsidRPr="00EC1650">
              <w:fldChar w:fldCharType="end"/>
            </w:r>
          </w:p>
        </w:tc>
      </w:tr>
    </w:tbl>
    <w:p w14:paraId="1A402AE2" w14:textId="12E9321E" w:rsidR="00421E74" w:rsidRDefault="005C7F98" w:rsidP="009B0728">
      <w:pPr>
        <w:spacing w:before="240" w:line="276" w:lineRule="auto"/>
        <w:jc w:val="both"/>
        <w:rPr>
          <w:rFonts w:cs="Times New Roman"/>
        </w:rPr>
      </w:pPr>
      <w:r>
        <w:rPr>
          <w:rFonts w:cs="Times New Roman"/>
        </w:rPr>
        <w:t xml:space="preserve">This study identified </w:t>
      </w:r>
      <w:r w:rsidR="005617B1">
        <w:rPr>
          <w:rFonts w:cs="Times New Roman"/>
        </w:rPr>
        <w:t>three prominent themes, namely Project</w:t>
      </w:r>
      <w:r w:rsidR="005F2521">
        <w:rPr>
          <w:rFonts w:cs="Times New Roman"/>
        </w:rPr>
        <w:t>-</w:t>
      </w:r>
      <w:r w:rsidR="005617B1">
        <w:rPr>
          <w:rFonts w:cs="Times New Roman"/>
        </w:rPr>
        <w:t>based learning, Real-world</w:t>
      </w:r>
      <w:r w:rsidR="005F2521">
        <w:rPr>
          <w:rFonts w:cs="Times New Roman"/>
        </w:rPr>
        <w:t>-</w:t>
      </w:r>
      <w:r w:rsidR="005617B1">
        <w:rPr>
          <w:rFonts w:cs="Times New Roman"/>
        </w:rPr>
        <w:t xml:space="preserve">based learning and </w:t>
      </w:r>
      <w:r w:rsidR="00BE0803">
        <w:rPr>
          <w:rFonts w:cs="Times New Roman"/>
        </w:rPr>
        <w:t>Collaborative</w:t>
      </w:r>
      <w:r w:rsidR="005617B1">
        <w:rPr>
          <w:rFonts w:cs="Times New Roman"/>
        </w:rPr>
        <w:t xml:space="preserve"> learning</w:t>
      </w:r>
      <w:r w:rsidR="00DE4F05">
        <w:rPr>
          <w:rFonts w:cs="Times New Roman"/>
        </w:rPr>
        <w:t>,</w:t>
      </w:r>
      <w:r w:rsidR="005617B1">
        <w:rPr>
          <w:rFonts w:cs="Times New Roman"/>
        </w:rPr>
        <w:t xml:space="preserve"> </w:t>
      </w:r>
      <w:r w:rsidR="00EA4C09">
        <w:rPr>
          <w:rFonts w:cs="Times New Roman"/>
        </w:rPr>
        <w:t xml:space="preserve">with </w:t>
      </w:r>
      <w:r w:rsidR="005F2521">
        <w:rPr>
          <w:rFonts w:cs="Times New Roman"/>
        </w:rPr>
        <w:t xml:space="preserve">a </w:t>
      </w:r>
      <w:r w:rsidR="00EA4C09">
        <w:rPr>
          <w:rFonts w:cs="Times New Roman"/>
        </w:rPr>
        <w:t>substantial number</w:t>
      </w:r>
      <w:r w:rsidR="00791DC1">
        <w:rPr>
          <w:rFonts w:cs="Times New Roman"/>
        </w:rPr>
        <w:t xml:space="preserve"> of papers reporting strategies categori</w:t>
      </w:r>
      <w:r w:rsidR="005F2521">
        <w:rPr>
          <w:rFonts w:cs="Times New Roman"/>
        </w:rPr>
        <w:t>s</w:t>
      </w:r>
      <w:r w:rsidR="00791DC1">
        <w:rPr>
          <w:rFonts w:cs="Times New Roman"/>
        </w:rPr>
        <w:t>ed under these themes as seen in</w:t>
      </w:r>
      <w:r w:rsidR="00791DC1" w:rsidRPr="008418E2">
        <w:rPr>
          <w:rFonts w:cs="Times New Roman"/>
          <w:b/>
          <w:i/>
        </w:rPr>
        <w:t xml:space="preserve"> </w:t>
      </w:r>
      <w:r w:rsidR="008418E2" w:rsidRPr="008418E2">
        <w:rPr>
          <w:rFonts w:cs="Times New Roman"/>
          <w:i/>
          <w:iCs/>
        </w:rPr>
        <w:fldChar w:fldCharType="begin"/>
      </w:r>
      <w:r w:rsidR="008418E2" w:rsidRPr="008418E2">
        <w:rPr>
          <w:rFonts w:cs="Times New Roman"/>
          <w:i/>
          <w:iCs/>
        </w:rPr>
        <w:instrText xml:space="preserve"> REF _Ref196656795 \h  \* MERGEFORMAT </w:instrText>
      </w:r>
      <w:r w:rsidR="008418E2" w:rsidRPr="008418E2">
        <w:rPr>
          <w:rFonts w:cs="Times New Roman"/>
          <w:i/>
          <w:iCs/>
        </w:rPr>
      </w:r>
      <w:r w:rsidR="008418E2" w:rsidRPr="008418E2">
        <w:rPr>
          <w:rFonts w:cs="Times New Roman"/>
          <w:i/>
          <w:iCs/>
        </w:rPr>
        <w:fldChar w:fldCharType="separate"/>
      </w:r>
      <w:r w:rsidR="00AC0657" w:rsidRPr="00AC0657">
        <w:rPr>
          <w:rFonts w:cs="Times New Roman"/>
          <w:i/>
          <w:iCs/>
        </w:rPr>
        <w:t xml:space="preserve">Table </w:t>
      </w:r>
      <w:r w:rsidR="00AC0657" w:rsidRPr="00AC0657">
        <w:rPr>
          <w:rFonts w:cs="Times New Roman"/>
          <w:i/>
          <w:iCs/>
          <w:noProof/>
        </w:rPr>
        <w:t>2</w:t>
      </w:r>
      <w:r w:rsidR="008418E2" w:rsidRPr="008418E2">
        <w:rPr>
          <w:rFonts w:cs="Times New Roman"/>
          <w:i/>
          <w:iCs/>
        </w:rPr>
        <w:fldChar w:fldCharType="end"/>
      </w:r>
      <w:r w:rsidR="00791DC1">
        <w:rPr>
          <w:rFonts w:cs="Times New Roman"/>
        </w:rPr>
        <w:t xml:space="preserve">. </w:t>
      </w:r>
      <w:r w:rsidR="00421E74">
        <w:rPr>
          <w:rFonts w:cs="Times New Roman"/>
        </w:rPr>
        <w:t>T</w:t>
      </w:r>
      <w:r w:rsidR="00421E74" w:rsidRPr="008A2F74">
        <w:rPr>
          <w:rFonts w:cs="Times New Roman"/>
        </w:rPr>
        <w:t xml:space="preserve">he Project-based learning approach theme with the highest teaching strategies </w:t>
      </w:r>
      <w:r w:rsidR="00421E74">
        <w:rPr>
          <w:rFonts w:cs="Times New Roman"/>
        </w:rPr>
        <w:t xml:space="preserve">(n=14) </w:t>
      </w:r>
      <w:r w:rsidR="00421E74" w:rsidRPr="008A2F74">
        <w:rPr>
          <w:rFonts w:cs="Times New Roman"/>
        </w:rPr>
        <w:t xml:space="preserve">emphasises sustained, artefact-driven assignments that replicate the complexity and expectations of real-world software development. The project-based learning strategy under this theme, </w:t>
      </w:r>
      <w:r w:rsidR="00421E74" w:rsidRPr="008A2F74">
        <w:rPr>
          <w:rFonts w:eastAsia="Times New Roman" w:cs="Times New Roman"/>
          <w:color w:val="000000" w:themeColor="text1"/>
          <w:lang w:eastAsia="zh-CN"/>
        </w:rPr>
        <w:t xml:space="preserve">students work on open-source or real-world projects, fostering skills in analysis, design, and evaluation of architectural solutions [2] while promoting teamwork [51]. Students face challenges that enhance their problem-solving abilities and practical skills through medium complexity projects [56,52], often culminating in a group-based project exam [36]. </w:t>
      </w:r>
      <w:r w:rsidR="00421E74" w:rsidRPr="008A2F74">
        <w:rPr>
          <w:rFonts w:cs="Times New Roman"/>
        </w:rPr>
        <w:t xml:space="preserve">This strategy supports architecture-centric pedagogy via research-driven, collaborative learning [75] aligned with industry demands, especially in mobile and embedded systems development. It addresses the challenges of teaching embedded software to students with limited electronics backgrounds by integrating hands-on projects with open-source tools [35]. </w:t>
      </w:r>
    </w:p>
    <w:p w14:paraId="2AB9F0A7" w14:textId="77777777" w:rsidR="00421E74" w:rsidRPr="008A2F74" w:rsidRDefault="00421E74" w:rsidP="00421E74">
      <w:pPr>
        <w:spacing w:line="276" w:lineRule="auto"/>
        <w:jc w:val="both"/>
        <w:rPr>
          <w:rFonts w:cs="Times New Roman"/>
        </w:rPr>
      </w:pPr>
      <w:r>
        <w:rPr>
          <w:rFonts w:cs="Times New Roman"/>
        </w:rPr>
        <w:t>O</w:t>
      </w:r>
      <w:r w:rsidRPr="008A2F74">
        <w:rPr>
          <w:rFonts w:cs="Times New Roman"/>
        </w:rPr>
        <w:t xml:space="preserve">ther teaching strategies, such as product-based learning, require students to complete open-ended assignments that resemble real-world deliverables, </w:t>
      </w:r>
      <w:r>
        <w:rPr>
          <w:rFonts w:cs="Times New Roman"/>
        </w:rPr>
        <w:t>which</w:t>
      </w:r>
      <w:r w:rsidRPr="008A2F74">
        <w:rPr>
          <w:rFonts w:cs="Times New Roman"/>
        </w:rPr>
        <w:t xml:space="preserve"> are rigorously graded [30]. Platform-based lightweight projects introduce cloud environments like Google App Engine, offering early exposure to scalable architecture practices [17]. Mobile project-based learning creates an interactive and </w:t>
      </w:r>
      <w:r w:rsidRPr="008A2F74">
        <w:rPr>
          <w:rFonts w:cs="Times New Roman"/>
        </w:rPr>
        <w:lastRenderedPageBreak/>
        <w:t>collaborative learning environment [39].</w:t>
      </w:r>
      <w:r w:rsidRPr="008A2F74">
        <w:rPr>
          <w:rFonts w:eastAsia="Times New Roman" w:cs="Times New Roman"/>
          <w:color w:val="000000" w:themeColor="text1"/>
          <w:lang w:eastAsia="zh-CN"/>
        </w:rPr>
        <w:t xml:space="preserve"> </w:t>
      </w:r>
      <w:r w:rsidRPr="008A2F74">
        <w:rPr>
          <w:rFonts w:cs="Times New Roman"/>
        </w:rPr>
        <w:t xml:space="preserve">End-to-end project-based teaching strategy integrates business, architecture, and process instruction using real-world frameworks, flipped delivery, and active learning tools (games, projects), encouraging strategic and holistic software design thinking [16]. Projects are developed iteratively with peer feedback, quality attribute analysis, and real-client-inspired problem-solving [15]. </w:t>
      </w:r>
    </w:p>
    <w:p w14:paraId="7E2F75E0" w14:textId="5F9A2D9A" w:rsidR="00E973CE" w:rsidRPr="008A2F74" w:rsidRDefault="00E973CE" w:rsidP="00421E74">
      <w:pPr>
        <w:spacing w:line="276" w:lineRule="auto"/>
        <w:jc w:val="both"/>
        <w:rPr>
          <w:rFonts w:cs="Times New Roman"/>
        </w:rPr>
      </w:pPr>
      <w:r w:rsidRPr="008A2F74">
        <w:rPr>
          <w:rFonts w:cs="Times New Roman"/>
        </w:rPr>
        <w:t>Real-world-based learning</w:t>
      </w:r>
      <w:r w:rsidR="00D74C94">
        <w:rPr>
          <w:rFonts w:cs="Times New Roman"/>
          <w:bCs/>
        </w:rPr>
        <w:t xml:space="preserve"> </w:t>
      </w:r>
      <w:r w:rsidR="00421E74">
        <w:rPr>
          <w:rFonts w:cs="Times New Roman"/>
        </w:rPr>
        <w:t xml:space="preserve">(n=12), </w:t>
      </w:r>
      <w:r w:rsidRPr="008A2F74">
        <w:rPr>
          <w:rFonts w:cs="Times New Roman"/>
        </w:rPr>
        <w:t>the reviewed papers’ teaching</w:t>
      </w:r>
      <w:r w:rsidRPr="008A2F74">
        <w:rPr>
          <w:rFonts w:cs="Times New Roman"/>
          <w:b/>
        </w:rPr>
        <w:t xml:space="preserve"> </w:t>
      </w:r>
      <w:r w:rsidRPr="008A2F74">
        <w:rPr>
          <w:rFonts w:cs="Times New Roman"/>
        </w:rPr>
        <w:t xml:space="preserve">strategies focus extensively on practical, authentic scenarios closely mirroring actual industry practices. The teaching strategies in these themes, such as Problem-Based Learning, allow </w:t>
      </w:r>
      <w:r w:rsidRPr="008A2F74">
        <w:rPr>
          <w:rFonts w:eastAsia="Times New Roman" w:cs="Times New Roman"/>
          <w:color w:val="000000" w:themeColor="text1"/>
          <w:lang w:eastAsia="zh-CN"/>
        </w:rPr>
        <w:t>adult learners to focus on challenges and the strategy's effectiveness without any preset goals and expected outcomes [42].</w:t>
      </w:r>
      <w:r w:rsidRPr="008A2F74">
        <w:rPr>
          <w:rFonts w:cs="Times New Roman"/>
        </w:rPr>
        <w:t xml:space="preserve"> </w:t>
      </w:r>
      <w:r w:rsidRPr="008A2F74">
        <w:rPr>
          <w:rFonts w:eastAsia="Times New Roman" w:cs="Times New Roman"/>
          <w:color w:val="000000" w:themeColor="text1"/>
          <w:lang w:eastAsia="zh-CN"/>
        </w:rPr>
        <w:t xml:space="preserve">Students address architectural problems, and instructors play minimal roles in this strategy [29]. It is </w:t>
      </w:r>
      <w:r w:rsidRPr="008A2F74">
        <w:rPr>
          <w:rFonts w:cs="Times New Roman"/>
        </w:rPr>
        <w:t xml:space="preserve">supported by Neural Pathway Based Learning (NPL) strategies, which combine diverse cognitive stimulation such as quizzes, animations, games, puzzles and repetition [43]. The </w:t>
      </w:r>
      <w:r w:rsidR="00584359" w:rsidRPr="008A2F74">
        <w:rPr>
          <w:rFonts w:cs="Times New Roman"/>
        </w:rPr>
        <w:t>A</w:t>
      </w:r>
      <w:r w:rsidRPr="008A2F74">
        <w:rPr>
          <w:rFonts w:cs="Times New Roman"/>
        </w:rPr>
        <w:t>rchitectural Kata structure enhances real-world simulation by guiding students through design challenges, peer review, and voting phases [57]</w:t>
      </w:r>
      <w:r w:rsidR="00B300B5">
        <w:rPr>
          <w:rFonts w:cs="Times New Roman"/>
        </w:rPr>
        <w:t>. I</w:t>
      </w:r>
      <w:r w:rsidRPr="008A2F74">
        <w:rPr>
          <w:rFonts w:cs="Times New Roman"/>
        </w:rPr>
        <w:t xml:space="preserve">t also serves as a learning activity for students to hone the skills required for their assignments, with the teacher functioning as a moderator [52]. Case-Based Learning introduces bullet and mini cases to develop analytical thinking using real-world scenarios [59]. </w:t>
      </w:r>
      <w:r w:rsidRPr="008A2F74">
        <w:rPr>
          <w:rFonts w:eastAsia="Times New Roman" w:cs="Times New Roman"/>
          <w:color w:val="000000" w:themeColor="text1"/>
          <w:lang w:eastAsia="zh-CN"/>
        </w:rPr>
        <w:t xml:space="preserve">This strategy involves a real-life scenario that allows students to analyse, apply taught concepts and mitigate potential adjustments [49]. It also has workshop-based courses with standard structures such as preset goals and expected outcomes [42]. </w:t>
      </w:r>
      <w:r w:rsidRPr="008A2F74">
        <w:rPr>
          <w:rFonts w:cs="Times New Roman"/>
        </w:rPr>
        <w:t>Microservices-based problem-solving [24] involves collaborative tasks aligned with modern software design practices</w:t>
      </w:r>
      <w:r w:rsidR="00B300B5" w:rsidRPr="00105DBE">
        <w:rPr>
          <w:rFonts w:cs="Times New Roman"/>
        </w:rPr>
        <w:t>. Learning</w:t>
      </w:r>
      <w:r w:rsidR="003032E2" w:rsidRPr="00105DBE">
        <w:rPr>
          <w:rFonts w:cs="Times New Roman"/>
        </w:rPr>
        <w:t xml:space="preserve"> by </w:t>
      </w:r>
      <w:r w:rsidR="00B300B5" w:rsidRPr="00105DBE">
        <w:rPr>
          <w:rFonts w:cs="Times New Roman"/>
        </w:rPr>
        <w:t>d</w:t>
      </w:r>
      <w:r w:rsidRPr="00105DBE">
        <w:rPr>
          <w:rFonts w:cs="Times New Roman"/>
        </w:rPr>
        <w:t>oing</w:t>
      </w:r>
      <w:r w:rsidRPr="00D74C94">
        <w:rPr>
          <w:rFonts w:cs="Times New Roman"/>
          <w:color w:val="FF0000"/>
        </w:rPr>
        <w:t xml:space="preserve"> </w:t>
      </w:r>
      <w:r w:rsidRPr="008A2F74">
        <w:rPr>
          <w:rFonts w:cs="Times New Roman"/>
        </w:rPr>
        <w:t>allows students to transform 2D shapes into 3</w:t>
      </w:r>
      <w:r w:rsidR="003032E2">
        <w:rPr>
          <w:rFonts w:cs="Times New Roman"/>
        </w:rPr>
        <w:t>D</w:t>
      </w:r>
      <w:r w:rsidRPr="008A2F74">
        <w:rPr>
          <w:rFonts w:cs="Times New Roman"/>
        </w:rPr>
        <w:t xml:space="preserve"> models through hands-on experience </w:t>
      </w:r>
      <w:r w:rsidRPr="008A2F74">
        <w:rPr>
          <w:rFonts w:eastAsia="Arial" w:cs="Times New Roman"/>
        </w:rPr>
        <w:t>[50]</w:t>
      </w:r>
      <w:r w:rsidR="00B300B5">
        <w:rPr>
          <w:rFonts w:eastAsia="Arial" w:cs="Times New Roman"/>
        </w:rPr>
        <w:t>. L</w:t>
      </w:r>
      <w:r w:rsidRPr="008A2F74">
        <w:rPr>
          <w:rFonts w:eastAsia="Arial" w:cs="Times New Roman"/>
        </w:rPr>
        <w:t>earners perform one or a few architectural activities based on knowledge acquired before or during the experience [51]</w:t>
      </w:r>
      <w:r w:rsidRPr="008A2F74">
        <w:rPr>
          <w:rFonts w:cs="Times New Roman"/>
        </w:rPr>
        <w:t xml:space="preserve">. Moreover, Interdisciplinary Learning incorporates industry collaboration, allowing students to experience diverse perspectives on designs [63], while Role-Play Learning fosters an appreciation for architectural compromises through professional role-playing [64]. </w:t>
      </w:r>
      <w:r w:rsidR="005D7551" w:rsidRPr="008A2F74">
        <w:rPr>
          <w:rFonts w:cs="Times New Roman"/>
        </w:rPr>
        <w:t>All</w:t>
      </w:r>
      <w:r w:rsidRPr="008A2F74">
        <w:rPr>
          <w:rFonts w:cs="Times New Roman"/>
        </w:rPr>
        <w:t xml:space="preserve"> these principles promote a holistic learning experience that fully equips students with skills relevant to real-world applications.</w:t>
      </w:r>
    </w:p>
    <w:p w14:paraId="2850C9F1" w14:textId="57B615E6" w:rsidR="00E973CE" w:rsidRDefault="00E973CE" w:rsidP="00D577FF">
      <w:pPr>
        <w:spacing w:line="276" w:lineRule="auto"/>
        <w:jc w:val="both"/>
        <w:rPr>
          <w:rFonts w:cs="Times New Roman"/>
        </w:rPr>
      </w:pPr>
      <w:r w:rsidRPr="008A2F74">
        <w:rPr>
          <w:rFonts w:cs="Times New Roman"/>
        </w:rPr>
        <w:t>Within the Collaborative Learning theme</w:t>
      </w:r>
      <w:r w:rsidR="00D74C94">
        <w:rPr>
          <w:rFonts w:cs="Times New Roman"/>
        </w:rPr>
        <w:t xml:space="preserve"> </w:t>
      </w:r>
      <w:r w:rsidR="00BE3F2F">
        <w:rPr>
          <w:rFonts w:cs="Times New Roman"/>
        </w:rPr>
        <w:t>(n=10)</w:t>
      </w:r>
      <w:r w:rsidRPr="008A2F74">
        <w:rPr>
          <w:rFonts w:cs="Times New Roman"/>
        </w:rPr>
        <w:t xml:space="preserve">, teaching strategies emphasise peer interaction, co-construction of knowledge, and shared decision-making. Unlike other themes </w:t>
      </w:r>
      <w:r w:rsidR="003032E2">
        <w:rPr>
          <w:rFonts w:cs="Times New Roman"/>
        </w:rPr>
        <w:t>focusing</w:t>
      </w:r>
      <w:r w:rsidRPr="008A2F74">
        <w:rPr>
          <w:rFonts w:cs="Times New Roman"/>
        </w:rPr>
        <w:t xml:space="preserve"> on context (e.g., real-world scenarios or project outputs), collaborative learning emphasises the learning process through structured teamwork and reflective peer engagement. Strategies such as team-based learning centre on teamwork and peer evaluation through group activities [56], while collaborative decision-making involves students taking on various architectural roles- senior, junior, or cognitive architects- to simulate real-world group dynamics and enhance critical design thinking for better quality decisions and architectures [35,40]. The </w:t>
      </w:r>
      <w:proofErr w:type="gramStart"/>
      <w:r w:rsidR="003032E2">
        <w:rPr>
          <w:rFonts w:cs="Times New Roman"/>
        </w:rPr>
        <w:t>C</w:t>
      </w:r>
      <w:r w:rsidRPr="008A2F74">
        <w:rPr>
          <w:rFonts w:cs="Times New Roman"/>
        </w:rPr>
        <w:t>omputer</w:t>
      </w:r>
      <w:proofErr w:type="gramEnd"/>
      <w:r w:rsidRPr="008A2F74">
        <w:rPr>
          <w:rFonts w:cs="Times New Roman"/>
        </w:rPr>
        <w:t>-</w:t>
      </w:r>
      <w:r w:rsidR="003032E2">
        <w:rPr>
          <w:rFonts w:cs="Times New Roman"/>
        </w:rPr>
        <w:t>s</w:t>
      </w:r>
      <w:r w:rsidRPr="008A2F74">
        <w:rPr>
          <w:rFonts w:cs="Times New Roman"/>
        </w:rPr>
        <w:t>upported Collaborative Learning (CSCL) strategy further facilitates interaction in virtual environments, supporting distributed teams in solving complex tasks [6]. Models like the Collaborative Studio, Transdisciplinary Encounter, and Real Team Collaboration (where students alternate between individual and group work) promote deeper critical thinking and self-regulated learning [53]. Open-source collaboration through platforms like GitHub introduces layered team dynamics based on varying skill levels, mirroring real development ecosystems [58]. Learning with real clients or industry experts</w:t>
      </w:r>
      <w:r w:rsidR="003032E2">
        <w:rPr>
          <w:rFonts w:cs="Times New Roman"/>
        </w:rPr>
        <w:t xml:space="preserve"> and</w:t>
      </w:r>
      <w:r w:rsidRPr="008A2F74">
        <w:rPr>
          <w:rFonts w:cs="Times New Roman"/>
        </w:rPr>
        <w:t xml:space="preserve"> apprenticeship-style mentorship adds authenticity to the educational experience by exposing students to real-world constraints, professional expectations, and industry-grade </w:t>
      </w:r>
      <w:r w:rsidRPr="008A2F74">
        <w:rPr>
          <w:rFonts w:cs="Times New Roman"/>
        </w:rPr>
        <w:lastRenderedPageBreak/>
        <w:t>decision-making processes [30,66]. These approaches collectively distinguish collaborative learning as a critical pedagogical strategy that cultivates architectural thinking through active peer engagement, distributed decision-making, and reflective role-based participation in team-oriented environments.</w:t>
      </w:r>
    </w:p>
    <w:p w14:paraId="292D8A48" w14:textId="007408DA" w:rsidR="00421E74" w:rsidRPr="008A2F74" w:rsidRDefault="00421E74" w:rsidP="00D577FF">
      <w:pPr>
        <w:spacing w:line="276" w:lineRule="auto"/>
        <w:jc w:val="both"/>
        <w:rPr>
          <w:rFonts w:cs="Times New Roman"/>
        </w:rPr>
      </w:pPr>
      <w:r w:rsidRPr="008A2F74" w:rsidDel="00BE3F2F">
        <w:rPr>
          <w:rFonts w:cs="Times New Roman"/>
        </w:rPr>
        <w:t>U</w:t>
      </w:r>
      <w:r w:rsidRPr="008A2F74">
        <w:rPr>
          <w:rFonts w:cs="Times New Roman"/>
        </w:rPr>
        <w:t>nder the Game-Based Learning theme</w:t>
      </w:r>
      <w:r w:rsidR="00105DBE">
        <w:rPr>
          <w:rFonts w:cs="Times New Roman"/>
        </w:rPr>
        <w:t xml:space="preserve"> </w:t>
      </w:r>
      <w:r w:rsidR="00BE3F2F">
        <w:rPr>
          <w:rFonts w:cs="Times New Roman"/>
        </w:rPr>
        <w:t>(n=9),</w:t>
      </w:r>
      <w:r w:rsidR="00105DBE">
        <w:rPr>
          <w:rFonts w:cs="Times New Roman"/>
        </w:rPr>
        <w:t xml:space="preserve"> </w:t>
      </w:r>
      <w:r w:rsidRPr="008A2F74">
        <w:rPr>
          <w:rFonts w:cs="Times New Roman"/>
        </w:rPr>
        <w:t xml:space="preserve">selected studies demonstrate how interactive, game-driven strategies enhance student understanding of software architecture concepts. These strategies incorporate structured gameplay, simulations, and competitive elements to replicate architectural decision-making </w:t>
      </w:r>
      <w:r>
        <w:rPr>
          <w:rFonts w:cs="Times New Roman"/>
        </w:rPr>
        <w:t>engagingl</w:t>
      </w:r>
      <w:r w:rsidRPr="008A2F74">
        <w:rPr>
          <w:rFonts w:cs="Times New Roman"/>
        </w:rPr>
        <w:t xml:space="preserve">y. Educational games </w:t>
      </w:r>
      <w:proofErr w:type="spellStart"/>
      <w:r w:rsidRPr="008A2F74">
        <w:rPr>
          <w:rFonts w:cs="Times New Roman"/>
        </w:rPr>
        <w:t>DecidArch</w:t>
      </w:r>
      <w:proofErr w:type="spellEnd"/>
      <w:r w:rsidRPr="008A2F74">
        <w:rPr>
          <w:rFonts w:cs="Times New Roman"/>
        </w:rPr>
        <w:t xml:space="preserve"> [61] </w:t>
      </w:r>
      <w:r>
        <w:rPr>
          <w:rFonts w:cs="Times New Roman"/>
        </w:rPr>
        <w:t xml:space="preserve">and </w:t>
      </w:r>
      <w:proofErr w:type="spellStart"/>
      <w:r w:rsidRPr="008A2F74">
        <w:rPr>
          <w:rFonts w:cs="Times New Roman"/>
        </w:rPr>
        <w:t>DecidArch</w:t>
      </w:r>
      <w:proofErr w:type="spellEnd"/>
      <w:r w:rsidRPr="008A2F74">
        <w:rPr>
          <w:rFonts w:cs="Times New Roman"/>
        </w:rPr>
        <w:t xml:space="preserve"> v2 [78] that simulate collaborative architectural planning can take on roles</w:t>
      </w:r>
      <w:r>
        <w:rPr>
          <w:rFonts w:cs="Times New Roman"/>
        </w:rPr>
        <w:t>,</w:t>
      </w:r>
      <w:r w:rsidRPr="008A2F74">
        <w:rPr>
          <w:rFonts w:cs="Times New Roman"/>
        </w:rPr>
        <w:t xml:space="preserve"> </w:t>
      </w:r>
      <w:r>
        <w:rPr>
          <w:rFonts w:cs="Times New Roman"/>
        </w:rPr>
        <w:t>negotiate trade-offs and reconcile</w:t>
      </w:r>
      <w:r w:rsidRPr="008A2F74">
        <w:rPr>
          <w:rFonts w:cs="Times New Roman"/>
        </w:rPr>
        <w:t xml:space="preserve"> stakeholder concerns. Other implementations involve card-based games and role-playing, recreating industry constraints, enabling students to examine design principles and system interactions in a safe and motivating context [69,77]. The studies also include using tools like Kahoot! to test conceptual understanding in flipped classroom settings, turning assessments into interactive, formative learning experiences [60]. Across the strategies, game-based learning was found to enhance conceptual understanding, motivation, and peer collaboration by embedding students in simulated architectural processes that reflect real-world scenarios. In contrast to real-world-based learning, which exposes students to realistic professional scenarios, game-based learning connects students by providing an interactive, structured environment for learning through play, ultimately making </w:t>
      </w:r>
      <w:r>
        <w:rPr>
          <w:rFonts w:cs="Times New Roman"/>
        </w:rPr>
        <w:t>complex</w:t>
      </w:r>
      <w:r w:rsidRPr="008A2F74">
        <w:rPr>
          <w:rFonts w:cs="Times New Roman"/>
        </w:rPr>
        <w:t xml:space="preserve"> concepts easier to grasp and more memorable. </w:t>
      </w:r>
    </w:p>
    <w:p w14:paraId="49204D05" w14:textId="7B5D7672" w:rsidR="00BE3F2F" w:rsidRDefault="00BE3F2F" w:rsidP="00BE3F2F">
      <w:pPr>
        <w:spacing w:line="276" w:lineRule="auto"/>
        <w:jc w:val="both"/>
        <w:rPr>
          <w:rFonts w:cs="Times New Roman"/>
        </w:rPr>
      </w:pPr>
      <w:r w:rsidRPr="008A2F74">
        <w:rPr>
          <w:rFonts w:cs="Times New Roman"/>
        </w:rPr>
        <w:t xml:space="preserve">Comparatively, </w:t>
      </w:r>
      <w:r>
        <w:rPr>
          <w:rFonts w:cs="Times New Roman"/>
        </w:rPr>
        <w:t>t</w:t>
      </w:r>
      <w:r w:rsidRPr="008A2F74">
        <w:rPr>
          <w:rFonts w:cs="Times New Roman"/>
        </w:rPr>
        <w:t xml:space="preserve">he Personalised Learning theme </w:t>
      </w:r>
      <w:r>
        <w:rPr>
          <w:rFonts w:cs="Times New Roman"/>
        </w:rPr>
        <w:t xml:space="preserve">was reported only in (n=8) studies, </w:t>
      </w:r>
      <w:r w:rsidRPr="008A2F74">
        <w:rPr>
          <w:rFonts w:cs="Times New Roman"/>
        </w:rPr>
        <w:t>emphasis</w:t>
      </w:r>
      <w:r>
        <w:rPr>
          <w:rFonts w:cs="Times New Roman"/>
        </w:rPr>
        <w:t>ing</w:t>
      </w:r>
      <w:r w:rsidRPr="008A2F74" w:rsidDel="00BE3F2F">
        <w:rPr>
          <w:rFonts w:cs="Times New Roman"/>
        </w:rPr>
        <w:t xml:space="preserve"> </w:t>
      </w:r>
      <w:r w:rsidRPr="008A2F74">
        <w:rPr>
          <w:rFonts w:cs="Times New Roman"/>
        </w:rPr>
        <w:t xml:space="preserve">teaching strategies that promote student autonomy, self-regulation, and custom learning experiences in SA. Suh's strategies include a pattern-based approach that offers flexible modular frameworks for exploring architectural concepts tailored to their unique learning requirements [31] and the Student Ownership of Learning (SOL) model which promotes self-directed learning by encouraging students to utilise their experiences and create personal meaning, for deeper engagement and conceptual depth [34]. Active experimentation is further enhanced through hands-on design and experiential learning techniques [50,54]. This approach has been applied to adaptive learning, aligning content delivery with individual student profiles, thereby improving performance and accessibility [38]. Additionally, scaffolded requirements-to-architecture strategy aids students through complexities from requirements analysis to architectural design, building their confidence incrementally [22]. </w:t>
      </w:r>
    </w:p>
    <w:p w14:paraId="2FCFA5D4" w14:textId="3D228462" w:rsidR="00BE3F2F" w:rsidRPr="008A2F74" w:rsidRDefault="00BE3F2F" w:rsidP="00BE3F2F">
      <w:pPr>
        <w:spacing w:line="276" w:lineRule="auto"/>
        <w:jc w:val="both"/>
        <w:rPr>
          <w:ins w:id="2" w:author="Unknown"/>
          <w:rFonts w:cs="Times New Roman"/>
          <w:color w:val="FF0000"/>
        </w:rPr>
      </w:pPr>
      <w:r>
        <w:rPr>
          <w:rFonts w:cs="Times New Roman"/>
        </w:rPr>
        <w:t xml:space="preserve">Likewise, </w:t>
      </w:r>
      <w:r w:rsidR="00105DBE">
        <w:rPr>
          <w:rFonts w:cs="Times New Roman"/>
        </w:rPr>
        <w:t xml:space="preserve">the </w:t>
      </w:r>
      <w:r w:rsidRPr="008A2F74">
        <w:rPr>
          <w:rFonts w:cs="Times New Roman"/>
        </w:rPr>
        <w:t>Abstraction and modelling theme</w:t>
      </w:r>
      <w:r>
        <w:rPr>
          <w:rFonts w:cs="Times New Roman"/>
        </w:rPr>
        <w:t>(n=8),</w:t>
      </w:r>
      <w:r w:rsidRPr="008A2F74">
        <w:rPr>
          <w:rFonts w:cs="Times New Roman"/>
        </w:rPr>
        <w:t xml:space="preserve"> the reviewed studies focus on cultivating architectural thinking through formal modelling techniques, system representation, and abstraction-driven instruction. Strategies such as model-driven teaching [21] and model-driven [25] engineering (MDE) enable students to structured abstraction practices aligned with professional architectural modelling workflows. These approaches develop conceptual clarity by focusing on system-level reasoning, transformation logic, and layered design. Other strategies, like abstract modelling</w:t>
      </w:r>
      <w:r>
        <w:rPr>
          <w:rFonts w:cs="Times New Roman"/>
        </w:rPr>
        <w:t xml:space="preserve"> and</w:t>
      </w:r>
      <w:r w:rsidRPr="008A2F74">
        <w:rPr>
          <w:rFonts w:cs="Times New Roman"/>
        </w:rPr>
        <w:t xml:space="preserve"> its design pattern decomposition, guide students in analysing functional components</w:t>
      </w:r>
      <w:r>
        <w:rPr>
          <w:rFonts w:cs="Times New Roman"/>
        </w:rPr>
        <w:t>, enhance their</w:t>
      </w:r>
      <w:r w:rsidRPr="008A2F74">
        <w:rPr>
          <w:rFonts w:eastAsia="Times New Roman" w:cs="Times New Roman"/>
          <w:color w:val="000000" w:themeColor="text1"/>
          <w:lang w:eastAsia="zh-CN"/>
        </w:rPr>
        <w:t xml:space="preserve"> understanding of system design</w:t>
      </w:r>
      <w:r>
        <w:rPr>
          <w:rFonts w:eastAsia="Times New Roman" w:cs="Times New Roman"/>
          <w:color w:val="000000" w:themeColor="text1"/>
          <w:lang w:eastAsia="zh-CN"/>
        </w:rPr>
        <w:t>,</w:t>
      </w:r>
      <w:r w:rsidRPr="008A2F74">
        <w:rPr>
          <w:rFonts w:eastAsia="Times New Roman" w:cs="Times New Roman"/>
          <w:color w:val="000000" w:themeColor="text1"/>
          <w:lang w:eastAsia="zh-CN"/>
        </w:rPr>
        <w:t xml:space="preserve"> and prepare them for real-world software development opportunities [32]. Similarly, early design-centric education introduces structured modelling tools early in the curriculum to foster architectural thinking from foundational programming stages [80]. </w:t>
      </w:r>
      <w:r>
        <w:rPr>
          <w:rFonts w:eastAsia="Times New Roman" w:cs="Times New Roman"/>
          <w:color w:val="000000" w:themeColor="text1"/>
          <w:lang w:eastAsia="zh-CN"/>
        </w:rPr>
        <w:t>Q</w:t>
      </w:r>
      <w:r w:rsidRPr="008A2F74">
        <w:rPr>
          <w:rFonts w:eastAsia="Times New Roman" w:cs="Times New Roman"/>
          <w:color w:val="000000" w:themeColor="text1"/>
          <w:lang w:eastAsia="zh-CN"/>
        </w:rPr>
        <w:t>ueueing models [26] and simulation-based instruction [46] bring performance evaluation, visualisation, and system behaviour modelling into the classroom, strengthening analytical skills.</w:t>
      </w:r>
    </w:p>
    <w:p w14:paraId="058B043C" w14:textId="5DCC656C" w:rsidR="00E116C1" w:rsidRPr="008A2F74" w:rsidRDefault="00BE3F2F" w:rsidP="00D577FF">
      <w:pPr>
        <w:spacing w:line="276" w:lineRule="auto"/>
        <w:jc w:val="both"/>
        <w:rPr>
          <w:rFonts w:cs="Times New Roman"/>
        </w:rPr>
      </w:pPr>
      <w:r>
        <w:rPr>
          <w:rFonts w:cs="Times New Roman"/>
        </w:rPr>
        <w:lastRenderedPageBreak/>
        <w:t>Only (n=6) was reported under</w:t>
      </w:r>
      <w:r w:rsidR="00E116C1" w:rsidRPr="008A2F74">
        <w:rPr>
          <w:rFonts w:cs="Times New Roman"/>
        </w:rPr>
        <w:t xml:space="preserve"> </w:t>
      </w:r>
      <w:r w:rsidR="00105DBE">
        <w:rPr>
          <w:rFonts w:cs="Times New Roman"/>
        </w:rPr>
        <w:t xml:space="preserve">the </w:t>
      </w:r>
      <w:r w:rsidR="00E116C1" w:rsidRPr="008A2F74">
        <w:rPr>
          <w:rFonts w:cs="Times New Roman"/>
        </w:rPr>
        <w:t>Traditional Approach</w:t>
      </w:r>
      <w:r w:rsidR="00E973CE" w:rsidRPr="008A2F74">
        <w:rPr>
          <w:rFonts w:cs="Times New Roman"/>
        </w:rPr>
        <w:t xml:space="preserve"> theme</w:t>
      </w:r>
      <w:r w:rsidR="00105DBE">
        <w:rPr>
          <w:rFonts w:cs="Times New Roman"/>
        </w:rPr>
        <w:t>,</w:t>
      </w:r>
      <w:r w:rsidR="00E34A64">
        <w:rPr>
          <w:rFonts w:cs="Times New Roman"/>
        </w:rPr>
        <w:t xml:space="preserve"> where the </w:t>
      </w:r>
      <w:r w:rsidR="00E116C1" w:rsidRPr="008A2F74">
        <w:rPr>
          <w:rFonts w:cs="Times New Roman"/>
        </w:rPr>
        <w:t xml:space="preserve">teaching strategies </w:t>
      </w:r>
      <w:r w:rsidR="00E34A64">
        <w:rPr>
          <w:rFonts w:cs="Times New Roman"/>
        </w:rPr>
        <w:t>w</w:t>
      </w:r>
      <w:r w:rsidR="00105DBE">
        <w:rPr>
          <w:rFonts w:cs="Times New Roman"/>
        </w:rPr>
        <w:t>ere</w:t>
      </w:r>
      <w:r w:rsidR="00E34A64">
        <w:rPr>
          <w:rFonts w:cs="Times New Roman"/>
        </w:rPr>
        <w:t xml:space="preserve"> </w:t>
      </w:r>
      <w:r w:rsidR="00E116C1" w:rsidRPr="008A2F74">
        <w:rPr>
          <w:rFonts w:cs="Times New Roman"/>
        </w:rPr>
        <w:t xml:space="preserve">characterised by traditional, instructor-led methods </w:t>
      </w:r>
      <w:r w:rsidR="00DE5659">
        <w:rPr>
          <w:rFonts w:cs="Times New Roman"/>
        </w:rPr>
        <w:t>focusing</w:t>
      </w:r>
      <w:r w:rsidR="00E116C1" w:rsidRPr="008A2F74">
        <w:rPr>
          <w:rFonts w:cs="Times New Roman"/>
        </w:rPr>
        <w:t xml:space="preserve"> on structured content delivery. These include classroom-based lectures where educators share domain knowledge directly with students [29], conceptual explanations provided during lab sessions using slides, web pages, and code extracts [60], and guest lectures designed to familiarise students with current industry trends and challenges [67]. </w:t>
      </w:r>
      <w:r w:rsidR="00DE5659">
        <w:rPr>
          <w:rFonts w:cs="Times New Roman"/>
        </w:rPr>
        <w:t>D</w:t>
      </w:r>
      <w:r w:rsidR="00E116C1" w:rsidRPr="008A2F74">
        <w:rPr>
          <w:rFonts w:cs="Times New Roman"/>
        </w:rPr>
        <w:t>eveloping structured teaching manuals that outline learning objectives, desired outcomes, and methodologies support</w:t>
      </w:r>
      <w:r w:rsidR="00DE5659">
        <w:rPr>
          <w:rFonts w:cs="Times New Roman"/>
        </w:rPr>
        <w:t>s</w:t>
      </w:r>
      <w:r w:rsidR="00E116C1" w:rsidRPr="008A2F74">
        <w:rPr>
          <w:rFonts w:cs="Times New Roman"/>
        </w:rPr>
        <w:t xml:space="preserve"> consistent instruction across various topics [52]. These strategies depend significantly on students’ ongoing engagement and receptiveness. </w:t>
      </w:r>
      <w:r w:rsidR="008230F1">
        <w:rPr>
          <w:rFonts w:cs="Times New Roman"/>
        </w:rPr>
        <w:t>When implemented effectively, t</w:t>
      </w:r>
      <w:r w:rsidR="00E116C1" w:rsidRPr="008A2F74">
        <w:rPr>
          <w:rFonts w:cs="Times New Roman"/>
        </w:rPr>
        <w:t xml:space="preserve">eaching strategies like constructive alignment [45], where all learning activities connect directly to desired outcomes, can promote a deeper understanding of concepts. </w:t>
      </w:r>
    </w:p>
    <w:p w14:paraId="60709EC3" w14:textId="13D407FB" w:rsidR="00E34A64" w:rsidRPr="008A2F74" w:rsidRDefault="00E34A64" w:rsidP="00E34A64">
      <w:pPr>
        <w:spacing w:line="276" w:lineRule="auto"/>
        <w:jc w:val="both"/>
        <w:rPr>
          <w:rFonts w:cs="Times New Roman"/>
        </w:rPr>
      </w:pPr>
      <w:r w:rsidRPr="008A2F74">
        <w:rPr>
          <w:rFonts w:cs="Times New Roman"/>
        </w:rPr>
        <w:t>The blended learning theme</w:t>
      </w:r>
      <w:r w:rsidR="00D74C94">
        <w:rPr>
          <w:rFonts w:cs="Times New Roman"/>
        </w:rPr>
        <w:t xml:space="preserve"> </w:t>
      </w:r>
      <w:r>
        <w:rPr>
          <w:rFonts w:cs="Times New Roman"/>
        </w:rPr>
        <w:t>(</w:t>
      </w:r>
      <w:r w:rsidR="00FA23BC">
        <w:rPr>
          <w:rFonts w:cs="Times New Roman"/>
        </w:rPr>
        <w:t>n=5)</w:t>
      </w:r>
      <w:r w:rsidRPr="008A2F74" w:rsidDel="00E34A64">
        <w:rPr>
          <w:rFonts w:cs="Times New Roman"/>
        </w:rPr>
        <w:t xml:space="preserve"> </w:t>
      </w:r>
      <w:r w:rsidRPr="008A2F74">
        <w:rPr>
          <w:rFonts w:cs="Times New Roman"/>
        </w:rPr>
        <w:t xml:space="preserve">signifies a transformation in how instruction is delivered in contemporary education. </w:t>
      </w:r>
      <w:r>
        <w:rPr>
          <w:rFonts w:cs="Times New Roman"/>
        </w:rPr>
        <w:t>I</w:t>
      </w:r>
      <w:r w:rsidRPr="008A2F74">
        <w:rPr>
          <w:rFonts w:cs="Times New Roman"/>
        </w:rPr>
        <w:t>ntegrating asynchronous digital tools with real-time classroom engagement enhances accessibility through Zoom, MS Teams, and WhatsApp</w:t>
      </w:r>
      <w:r>
        <w:rPr>
          <w:rFonts w:cs="Times New Roman"/>
        </w:rPr>
        <w:t xml:space="preserve"> platforms. In contrast,</w:t>
      </w:r>
      <w:r w:rsidRPr="008A2F74">
        <w:rPr>
          <w:rFonts w:cs="Times New Roman"/>
        </w:rPr>
        <w:t xml:space="preserve"> asynchronous techniques include recorded lectures and additional resources from platforms such as YouTube, NPTEL, SWAYAM, </w:t>
      </w:r>
      <w:proofErr w:type="spellStart"/>
      <w:r w:rsidRPr="008A2F74">
        <w:rPr>
          <w:rFonts w:cs="Times New Roman"/>
        </w:rPr>
        <w:t>Edx</w:t>
      </w:r>
      <w:proofErr w:type="spellEnd"/>
      <w:r w:rsidRPr="008A2F74">
        <w:rPr>
          <w:rFonts w:cs="Times New Roman"/>
        </w:rPr>
        <w:t>, and Coursera [29,55]. This structure enables flipped classroom models [14, 29, 60, 62], where students engage with video content independently and apply their knowledge during face-to-face sessions focused on design analysis and quality attributes. Additionally, the use of Massive Open Online Courses (MOOCS) and Small Private Online Courses (SPOCS) [29] supports self-paced exploration and broad content access. Some strategies also incorporate intelligent tutoring systems to personalise instruction based on student progress.</w:t>
      </w:r>
    </w:p>
    <w:p w14:paraId="6E7BBDA2" w14:textId="4842EB65" w:rsidR="00E34A64" w:rsidRPr="008A2F74" w:rsidRDefault="00E34A64" w:rsidP="00E34A64">
      <w:pPr>
        <w:spacing w:line="276" w:lineRule="auto"/>
        <w:jc w:val="both"/>
        <w:rPr>
          <w:rFonts w:cs="Times New Roman"/>
        </w:rPr>
      </w:pPr>
      <w:r>
        <w:rPr>
          <w:rFonts w:cs="Times New Roman"/>
        </w:rPr>
        <w:t xml:space="preserve">The </w:t>
      </w:r>
      <w:r w:rsidRPr="008A2F74">
        <w:rPr>
          <w:rFonts w:cs="Times New Roman"/>
        </w:rPr>
        <w:t>Software System Learning theme</w:t>
      </w:r>
      <w:r w:rsidR="00FA23BC">
        <w:rPr>
          <w:rFonts w:cs="Times New Roman"/>
        </w:rPr>
        <w:t>(n=5)</w:t>
      </w:r>
      <w:r w:rsidRPr="008A2F74">
        <w:rPr>
          <w:rFonts w:cs="Times New Roman"/>
        </w:rPr>
        <w:t xml:space="preserve"> is grounded in applied understanding, focusing on how architectural decisions play out within integrated, interactive, and operational software environments. The reviewed studies emphasise teaching strategies that help students understand software architecture through direct interaction with full-scale systems and systemic behaviours. Strategies such as the Usability-Supporting Architecture Patterns (USAPS) approach teach students to identify and address usability concerns early in the architecture of real software systems, highlighting human-centred design in system-wide contexts [37]. Similarly, the Software Product Line Architecture strategy introduces students to architecture as a strategic asset, teaching them to manage variation and reuse across families of products [44]. AR/VR and immersive visualisation tools enhance this systems-level perspective by allowing students to explore architectural constructs in 3D or augmented environments [82]. Tools like </w:t>
      </w:r>
      <w:proofErr w:type="spellStart"/>
      <w:r w:rsidRPr="008A2F74">
        <w:rPr>
          <w:rFonts w:cs="Times New Roman"/>
        </w:rPr>
        <w:t>Archinotes</w:t>
      </w:r>
      <w:proofErr w:type="spellEnd"/>
      <w:r w:rsidRPr="008A2F74">
        <w:rPr>
          <w:rFonts w:cs="Times New Roman"/>
        </w:rPr>
        <w:t xml:space="preserve"> support project coordination and provide real-time performance insights, helping students and instructors monitor progress and adapt learning activities [68].</w:t>
      </w:r>
    </w:p>
    <w:p w14:paraId="1730E59F" w14:textId="55389327" w:rsidR="00E116C1" w:rsidRPr="008A2F74" w:rsidRDefault="000B5C62" w:rsidP="00D577FF">
      <w:pPr>
        <w:spacing w:line="276" w:lineRule="auto"/>
        <w:jc w:val="both"/>
        <w:rPr>
          <w:rFonts w:cs="Times New Roman"/>
        </w:rPr>
      </w:pPr>
      <w:r>
        <w:rPr>
          <w:rFonts w:cs="Times New Roman"/>
        </w:rPr>
        <w:t>Notably</w:t>
      </w:r>
      <w:r w:rsidR="00105DBE">
        <w:rPr>
          <w:rFonts w:cs="Times New Roman"/>
        </w:rPr>
        <w:t>,</w:t>
      </w:r>
      <w:r>
        <w:rPr>
          <w:rFonts w:cs="Times New Roman"/>
        </w:rPr>
        <w:t xml:space="preserve"> </w:t>
      </w:r>
      <w:r w:rsidR="00FA23BC">
        <w:rPr>
          <w:rFonts w:cs="Times New Roman"/>
        </w:rPr>
        <w:t xml:space="preserve">only (n=4) </w:t>
      </w:r>
      <w:r w:rsidR="00BE5AB9">
        <w:rPr>
          <w:rFonts w:cs="Times New Roman"/>
        </w:rPr>
        <w:t xml:space="preserve">of </w:t>
      </w:r>
      <w:r w:rsidR="00105DBE">
        <w:rPr>
          <w:rFonts w:cs="Times New Roman"/>
        </w:rPr>
        <w:t xml:space="preserve">the </w:t>
      </w:r>
      <w:r w:rsidR="00BE5AB9">
        <w:rPr>
          <w:rFonts w:cs="Times New Roman"/>
        </w:rPr>
        <w:t>reviewed paper</w:t>
      </w:r>
      <w:r w:rsidR="00105DBE">
        <w:rPr>
          <w:rFonts w:cs="Times New Roman"/>
        </w:rPr>
        <w:t>s</w:t>
      </w:r>
      <w:r w:rsidR="00BE5AB9">
        <w:rPr>
          <w:rFonts w:cs="Times New Roman"/>
        </w:rPr>
        <w:t xml:space="preserve"> </w:t>
      </w:r>
      <w:r w:rsidR="006D113E">
        <w:rPr>
          <w:rFonts w:cs="Times New Roman"/>
        </w:rPr>
        <w:t xml:space="preserve">addressed </w:t>
      </w:r>
      <w:r w:rsidR="00105DBE">
        <w:rPr>
          <w:rFonts w:cs="Times New Roman"/>
        </w:rPr>
        <w:t xml:space="preserve">the </w:t>
      </w:r>
      <w:r w:rsidR="00E116C1" w:rsidRPr="008A2F74">
        <w:rPr>
          <w:rFonts w:cs="Times New Roman"/>
        </w:rPr>
        <w:t xml:space="preserve">Agile-based </w:t>
      </w:r>
      <w:r w:rsidR="62842F62" w:rsidRPr="008A2F74" w:rsidDel="00BE3F2F">
        <w:rPr>
          <w:rFonts w:cs="Times New Roman"/>
        </w:rPr>
        <w:t xml:space="preserve">learning </w:t>
      </w:r>
      <w:r w:rsidR="00E116C1" w:rsidRPr="008A2F74">
        <w:rPr>
          <w:rFonts w:cs="Times New Roman"/>
        </w:rPr>
        <w:t>theme</w:t>
      </w:r>
      <w:r w:rsidR="0049792A">
        <w:rPr>
          <w:rFonts w:cs="Times New Roman"/>
        </w:rPr>
        <w:t xml:space="preserve">. </w:t>
      </w:r>
      <w:r w:rsidR="00105DBE">
        <w:rPr>
          <w:rFonts w:cs="Times New Roman"/>
        </w:rPr>
        <w:t>S</w:t>
      </w:r>
      <w:r w:rsidR="0049792A">
        <w:rPr>
          <w:rFonts w:cs="Times New Roman"/>
        </w:rPr>
        <w:t>trategies under this theme</w:t>
      </w:r>
      <w:r w:rsidR="00E116C1" w:rsidRPr="008A2F74">
        <w:rPr>
          <w:rFonts w:cs="Times New Roman"/>
        </w:rPr>
        <w:t xml:space="preserve"> mirror development methodologies commonly used in industry [7, 9] and </w:t>
      </w:r>
      <w:r w:rsidR="00105DBE">
        <w:rPr>
          <w:rFonts w:cs="Times New Roman"/>
        </w:rPr>
        <w:t>are</w:t>
      </w:r>
      <w:r w:rsidR="00E116C1" w:rsidRPr="008A2F74">
        <w:rPr>
          <w:rFonts w:cs="Times New Roman"/>
        </w:rPr>
        <w:t xml:space="preserve"> also a popular empirical process control model to manage complex activities [41]. </w:t>
      </w:r>
      <w:r w:rsidR="009A34D3">
        <w:rPr>
          <w:rFonts w:cs="Times New Roman"/>
        </w:rPr>
        <w:t>I</w:t>
      </w:r>
      <w:r w:rsidR="00E116C1" w:rsidRPr="008A2F74">
        <w:rPr>
          <w:rFonts w:cs="Times New Roman"/>
        </w:rPr>
        <w:t xml:space="preserve">ncorporating sprints, </w:t>
      </w:r>
      <w:r w:rsidR="00654624" w:rsidRPr="008A2F74">
        <w:rPr>
          <w:rFonts w:cs="Times New Roman"/>
        </w:rPr>
        <w:t>scrums</w:t>
      </w:r>
      <w:r w:rsidR="00E116C1" w:rsidRPr="008A2F74">
        <w:rPr>
          <w:rFonts w:cs="Times New Roman"/>
        </w:rPr>
        <w:t xml:space="preserve">, and retrospective feedback into instructional design fosters iterative thinking and a culture of continuous improvement. This strategy encourages students' adaptability to change, teamwork, and transparency in processes, all fundamental principles of contemporary SA [48]. When embedded within project-based learning, Agile-based strategies enhance </w:t>
      </w:r>
      <w:r w:rsidR="00654624" w:rsidRPr="008A2F74">
        <w:rPr>
          <w:rFonts w:cs="Times New Roman"/>
        </w:rPr>
        <w:t>educational</w:t>
      </w:r>
      <w:r w:rsidR="00E116C1" w:rsidRPr="008A2F74">
        <w:rPr>
          <w:rFonts w:cs="Times New Roman"/>
        </w:rPr>
        <w:t xml:space="preserve"> experience by aligning academic tasks with realistic development workflows and </w:t>
      </w:r>
      <w:r w:rsidR="009A34D3">
        <w:rPr>
          <w:rFonts w:cs="Times New Roman"/>
        </w:rPr>
        <w:t>encouraging</w:t>
      </w:r>
      <w:r w:rsidR="00E116C1" w:rsidRPr="008A2F74">
        <w:rPr>
          <w:rFonts w:cs="Times New Roman"/>
        </w:rPr>
        <w:t xml:space="preserve"> industry-relevant tools and practices in student-generated solutions [7, 9].</w:t>
      </w:r>
    </w:p>
    <w:p w14:paraId="06520C05" w14:textId="628C7EA8" w:rsidR="377596A9" w:rsidRPr="008A2F74" w:rsidRDefault="5E3D1333" w:rsidP="00D66950">
      <w:pPr>
        <w:pStyle w:val="Heading2"/>
        <w:rPr>
          <w:i/>
        </w:rPr>
      </w:pPr>
      <w:bookmarkStart w:id="3" w:name="OLE_LINK1"/>
      <w:r w:rsidRPr="008A2F74">
        <w:lastRenderedPageBreak/>
        <w:t>RQ2:</w:t>
      </w:r>
      <w:r w:rsidR="3246D659" w:rsidRPr="008A2F74">
        <w:t xml:space="preserve"> How are students provided hands-on practical experiences related to software architecture teaching?</w:t>
      </w:r>
      <w:bookmarkEnd w:id="3"/>
    </w:p>
    <w:p w14:paraId="614F7DEF" w14:textId="70CAB23D" w:rsidR="004C1A25" w:rsidRPr="008A2F74" w:rsidRDefault="00A815AE" w:rsidP="00D577FF">
      <w:pPr>
        <w:pStyle w:val="NormalWeb"/>
        <w:spacing w:line="276" w:lineRule="auto"/>
        <w:jc w:val="both"/>
        <w:rPr>
          <w:rStyle w:val="button-container"/>
          <w:rFonts w:eastAsiaTheme="majorEastAsia"/>
        </w:rPr>
      </w:pPr>
      <w:r>
        <w:t>Of</w:t>
      </w:r>
      <w:r w:rsidR="0032555E" w:rsidRPr="008A2F74">
        <w:t xml:space="preserve"> </w:t>
      </w:r>
      <w:r>
        <w:t xml:space="preserve">the </w:t>
      </w:r>
      <w:r w:rsidR="0032555E" w:rsidRPr="008A2F74">
        <w:t xml:space="preserve">82 studies reviewed, 73 were found relevant to RQ2 with distinct thematic approaches. These studies are grouped into seven overarching themes to categorise various strategies from the systematic review of software architecture-related studies. These strategies are employed in software architecture pedagogy to foster practical skills and experiences. The findings of this </w:t>
      </w:r>
      <w:r w:rsidR="001A7063" w:rsidRPr="008A2F74">
        <w:t>RQ</w:t>
      </w:r>
      <w:r w:rsidR="0032555E" w:rsidRPr="008A2F74">
        <w:t xml:space="preserve"> supplement the other questions in fulfilling the objectives of finding how critical hands-on practical experiences are to the teaching and learning of software architecture.</w:t>
      </w:r>
      <w:r w:rsidR="0032555E" w:rsidRPr="008A2F74">
        <w:rPr>
          <w:rStyle w:val="button-container"/>
          <w:rFonts w:eastAsiaTheme="majorEastAsia"/>
        </w:rPr>
        <w:t xml:space="preserve"> While</w:t>
      </w:r>
      <w:r w:rsidR="00180887">
        <w:rPr>
          <w:rStyle w:val="button-container"/>
          <w:rFonts w:eastAsiaTheme="majorEastAsia"/>
        </w:rPr>
        <w:t xml:space="preserve"> </w:t>
      </w:r>
      <w:r w:rsidR="00180887" w:rsidRPr="00D74C94">
        <w:rPr>
          <w:rStyle w:val="button-container"/>
          <w:rFonts w:eastAsiaTheme="majorEastAsia"/>
          <w:i/>
          <w:iCs/>
        </w:rPr>
        <w:fldChar w:fldCharType="begin"/>
      </w:r>
      <w:r w:rsidR="00180887" w:rsidRPr="00D74C94">
        <w:rPr>
          <w:rStyle w:val="button-container"/>
          <w:rFonts w:eastAsiaTheme="majorEastAsia"/>
          <w:i/>
          <w:iCs/>
        </w:rPr>
        <w:instrText xml:space="preserve"> REF _Ref196473573 \h </w:instrText>
      </w:r>
      <w:r w:rsidR="00D74C94" w:rsidRPr="00D74C94">
        <w:rPr>
          <w:rStyle w:val="button-container"/>
          <w:rFonts w:eastAsiaTheme="majorEastAsia"/>
          <w:i/>
          <w:iCs/>
        </w:rPr>
        <w:instrText xml:space="preserve"> \* MERGEFORMAT </w:instrText>
      </w:r>
      <w:r w:rsidR="00180887" w:rsidRPr="00D74C94">
        <w:rPr>
          <w:rStyle w:val="button-container"/>
          <w:rFonts w:eastAsiaTheme="majorEastAsia"/>
          <w:i/>
          <w:iCs/>
        </w:rPr>
      </w:r>
      <w:r w:rsidR="00180887" w:rsidRPr="00D74C94">
        <w:rPr>
          <w:rStyle w:val="button-container"/>
          <w:rFonts w:eastAsiaTheme="majorEastAsia"/>
          <w:i/>
          <w:iCs/>
        </w:rPr>
        <w:fldChar w:fldCharType="separate"/>
      </w:r>
      <w:r w:rsidR="00AC0657" w:rsidRPr="00AC0657">
        <w:rPr>
          <w:i/>
          <w:iCs/>
        </w:rPr>
        <w:t xml:space="preserve">Table </w:t>
      </w:r>
      <w:r w:rsidR="00AC0657" w:rsidRPr="00AC0657">
        <w:rPr>
          <w:i/>
          <w:iCs/>
          <w:noProof/>
        </w:rPr>
        <w:t>3</w:t>
      </w:r>
      <w:r w:rsidR="00180887" w:rsidRPr="00D74C94">
        <w:rPr>
          <w:rStyle w:val="button-container"/>
          <w:rFonts w:eastAsiaTheme="majorEastAsia"/>
          <w:i/>
          <w:iCs/>
        </w:rPr>
        <w:fldChar w:fldCharType="end"/>
      </w:r>
      <w:r w:rsidRPr="00D74C94">
        <w:rPr>
          <w:rStyle w:val="button-container"/>
          <w:rFonts w:eastAsiaTheme="majorEastAsia"/>
          <w:i/>
        </w:rPr>
        <w:t xml:space="preserve"> </w:t>
      </w:r>
      <w:r w:rsidR="00031C5F">
        <w:rPr>
          <w:rStyle w:val="button-container"/>
          <w:rFonts w:eastAsiaTheme="majorEastAsia"/>
        </w:rPr>
        <w:t>s</w:t>
      </w:r>
      <w:r w:rsidR="0032555E" w:rsidRPr="008A2F74">
        <w:rPr>
          <w:rStyle w:val="button-container"/>
          <w:rFonts w:eastAsiaTheme="majorEastAsia"/>
        </w:rPr>
        <w:t>hows the list of studies included in each thematic category, here is the detailed analysis of RQ2’s findings.</w:t>
      </w:r>
    </w:p>
    <w:p w14:paraId="63B7D859" w14:textId="20B9063C" w:rsidR="0031719C" w:rsidRPr="00E412A5" w:rsidRDefault="0031719C" w:rsidP="00E412A5">
      <w:pPr>
        <w:pStyle w:val="TableCaption"/>
      </w:pPr>
      <w:bookmarkStart w:id="4" w:name="_Ref196473573"/>
      <w:r w:rsidRPr="00E412A5">
        <w:t xml:space="preserve">Table </w:t>
      </w:r>
      <w:r w:rsidR="005E3E27">
        <w:fldChar w:fldCharType="begin"/>
      </w:r>
      <w:r w:rsidR="005E3E27">
        <w:instrText xml:space="preserve"> SEQ Table \* ARABIC </w:instrText>
      </w:r>
      <w:r w:rsidR="005E3E27">
        <w:fldChar w:fldCharType="separate"/>
      </w:r>
      <w:r w:rsidR="00AC0657">
        <w:rPr>
          <w:noProof/>
        </w:rPr>
        <w:t>3</w:t>
      </w:r>
      <w:r w:rsidR="005E3E27">
        <w:fldChar w:fldCharType="end"/>
      </w:r>
      <w:bookmarkEnd w:id="4"/>
      <w:r w:rsidRPr="00E412A5">
        <w:t xml:space="preserve">: Number </w:t>
      </w:r>
      <w:r w:rsidR="00282473" w:rsidRPr="00E412A5">
        <w:t>Of Studies In Each Theme</w:t>
      </w:r>
    </w:p>
    <w:tbl>
      <w:tblPr>
        <w:tblStyle w:val="TableGrid"/>
        <w:tblpPr w:leftFromText="180" w:rightFromText="180" w:vertAnchor="text" w:horzAnchor="margin" w:tblpXSpec="center" w:tblpY="67"/>
        <w:tblW w:w="0" w:type="auto"/>
        <w:tblLook w:val="04A0" w:firstRow="1" w:lastRow="0" w:firstColumn="1" w:lastColumn="0" w:noHBand="0" w:noVBand="1"/>
      </w:tblPr>
      <w:tblGrid>
        <w:gridCol w:w="2830"/>
        <w:gridCol w:w="1701"/>
        <w:gridCol w:w="4485"/>
      </w:tblGrid>
      <w:tr w:rsidR="00B35065" w:rsidRPr="003675C1" w14:paraId="2496D5D7" w14:textId="77777777" w:rsidTr="00105DBE">
        <w:tc>
          <w:tcPr>
            <w:tcW w:w="2830" w:type="dxa"/>
            <w:shd w:val="clear" w:color="auto" w:fill="auto"/>
            <w:vAlign w:val="center"/>
          </w:tcPr>
          <w:p w14:paraId="230B9769" w14:textId="77777777" w:rsidR="00B35065" w:rsidRPr="003675C1" w:rsidRDefault="00B35065" w:rsidP="003675C1">
            <w:pPr>
              <w:pStyle w:val="TableText"/>
              <w:framePr w:hSpace="0" w:wrap="auto" w:vAnchor="margin" w:hAnchor="text" w:xAlign="left" w:yAlign="inline"/>
              <w:jc w:val="center"/>
              <w:rPr>
                <w:b/>
                <w:bCs w:val="0"/>
              </w:rPr>
            </w:pPr>
            <w:r w:rsidRPr="003675C1">
              <w:rPr>
                <w:b/>
                <w:bCs w:val="0"/>
              </w:rPr>
              <w:t>Theme</w:t>
            </w:r>
          </w:p>
        </w:tc>
        <w:tc>
          <w:tcPr>
            <w:tcW w:w="1701" w:type="dxa"/>
            <w:shd w:val="clear" w:color="auto" w:fill="auto"/>
            <w:vAlign w:val="center"/>
          </w:tcPr>
          <w:p w14:paraId="0EBC4B39" w14:textId="77777777" w:rsidR="00B35065" w:rsidRPr="003675C1" w:rsidRDefault="00B35065" w:rsidP="003675C1">
            <w:pPr>
              <w:pStyle w:val="TableText"/>
              <w:framePr w:hSpace="0" w:wrap="auto" w:vAnchor="margin" w:hAnchor="text" w:xAlign="left" w:yAlign="inline"/>
              <w:jc w:val="center"/>
              <w:rPr>
                <w:b/>
                <w:bCs w:val="0"/>
              </w:rPr>
            </w:pPr>
            <w:r w:rsidRPr="003675C1">
              <w:rPr>
                <w:b/>
                <w:bCs w:val="0"/>
              </w:rPr>
              <w:t>Number of Studies</w:t>
            </w:r>
          </w:p>
        </w:tc>
        <w:tc>
          <w:tcPr>
            <w:tcW w:w="4485" w:type="dxa"/>
            <w:shd w:val="clear" w:color="auto" w:fill="auto"/>
            <w:vAlign w:val="center"/>
          </w:tcPr>
          <w:p w14:paraId="689E8666" w14:textId="296209AF" w:rsidR="00B35065" w:rsidRPr="003675C1" w:rsidRDefault="00B35065" w:rsidP="003675C1">
            <w:pPr>
              <w:pStyle w:val="TableText"/>
              <w:framePr w:hSpace="0" w:wrap="auto" w:vAnchor="margin" w:hAnchor="text" w:xAlign="left" w:yAlign="inline"/>
              <w:jc w:val="center"/>
              <w:rPr>
                <w:b/>
                <w:bCs w:val="0"/>
              </w:rPr>
            </w:pPr>
            <w:r w:rsidRPr="003675C1">
              <w:rPr>
                <w:b/>
                <w:bCs w:val="0"/>
              </w:rPr>
              <w:t>Reference</w:t>
            </w:r>
          </w:p>
        </w:tc>
      </w:tr>
      <w:tr w:rsidR="00B35065" w:rsidRPr="00296B06" w14:paraId="6A188302" w14:textId="77777777" w:rsidTr="00105DBE">
        <w:tc>
          <w:tcPr>
            <w:tcW w:w="2830" w:type="dxa"/>
            <w:shd w:val="clear" w:color="auto" w:fill="auto"/>
            <w:vAlign w:val="center"/>
          </w:tcPr>
          <w:p w14:paraId="49966A54" w14:textId="77777777" w:rsidR="00B35065" w:rsidRPr="00296B06" w:rsidRDefault="00B35065" w:rsidP="003675C1">
            <w:pPr>
              <w:pStyle w:val="TableText"/>
              <w:framePr w:hSpace="0" w:wrap="auto" w:vAnchor="margin" w:hAnchor="text" w:xAlign="left" w:yAlign="inline"/>
            </w:pPr>
            <w:r w:rsidRPr="00296B06">
              <w:t>Project-based Practical Experiences</w:t>
            </w:r>
          </w:p>
        </w:tc>
        <w:tc>
          <w:tcPr>
            <w:tcW w:w="1701" w:type="dxa"/>
            <w:shd w:val="clear" w:color="auto" w:fill="auto"/>
            <w:vAlign w:val="center"/>
          </w:tcPr>
          <w:p w14:paraId="2A79EE76" w14:textId="77777777" w:rsidR="00B35065" w:rsidRPr="00296B06" w:rsidRDefault="00B35065" w:rsidP="003675C1">
            <w:pPr>
              <w:pStyle w:val="TableText"/>
              <w:framePr w:hSpace="0" w:wrap="auto" w:vAnchor="margin" w:hAnchor="text" w:xAlign="left" w:yAlign="inline"/>
              <w:jc w:val="center"/>
            </w:pPr>
            <w:r w:rsidRPr="00296B06">
              <w:t>26</w:t>
            </w:r>
          </w:p>
        </w:tc>
        <w:tc>
          <w:tcPr>
            <w:tcW w:w="4485" w:type="dxa"/>
            <w:shd w:val="clear" w:color="auto" w:fill="auto"/>
            <w:vAlign w:val="center"/>
          </w:tcPr>
          <w:p w14:paraId="22BDE575" w14:textId="5D51AD1D" w:rsidR="00B35065" w:rsidRPr="00296B06" w:rsidRDefault="001F154A" w:rsidP="003675C1">
            <w:pPr>
              <w:pStyle w:val="TableText"/>
              <w:framePr w:hSpace="0" w:wrap="auto" w:vAnchor="margin" w:hAnchor="text" w:xAlign="left" w:yAlign="inline"/>
            </w:pPr>
            <w:r w:rsidRPr="00296B06">
              <w:fldChar w:fldCharType="begin">
                <w:fldData xml:space="preserve">PEVuZE5vdGU+PENpdGU+PEF1dGhvcj5BbmdlbG92PC9BdXRob3I+PFllYXI+MjAxNzwvWWVhcj48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=
</w:fldData>
              </w:fldChar>
            </w:r>
            <w:r w:rsidR="00471467" w:rsidRPr="00296B06">
              <w:instrText xml:space="preserve"> ADDIN EN.CITE </w:instrText>
            </w:r>
            <w:r w:rsidR="00471467" w:rsidRPr="00296B06">
              <w:fldChar w:fldCharType="begin">
                <w:fldData xml:space="preserve">PEVuZE5vdGU+PENpdGU+PEF1dGhvcj5BbmdlbG92PC9BdXRob3I+PFllYXI+MjAxNzwvWWVhcj48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=
</w:fldData>
              </w:fldChar>
            </w:r>
            <w:r w:rsidR="00471467" w:rsidRPr="00296B06">
              <w:instrText xml:space="preserve"> ADDIN EN.CITE.DATA </w:instrText>
            </w:r>
            <w:r w:rsidR="00471467" w:rsidRPr="00296B06">
              <w:fldChar w:fldCharType="end"/>
            </w:r>
            <w:r w:rsidRPr="00296B06">
              <w:fldChar w:fldCharType="separate"/>
            </w:r>
            <w:r w:rsidR="00471467" w:rsidRPr="00296B06">
              <w:rPr>
                <w:noProof/>
              </w:rPr>
              <w:t>[</w:t>
            </w:r>
            <w:hyperlink w:anchor="_ENREF_3" w:tooltip="Cervantes, 2016 #100" w:history="1">
              <w:r w:rsidR="00471467" w:rsidRPr="00296B06">
                <w:rPr>
                  <w:noProof/>
                </w:rPr>
                <w:t>3</w:t>
              </w:r>
            </w:hyperlink>
            <w:r w:rsidR="00471467" w:rsidRPr="00296B06">
              <w:rPr>
                <w:noProof/>
              </w:rPr>
              <w:t xml:space="preserve">, </w:t>
            </w:r>
            <w:hyperlink w:anchor="_ENREF_11" w:tooltip="Cain, 2016 #54" w:history="1">
              <w:r w:rsidR="00471467" w:rsidRPr="00296B06">
                <w:rPr>
                  <w:noProof/>
                </w:rPr>
                <w:t>11</w:t>
              </w:r>
            </w:hyperlink>
            <w:r w:rsidR="00471467" w:rsidRPr="00296B06">
              <w:rPr>
                <w:noProof/>
              </w:rPr>
              <w:t xml:space="preserve">, </w:t>
            </w:r>
            <w:hyperlink w:anchor="_ENREF_24" w:tooltip="Herold, 2011 #96" w:history="1">
              <w:r w:rsidR="00471467" w:rsidRPr="00296B06">
                <w:rPr>
                  <w:noProof/>
                </w:rPr>
                <w:t>24</w:t>
              </w:r>
            </w:hyperlink>
            <w:r w:rsidR="00471467" w:rsidRPr="00296B06">
              <w:rPr>
                <w:noProof/>
              </w:rPr>
              <w:t xml:space="preserve">, </w:t>
            </w:r>
            <w:hyperlink w:anchor="_ENREF_30" w:tooltip="Vidoni, 2018 #123" w:history="1">
              <w:r w:rsidR="00471467" w:rsidRPr="00296B06">
                <w:rPr>
                  <w:noProof/>
                </w:rPr>
                <w:t>30</w:t>
              </w:r>
            </w:hyperlink>
            <w:r w:rsidR="00471467" w:rsidRPr="00296B06">
              <w:rPr>
                <w:noProof/>
              </w:rPr>
              <w:t xml:space="preserve">, </w:t>
            </w:r>
            <w:hyperlink w:anchor="_ENREF_34" w:tooltip="Lau, 2024 #103" w:history="1">
              <w:r w:rsidR="00471467" w:rsidRPr="00296B06">
                <w:rPr>
                  <w:noProof/>
                </w:rPr>
                <w:t>34</w:t>
              </w:r>
            </w:hyperlink>
            <w:r w:rsidR="00471467" w:rsidRPr="00296B06">
              <w:rPr>
                <w:noProof/>
              </w:rPr>
              <w:t xml:space="preserve">, </w:t>
            </w:r>
            <w:hyperlink w:anchor="_ENREF_36" w:tooltip="Ramachandran, 2017 #50" w:history="1">
              <w:r w:rsidR="00471467" w:rsidRPr="00296B06">
                <w:rPr>
                  <w:noProof/>
                </w:rPr>
                <w:t>36</w:t>
              </w:r>
            </w:hyperlink>
            <w:r w:rsidR="00471467" w:rsidRPr="00296B06">
              <w:rPr>
                <w:noProof/>
              </w:rPr>
              <w:t xml:space="preserve">, </w:t>
            </w:r>
            <w:hyperlink w:anchor="_ENREF_44" w:tooltip="Abdullah, 2017 #130" w:history="1">
              <w:r w:rsidR="00471467" w:rsidRPr="00296B06">
                <w:rPr>
                  <w:noProof/>
                </w:rPr>
                <w:t>44</w:t>
              </w:r>
            </w:hyperlink>
            <w:r w:rsidR="00471467" w:rsidRPr="00296B06">
              <w:rPr>
                <w:noProof/>
              </w:rPr>
              <w:t xml:space="preserve">, </w:t>
            </w:r>
            <w:hyperlink w:anchor="_ENREF_45" w:tooltip="Deursen, 2017 #52" w:history="1">
              <w:r w:rsidR="00471467" w:rsidRPr="00296B06">
                <w:rPr>
                  <w:noProof/>
                </w:rPr>
                <w:t>45</w:t>
              </w:r>
            </w:hyperlink>
            <w:r w:rsidR="00471467" w:rsidRPr="00296B06">
              <w:rPr>
                <w:noProof/>
              </w:rPr>
              <w:t xml:space="preserve">, </w:t>
            </w:r>
            <w:hyperlink w:anchor="_ENREF_49" w:tooltip="Parejo, 2020 #125" w:history="1">
              <w:r w:rsidR="00471467" w:rsidRPr="00296B06">
                <w:rPr>
                  <w:noProof/>
                </w:rPr>
                <w:t>49</w:t>
              </w:r>
            </w:hyperlink>
            <w:r w:rsidR="00471467" w:rsidRPr="00296B06">
              <w:rPr>
                <w:noProof/>
              </w:rPr>
              <w:t xml:space="preserve">, </w:t>
            </w:r>
            <w:hyperlink w:anchor="_ENREF_55" w:tooltip="Feldgen, 2014 #102" w:history="1">
              <w:r w:rsidR="00471467" w:rsidRPr="00296B06">
                <w:rPr>
                  <w:noProof/>
                </w:rPr>
                <w:t>55-62</w:t>
              </w:r>
            </w:hyperlink>
            <w:r w:rsidR="00471467" w:rsidRPr="00296B06">
              <w:rPr>
                <w:noProof/>
              </w:rPr>
              <w:t xml:space="preserve">, </w:t>
            </w:r>
            <w:hyperlink w:anchor="_ENREF_64" w:tooltip="Thomas, 2021 #41" w:history="1">
              <w:r w:rsidR="00471467" w:rsidRPr="00296B06">
                <w:rPr>
                  <w:noProof/>
                </w:rPr>
                <w:t>64</w:t>
              </w:r>
            </w:hyperlink>
            <w:r w:rsidR="00471467" w:rsidRPr="00296B06">
              <w:rPr>
                <w:noProof/>
              </w:rPr>
              <w:t xml:space="preserve">, </w:t>
            </w:r>
            <w:hyperlink w:anchor="_ENREF_67" w:tooltip="Agerwala, 2024 #44" w:history="1">
              <w:r w:rsidR="00471467" w:rsidRPr="00296B06">
                <w:rPr>
                  <w:noProof/>
                </w:rPr>
                <w:t>67</w:t>
              </w:r>
            </w:hyperlink>
            <w:r w:rsidR="00471467" w:rsidRPr="00296B06">
              <w:rPr>
                <w:noProof/>
              </w:rPr>
              <w:t xml:space="preserve">, </w:t>
            </w:r>
            <w:hyperlink w:anchor="_ENREF_70" w:tooltip="Rodrigues, 2010 #57" w:history="1">
              <w:r w:rsidR="00471467" w:rsidRPr="00296B06">
                <w:rPr>
                  <w:noProof/>
                </w:rPr>
                <w:t>70</w:t>
              </w:r>
            </w:hyperlink>
            <w:r w:rsidR="00471467" w:rsidRPr="00296B06">
              <w:rPr>
                <w:noProof/>
              </w:rPr>
              <w:t xml:space="preserve">, </w:t>
            </w:r>
            <w:hyperlink w:anchor="_ENREF_73" w:tooltip="Angelov, 2017 #63" w:history="1">
              <w:r w:rsidR="00471467" w:rsidRPr="00296B06">
                <w:rPr>
                  <w:noProof/>
                </w:rPr>
                <w:t>73-75</w:t>
              </w:r>
            </w:hyperlink>
            <w:r w:rsidR="00471467" w:rsidRPr="00296B06">
              <w:rPr>
                <w:noProof/>
              </w:rPr>
              <w:t xml:space="preserve">, </w:t>
            </w:r>
            <w:hyperlink w:anchor="_ENREF_77" w:tooltip="Giraldo, 2011 #83" w:history="1">
              <w:r w:rsidR="00471467" w:rsidRPr="00296B06">
                <w:rPr>
                  <w:noProof/>
                </w:rPr>
                <w:t>77-79</w:t>
              </w:r>
            </w:hyperlink>
            <w:r w:rsidR="00471467" w:rsidRPr="00296B06">
              <w:rPr>
                <w:noProof/>
              </w:rPr>
              <w:t>]</w:t>
            </w:r>
            <w:r w:rsidRPr="00296B06">
              <w:fldChar w:fldCharType="end"/>
            </w:r>
          </w:p>
        </w:tc>
      </w:tr>
      <w:tr w:rsidR="00B35065" w:rsidRPr="00296B06" w14:paraId="53B59B1A" w14:textId="77777777" w:rsidTr="00105DBE">
        <w:tc>
          <w:tcPr>
            <w:tcW w:w="2830" w:type="dxa"/>
            <w:shd w:val="clear" w:color="auto" w:fill="auto"/>
            <w:vAlign w:val="center"/>
          </w:tcPr>
          <w:p w14:paraId="4966C4D5" w14:textId="54AE34FE" w:rsidR="00B35065" w:rsidRPr="00296B06" w:rsidRDefault="00B35065" w:rsidP="003675C1">
            <w:pPr>
              <w:pStyle w:val="TableText"/>
              <w:framePr w:hSpace="0" w:wrap="auto" w:vAnchor="margin" w:hAnchor="text" w:xAlign="left" w:yAlign="inline"/>
            </w:pPr>
            <w:r w:rsidRPr="00296B06">
              <w:t>Rea</w:t>
            </w:r>
            <w:r w:rsidR="00C43E73" w:rsidRPr="00296B06">
              <w:t>l</w:t>
            </w:r>
            <w:r w:rsidRPr="00296B06">
              <w:t>-world-based Experiences</w:t>
            </w:r>
          </w:p>
        </w:tc>
        <w:tc>
          <w:tcPr>
            <w:tcW w:w="1701" w:type="dxa"/>
            <w:shd w:val="clear" w:color="auto" w:fill="auto"/>
            <w:vAlign w:val="center"/>
          </w:tcPr>
          <w:p w14:paraId="069A08CF" w14:textId="77777777" w:rsidR="00B35065" w:rsidRPr="00296B06" w:rsidRDefault="00B35065" w:rsidP="003675C1">
            <w:pPr>
              <w:pStyle w:val="TableText"/>
              <w:framePr w:hSpace="0" w:wrap="auto" w:vAnchor="margin" w:hAnchor="text" w:xAlign="left" w:yAlign="inline"/>
              <w:jc w:val="center"/>
            </w:pPr>
            <w:r w:rsidRPr="00296B06">
              <w:t>25</w:t>
            </w:r>
          </w:p>
        </w:tc>
        <w:tc>
          <w:tcPr>
            <w:tcW w:w="4485" w:type="dxa"/>
            <w:shd w:val="clear" w:color="auto" w:fill="auto"/>
            <w:vAlign w:val="center"/>
          </w:tcPr>
          <w:p w14:paraId="5E50901D" w14:textId="5DDBF1DD" w:rsidR="00B35065" w:rsidRPr="00296B06" w:rsidRDefault="001F154A" w:rsidP="003675C1">
            <w:pPr>
              <w:pStyle w:val="TableText"/>
              <w:framePr w:hSpace="0" w:wrap="auto" w:vAnchor="margin" w:hAnchor="text" w:xAlign="left" w:yAlign="inline"/>
            </w:pPr>
            <w:r w:rsidRPr="00296B06">
              <w:fldChar w:fldCharType="begin">
                <w:fldData xml:space="preserve">PEVuZE5vdGU+PENpdGU+PEF1dGhvcj5FZGdhcjwvQXV0aG9yPjxZZWFyPjIwMjM8L1llYXI+PFJl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</w:fldData>
              </w:fldChar>
            </w:r>
            <w:r w:rsidR="00471467" w:rsidRPr="00296B06">
              <w:instrText xml:space="preserve"> ADDIN EN.CITE </w:instrText>
            </w:r>
            <w:r w:rsidR="00471467" w:rsidRPr="00296B06">
              <w:fldChar w:fldCharType="begin">
                <w:fldData xml:space="preserve">PEVuZE5vdGU+PENpdGU+PEF1dGhvcj5FZGdhcjwvQXV0aG9yPjxZZWFyPjIwMjM8L1llYXI+PFJl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</w:fldData>
              </w:fldChar>
            </w:r>
            <w:r w:rsidR="00471467" w:rsidRPr="00296B06">
              <w:instrText xml:space="preserve"> ADDIN EN.CITE.DATA </w:instrText>
            </w:r>
            <w:r w:rsidR="00471467" w:rsidRPr="00296B06">
              <w:fldChar w:fldCharType="end"/>
            </w:r>
            <w:r w:rsidRPr="00296B06">
              <w:fldChar w:fldCharType="separate"/>
            </w:r>
            <w:r w:rsidR="00471467" w:rsidRPr="00296B06">
              <w:rPr>
                <w:noProof/>
              </w:rPr>
              <w:t>[</w:t>
            </w:r>
            <w:hyperlink w:anchor="_ENREF_5" w:tooltip="Rafique, 2019 #40" w:history="1">
              <w:r w:rsidR="00471467" w:rsidRPr="00296B06">
                <w:rPr>
                  <w:noProof/>
                </w:rPr>
                <w:t>5</w:t>
              </w:r>
            </w:hyperlink>
            <w:r w:rsidR="00471467" w:rsidRPr="00296B06">
              <w:rPr>
                <w:noProof/>
              </w:rPr>
              <w:t xml:space="preserve">, </w:t>
            </w:r>
            <w:hyperlink w:anchor="_ENREF_6" w:tooltip="Lieh, 2018 #49" w:history="1">
              <w:r w:rsidR="00471467" w:rsidRPr="00296B06">
                <w:rPr>
                  <w:noProof/>
                </w:rPr>
                <w:t>6</w:t>
              </w:r>
            </w:hyperlink>
            <w:r w:rsidR="00471467" w:rsidRPr="00296B06">
              <w:rPr>
                <w:noProof/>
              </w:rPr>
              <w:t xml:space="preserve">, </w:t>
            </w:r>
            <w:hyperlink w:anchor="_ENREF_20" w:tooltip="Alf Inge, 2011 #59" w:history="1">
              <w:r w:rsidR="00471467" w:rsidRPr="00296B06">
                <w:rPr>
                  <w:noProof/>
                </w:rPr>
                <w:t>20</w:t>
              </w:r>
            </w:hyperlink>
            <w:r w:rsidR="00471467" w:rsidRPr="00296B06">
              <w:rPr>
                <w:noProof/>
              </w:rPr>
              <w:t xml:space="preserve">, </w:t>
            </w:r>
            <w:hyperlink w:anchor="_ENREF_23" w:tooltip="Rupakheti, 2015 #56" w:history="1">
              <w:r w:rsidR="00471467" w:rsidRPr="00296B06">
                <w:rPr>
                  <w:noProof/>
                </w:rPr>
                <w:t>23</w:t>
              </w:r>
            </w:hyperlink>
            <w:r w:rsidR="00471467" w:rsidRPr="00296B06">
              <w:rPr>
                <w:noProof/>
              </w:rPr>
              <w:t xml:space="preserve">, </w:t>
            </w:r>
            <w:hyperlink w:anchor="_ENREF_26" w:tooltip="Giovanni Gonzalez, 2024 #38" w:history="1">
              <w:r w:rsidR="00471467" w:rsidRPr="00296B06">
                <w:rPr>
                  <w:noProof/>
                </w:rPr>
                <w:t>26</w:t>
              </w:r>
            </w:hyperlink>
            <w:r w:rsidR="00471467" w:rsidRPr="00296B06">
              <w:rPr>
                <w:noProof/>
              </w:rPr>
              <w:t xml:space="preserve">, </w:t>
            </w:r>
            <w:hyperlink w:anchor="_ENREF_28" w:tooltip="Oliveira, 2022 #128" w:history="1">
              <w:r w:rsidR="00471467" w:rsidRPr="00296B06">
                <w:rPr>
                  <w:noProof/>
                </w:rPr>
                <w:t>28</w:t>
              </w:r>
            </w:hyperlink>
            <w:r w:rsidR="00471467" w:rsidRPr="00296B06">
              <w:rPr>
                <w:noProof/>
              </w:rPr>
              <w:t xml:space="preserve">, </w:t>
            </w:r>
            <w:hyperlink w:anchor="_ENREF_29" w:tooltip="Yepez, 2023 #129" w:history="1">
              <w:r w:rsidR="00471467" w:rsidRPr="00296B06">
                <w:rPr>
                  <w:noProof/>
                </w:rPr>
                <w:t>29</w:t>
              </w:r>
            </w:hyperlink>
            <w:r w:rsidR="00471467" w:rsidRPr="00296B06">
              <w:rPr>
                <w:noProof/>
              </w:rPr>
              <w:t xml:space="preserve">, </w:t>
            </w:r>
            <w:hyperlink w:anchor="_ENREF_32" w:tooltip="Mattmann, 2012 #93" w:history="1">
              <w:r w:rsidR="00471467" w:rsidRPr="00296B06">
                <w:rPr>
                  <w:noProof/>
                </w:rPr>
                <w:t>32</w:t>
              </w:r>
            </w:hyperlink>
            <w:r w:rsidR="00471467" w:rsidRPr="00296B06">
              <w:rPr>
                <w:noProof/>
              </w:rPr>
              <w:t xml:space="preserve">, </w:t>
            </w:r>
            <w:hyperlink w:anchor="_ENREF_35" w:tooltip="Wilson Libardo Pantoja, 2024 #42" w:history="1">
              <w:r w:rsidR="00471467" w:rsidRPr="00296B06">
                <w:rPr>
                  <w:noProof/>
                </w:rPr>
                <w:t>35</w:t>
              </w:r>
            </w:hyperlink>
            <w:r w:rsidR="00471467" w:rsidRPr="00296B06">
              <w:rPr>
                <w:noProof/>
              </w:rPr>
              <w:t xml:space="preserve">, </w:t>
            </w:r>
            <w:hyperlink w:anchor="_ENREF_38" w:tooltip="El-Mahdy, 2022 #119" w:history="1">
              <w:r w:rsidR="00471467" w:rsidRPr="00296B06">
                <w:rPr>
                  <w:noProof/>
                </w:rPr>
                <w:t>38</w:t>
              </w:r>
            </w:hyperlink>
            <w:r w:rsidR="00471467" w:rsidRPr="00296B06">
              <w:rPr>
                <w:noProof/>
              </w:rPr>
              <w:t xml:space="preserve">, </w:t>
            </w:r>
            <w:hyperlink w:anchor="_ENREF_41" w:tooltip="Jamal, 2017 #68" w:history="1">
              <w:r w:rsidR="00471467" w:rsidRPr="00296B06">
                <w:rPr>
                  <w:noProof/>
                </w:rPr>
                <w:t>41</w:t>
              </w:r>
            </w:hyperlink>
            <w:r w:rsidR="00471467" w:rsidRPr="00296B06">
              <w:rPr>
                <w:noProof/>
              </w:rPr>
              <w:t xml:space="preserve">, </w:t>
            </w:r>
            <w:hyperlink w:anchor="_ENREF_42" w:tooltip="Santi, 2010 #65" w:history="1">
              <w:r w:rsidR="00471467" w:rsidRPr="00296B06">
                <w:rPr>
                  <w:noProof/>
                </w:rPr>
                <w:t>42</w:t>
              </w:r>
            </w:hyperlink>
            <w:r w:rsidR="00471467" w:rsidRPr="00296B06">
              <w:rPr>
                <w:noProof/>
              </w:rPr>
              <w:t xml:space="preserve">, </w:t>
            </w:r>
            <w:hyperlink w:anchor="_ENREF_47" w:tooltip="Cao, 2011 #101" w:history="1">
              <w:r w:rsidR="00471467" w:rsidRPr="00296B06">
                <w:rPr>
                  <w:noProof/>
                </w:rPr>
                <w:t>47</w:t>
              </w:r>
            </w:hyperlink>
            <w:r w:rsidR="00471467" w:rsidRPr="00296B06">
              <w:rPr>
                <w:noProof/>
              </w:rPr>
              <w:t xml:space="preserve">, </w:t>
            </w:r>
            <w:hyperlink w:anchor="_ENREF_50" w:tooltip="Lago, 2019 #122" w:history="1">
              <w:r w:rsidR="00471467" w:rsidRPr="00296B06">
                <w:rPr>
                  <w:noProof/>
                </w:rPr>
                <w:t>50</w:t>
              </w:r>
            </w:hyperlink>
            <w:r w:rsidR="00471467" w:rsidRPr="00296B06">
              <w:rPr>
                <w:noProof/>
              </w:rPr>
              <w:t xml:space="preserve">, </w:t>
            </w:r>
            <w:hyperlink w:anchor="_ENREF_52" w:tooltip="Montenegro, 2017 #85" w:history="1">
              <w:r w:rsidR="00471467" w:rsidRPr="00296B06">
                <w:rPr>
                  <w:noProof/>
                </w:rPr>
                <w:t>52</w:t>
              </w:r>
            </w:hyperlink>
            <w:r w:rsidR="00471467" w:rsidRPr="00296B06">
              <w:rPr>
                <w:noProof/>
              </w:rPr>
              <w:t xml:space="preserve">, </w:t>
            </w:r>
            <w:hyperlink w:anchor="_ENREF_54" w:tooltip="Campo, 2021 #33" w:history="1">
              <w:r w:rsidR="00471467" w:rsidRPr="00296B06">
                <w:rPr>
                  <w:noProof/>
                </w:rPr>
                <w:t>54</w:t>
              </w:r>
            </w:hyperlink>
            <w:r w:rsidR="00471467" w:rsidRPr="00296B06">
              <w:rPr>
                <w:noProof/>
              </w:rPr>
              <w:t xml:space="preserve">, </w:t>
            </w:r>
            <w:hyperlink w:anchor="_ENREF_65" w:tooltip="Tappan, 2015 #55" w:history="1">
              <w:r w:rsidR="00471467" w:rsidRPr="00296B06">
                <w:rPr>
                  <w:noProof/>
                </w:rPr>
                <w:t>65</w:t>
              </w:r>
            </w:hyperlink>
            <w:r w:rsidR="00471467" w:rsidRPr="00296B06">
              <w:rPr>
                <w:noProof/>
              </w:rPr>
              <w:t xml:space="preserve">, </w:t>
            </w:r>
            <w:hyperlink w:anchor="_ENREF_68" w:tooltip="Golden, 2010 #114" w:history="1">
              <w:r w:rsidR="00471467" w:rsidRPr="00296B06">
                <w:rPr>
                  <w:noProof/>
                </w:rPr>
                <w:t>68</w:t>
              </w:r>
            </w:hyperlink>
            <w:r w:rsidR="00471467" w:rsidRPr="00296B06">
              <w:rPr>
                <w:noProof/>
              </w:rPr>
              <w:t xml:space="preserve">, </w:t>
            </w:r>
            <w:hyperlink w:anchor="_ENREF_71" w:tooltip="Urrego, 2013 #66" w:history="1">
              <w:r w:rsidR="00471467" w:rsidRPr="00296B06">
                <w:rPr>
                  <w:noProof/>
                </w:rPr>
                <w:t>71</w:t>
              </w:r>
            </w:hyperlink>
            <w:r w:rsidR="00471467" w:rsidRPr="00296B06">
              <w:rPr>
                <w:noProof/>
              </w:rPr>
              <w:t xml:space="preserve">, </w:t>
            </w:r>
            <w:hyperlink w:anchor="_ENREF_76" w:tooltip="Katipoglu, 2024 #77" w:history="1">
              <w:r w:rsidR="00471467" w:rsidRPr="00296B06">
                <w:rPr>
                  <w:noProof/>
                </w:rPr>
                <w:t>76</w:t>
              </w:r>
            </w:hyperlink>
            <w:r w:rsidR="00471467" w:rsidRPr="00296B06">
              <w:rPr>
                <w:noProof/>
              </w:rPr>
              <w:t xml:space="preserve">, </w:t>
            </w:r>
            <w:hyperlink w:anchor="_ENREF_80" w:tooltip="Edgar, 2023 #61" w:history="1">
              <w:r w:rsidR="00471467" w:rsidRPr="00296B06">
                <w:rPr>
                  <w:noProof/>
                </w:rPr>
                <w:t>80-84</w:t>
              </w:r>
            </w:hyperlink>
            <w:r w:rsidR="00471467" w:rsidRPr="00296B06">
              <w:rPr>
                <w:noProof/>
              </w:rPr>
              <w:t>]</w:t>
            </w:r>
            <w:r w:rsidRPr="00296B06">
              <w:fldChar w:fldCharType="end"/>
            </w:r>
          </w:p>
        </w:tc>
      </w:tr>
      <w:tr w:rsidR="00B35065" w:rsidRPr="00296B06" w14:paraId="0650DEB7" w14:textId="77777777" w:rsidTr="00105DBE">
        <w:tc>
          <w:tcPr>
            <w:tcW w:w="2830" w:type="dxa"/>
            <w:shd w:val="clear" w:color="auto" w:fill="auto"/>
            <w:vAlign w:val="center"/>
          </w:tcPr>
          <w:p w14:paraId="790C03DE" w14:textId="77777777" w:rsidR="00B35065" w:rsidRPr="00296B06" w:rsidRDefault="00B35065" w:rsidP="003675C1">
            <w:pPr>
              <w:pStyle w:val="TableText"/>
              <w:framePr w:hSpace="0" w:wrap="auto" w:vAnchor="margin" w:hAnchor="text" w:xAlign="left" w:yAlign="inline"/>
            </w:pPr>
            <w:r w:rsidRPr="00296B06">
              <w:t>Tool and Platform-based Skills</w:t>
            </w:r>
          </w:p>
        </w:tc>
        <w:tc>
          <w:tcPr>
            <w:tcW w:w="1701" w:type="dxa"/>
            <w:shd w:val="clear" w:color="auto" w:fill="auto"/>
            <w:vAlign w:val="center"/>
          </w:tcPr>
          <w:p w14:paraId="5CFD4A2B" w14:textId="77777777" w:rsidR="00B35065" w:rsidRPr="00296B06" w:rsidRDefault="00B35065" w:rsidP="003675C1">
            <w:pPr>
              <w:pStyle w:val="TableText"/>
              <w:framePr w:hSpace="0" w:wrap="auto" w:vAnchor="margin" w:hAnchor="text" w:xAlign="left" w:yAlign="inline"/>
              <w:jc w:val="center"/>
            </w:pPr>
            <w:r w:rsidRPr="00296B06">
              <w:t>8</w:t>
            </w:r>
          </w:p>
        </w:tc>
        <w:tc>
          <w:tcPr>
            <w:tcW w:w="4485" w:type="dxa"/>
            <w:shd w:val="clear" w:color="auto" w:fill="auto"/>
            <w:vAlign w:val="center"/>
          </w:tcPr>
          <w:p w14:paraId="7C132A76" w14:textId="76566CA6" w:rsidR="00B35065" w:rsidRPr="00296B06" w:rsidRDefault="001F154A" w:rsidP="003675C1">
            <w:pPr>
              <w:pStyle w:val="TableText"/>
              <w:framePr w:hSpace="0" w:wrap="auto" w:vAnchor="margin" w:hAnchor="text" w:xAlign="left" w:yAlign="inline"/>
            </w:pPr>
            <w:r w:rsidRPr="00296B06">
              <w:fldChar w:fldCharType="begin">
                <w:fldData xml:space="preserve">PEVuZE5vdGU+PENpdGU+PEF1dGhvcj5NYW5hbDwvQXV0aG9yPjxZZWFyPjIwMTg8L1llYXI+PFJl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</w:fldData>
              </w:fldChar>
            </w:r>
            <w:r w:rsidR="00471467" w:rsidRPr="00296B06">
              <w:instrText xml:space="preserve"> ADDIN EN.CITE </w:instrText>
            </w:r>
            <w:r w:rsidR="00471467" w:rsidRPr="00296B06">
              <w:fldChar w:fldCharType="begin">
                <w:fldData xml:space="preserve">PEVuZE5vdGU+PENpdGU+PEF1dGhvcj5NYW5hbDwvQXV0aG9yPjxZZWFyPjIwMTg8L1llYXI+PFJl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</w:fldData>
              </w:fldChar>
            </w:r>
            <w:r w:rsidR="00471467" w:rsidRPr="00296B06">
              <w:instrText xml:space="preserve"> ADDIN EN.CITE.DATA </w:instrText>
            </w:r>
            <w:r w:rsidR="00471467" w:rsidRPr="00296B06">
              <w:fldChar w:fldCharType="end"/>
            </w:r>
            <w:r w:rsidRPr="00296B06">
              <w:fldChar w:fldCharType="separate"/>
            </w:r>
            <w:r w:rsidR="00471467" w:rsidRPr="00296B06">
              <w:rPr>
                <w:noProof/>
              </w:rPr>
              <w:t>[</w:t>
            </w:r>
            <w:hyperlink w:anchor="_ENREF_25" w:tooltip="Zheng, 2020 #82" w:history="1">
              <w:r w:rsidR="00471467" w:rsidRPr="00296B06">
                <w:rPr>
                  <w:noProof/>
                </w:rPr>
                <w:t>25</w:t>
              </w:r>
            </w:hyperlink>
            <w:r w:rsidR="00471467" w:rsidRPr="00296B06">
              <w:rPr>
                <w:noProof/>
              </w:rPr>
              <w:t xml:space="preserve">, </w:t>
            </w:r>
            <w:hyperlink w:anchor="_ENREF_33" w:tooltip="Pando, 2022 #94" w:history="1">
              <w:r w:rsidR="00471467" w:rsidRPr="00296B06">
                <w:rPr>
                  <w:noProof/>
                </w:rPr>
                <w:t>33</w:t>
              </w:r>
            </w:hyperlink>
            <w:r w:rsidR="00471467" w:rsidRPr="00296B06">
              <w:rPr>
                <w:noProof/>
              </w:rPr>
              <w:t xml:space="preserve">, </w:t>
            </w:r>
            <w:hyperlink w:anchor="_ENREF_37" w:tooltip="Ouh, 2020 #80" w:history="1">
              <w:r w:rsidR="00471467" w:rsidRPr="00296B06">
                <w:rPr>
                  <w:noProof/>
                </w:rPr>
                <w:t>37</w:t>
              </w:r>
            </w:hyperlink>
            <w:r w:rsidR="00471467" w:rsidRPr="00296B06">
              <w:rPr>
                <w:noProof/>
              </w:rPr>
              <w:t xml:space="preserve">, </w:t>
            </w:r>
            <w:hyperlink w:anchor="_ENREF_48" w:tooltip="Manal, 2018 #106" w:history="1">
              <w:r w:rsidR="00471467" w:rsidRPr="00296B06">
                <w:rPr>
                  <w:noProof/>
                </w:rPr>
                <w:t>48</w:t>
              </w:r>
            </w:hyperlink>
            <w:r w:rsidR="00471467" w:rsidRPr="00296B06">
              <w:rPr>
                <w:noProof/>
              </w:rPr>
              <w:t xml:space="preserve">, </w:t>
            </w:r>
            <w:hyperlink w:anchor="_ENREF_66" w:tooltip="Gacitúa, 2017 #90" w:history="1">
              <w:r w:rsidR="00471467" w:rsidRPr="00296B06">
                <w:rPr>
                  <w:noProof/>
                </w:rPr>
                <w:t>66</w:t>
              </w:r>
            </w:hyperlink>
            <w:r w:rsidR="00471467" w:rsidRPr="00296B06">
              <w:rPr>
                <w:noProof/>
              </w:rPr>
              <w:t xml:space="preserve">, </w:t>
            </w:r>
            <w:hyperlink w:anchor="_ENREF_69" w:tooltip="Marcolino, 2017 #51" w:history="1">
              <w:r w:rsidR="00471467" w:rsidRPr="00296B06">
                <w:rPr>
                  <w:noProof/>
                </w:rPr>
                <w:t>69</w:t>
              </w:r>
            </w:hyperlink>
            <w:r w:rsidR="00471467" w:rsidRPr="00296B06">
              <w:rPr>
                <w:noProof/>
              </w:rPr>
              <w:t xml:space="preserve">, </w:t>
            </w:r>
            <w:hyperlink w:anchor="_ENREF_72" w:tooltip="Rodrigues, 2011 #92" w:history="1">
              <w:r w:rsidR="00471467" w:rsidRPr="00296B06">
                <w:rPr>
                  <w:noProof/>
                </w:rPr>
                <w:t>72</w:t>
              </w:r>
            </w:hyperlink>
            <w:r w:rsidR="00471467" w:rsidRPr="00296B06">
              <w:rPr>
                <w:noProof/>
              </w:rPr>
              <w:t>]</w:t>
            </w:r>
            <w:r w:rsidRPr="00296B06">
              <w:fldChar w:fldCharType="end"/>
            </w:r>
          </w:p>
        </w:tc>
      </w:tr>
      <w:tr w:rsidR="00B35065" w:rsidRPr="00296B06" w14:paraId="6351DF65" w14:textId="77777777" w:rsidTr="00105DBE">
        <w:tc>
          <w:tcPr>
            <w:tcW w:w="2830" w:type="dxa"/>
            <w:shd w:val="clear" w:color="auto" w:fill="auto"/>
            <w:vAlign w:val="center"/>
          </w:tcPr>
          <w:p w14:paraId="677CD10B" w14:textId="77777777" w:rsidR="00B35065" w:rsidRPr="00296B06" w:rsidRDefault="00B35065" w:rsidP="003675C1">
            <w:pPr>
              <w:pStyle w:val="TableText"/>
              <w:framePr w:hSpace="0" w:wrap="auto" w:vAnchor="margin" w:hAnchor="text" w:xAlign="left" w:yAlign="inline"/>
            </w:pPr>
            <w:r w:rsidRPr="00296B06">
              <w:t>Collaboration</w:t>
            </w:r>
          </w:p>
        </w:tc>
        <w:tc>
          <w:tcPr>
            <w:tcW w:w="1701" w:type="dxa"/>
            <w:shd w:val="clear" w:color="auto" w:fill="auto"/>
            <w:vAlign w:val="center"/>
          </w:tcPr>
          <w:p w14:paraId="3A6C8689" w14:textId="77777777" w:rsidR="00B35065" w:rsidRPr="00296B06" w:rsidRDefault="00B35065" w:rsidP="003675C1">
            <w:pPr>
              <w:pStyle w:val="TableText"/>
              <w:framePr w:hSpace="0" w:wrap="auto" w:vAnchor="margin" w:hAnchor="text" w:xAlign="left" w:yAlign="inline"/>
              <w:jc w:val="center"/>
            </w:pPr>
            <w:r w:rsidRPr="00296B06">
              <w:t>6</w:t>
            </w:r>
          </w:p>
        </w:tc>
        <w:tc>
          <w:tcPr>
            <w:tcW w:w="4485" w:type="dxa"/>
            <w:shd w:val="clear" w:color="auto" w:fill="auto"/>
            <w:vAlign w:val="center"/>
          </w:tcPr>
          <w:p w14:paraId="7072130D" w14:textId="5EE3F622" w:rsidR="00B35065" w:rsidRPr="00296B06" w:rsidRDefault="001F154A" w:rsidP="003675C1">
            <w:pPr>
              <w:pStyle w:val="TableText"/>
              <w:framePr w:hSpace="0" w:wrap="auto" w:vAnchor="margin" w:hAnchor="text" w:xAlign="left" w:yAlign="inline"/>
            </w:pPr>
            <w:r w:rsidRPr="00296B06">
              <w:fldChar w:fldCharType="begin">
                <w:fldData xml:space="preserve">PEVuZE5vdGU+PENpdGU+PEF1dGhvcj5GYWJpYW48L0F1dGhvcj48WWVhcj4yMDE4PC9ZZWFyPjxS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</w:fldData>
              </w:fldChar>
            </w:r>
            <w:r w:rsidR="00471467" w:rsidRPr="00296B06">
              <w:instrText xml:space="preserve"> ADDIN EN.CITE </w:instrText>
            </w:r>
            <w:r w:rsidR="00471467" w:rsidRPr="00296B06">
              <w:fldChar w:fldCharType="begin">
                <w:fldData xml:space="preserve">PEVuZE5vdGU+PENpdGU+PEF1dGhvcj5GYWJpYW48L0F1dGhvcj48WWVhcj4yMDE4PC9ZZWFyPjxS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</w:fldData>
              </w:fldChar>
            </w:r>
            <w:r w:rsidR="00471467" w:rsidRPr="00296B06">
              <w:instrText xml:space="preserve"> ADDIN EN.CITE.DATA </w:instrText>
            </w:r>
            <w:r w:rsidR="00471467" w:rsidRPr="00296B06">
              <w:fldChar w:fldCharType="end"/>
            </w:r>
            <w:r w:rsidRPr="00296B06">
              <w:fldChar w:fldCharType="separate"/>
            </w:r>
            <w:r w:rsidR="00471467" w:rsidRPr="00296B06">
              <w:rPr>
                <w:noProof/>
              </w:rPr>
              <w:t>[</w:t>
            </w:r>
            <w:hyperlink w:anchor="_ENREF_1" w:tooltip="Gonçalves, 2020 #46" w:history="1">
              <w:r w:rsidR="00471467" w:rsidRPr="00296B06">
                <w:rPr>
                  <w:noProof/>
                </w:rPr>
                <w:t>1</w:t>
              </w:r>
            </w:hyperlink>
            <w:r w:rsidR="00471467" w:rsidRPr="00296B06">
              <w:rPr>
                <w:noProof/>
              </w:rPr>
              <w:t xml:space="preserve">, </w:t>
            </w:r>
            <w:hyperlink w:anchor="_ENREF_9" w:tooltip="Dorodchi, 2021 #37" w:history="1">
              <w:r w:rsidR="00471467" w:rsidRPr="00296B06">
                <w:rPr>
                  <w:noProof/>
                </w:rPr>
                <w:t>9</w:t>
              </w:r>
            </w:hyperlink>
            <w:r w:rsidR="00471467" w:rsidRPr="00296B06">
              <w:rPr>
                <w:noProof/>
              </w:rPr>
              <w:t xml:space="preserve">, </w:t>
            </w:r>
            <w:hyperlink w:anchor="_ENREF_10" w:tooltip="Al-Qora'n, 2023 #45" w:history="1">
              <w:r w:rsidR="00471467" w:rsidRPr="00296B06">
                <w:rPr>
                  <w:noProof/>
                </w:rPr>
                <w:t>10</w:t>
              </w:r>
            </w:hyperlink>
            <w:r w:rsidR="00471467" w:rsidRPr="00296B06">
              <w:rPr>
                <w:noProof/>
              </w:rPr>
              <w:t xml:space="preserve">, </w:t>
            </w:r>
            <w:hyperlink w:anchor="_ENREF_22" w:tooltip="Fabian, 2018 #62" w:history="1">
              <w:r w:rsidR="00471467" w:rsidRPr="00296B06">
                <w:rPr>
                  <w:noProof/>
                </w:rPr>
                <w:t>22</w:t>
              </w:r>
            </w:hyperlink>
            <w:r w:rsidR="00471467" w:rsidRPr="00296B06">
              <w:rPr>
                <w:noProof/>
              </w:rPr>
              <w:t xml:space="preserve">, </w:t>
            </w:r>
            <w:hyperlink w:anchor="_ENREF_27" w:tooltip="Dahl, 2015 #36" w:history="1">
              <w:r w:rsidR="00471467" w:rsidRPr="00296B06">
                <w:rPr>
                  <w:noProof/>
                </w:rPr>
                <w:t>27</w:t>
              </w:r>
            </w:hyperlink>
            <w:r w:rsidR="00471467" w:rsidRPr="00296B06">
              <w:rPr>
                <w:noProof/>
              </w:rPr>
              <w:t xml:space="preserve">, </w:t>
            </w:r>
            <w:hyperlink w:anchor="_ENREF_85" w:tooltip="Claudia, 2018 #104" w:history="1">
              <w:r w:rsidR="00471467" w:rsidRPr="00296B06">
                <w:rPr>
                  <w:noProof/>
                </w:rPr>
                <w:t>85</w:t>
              </w:r>
            </w:hyperlink>
            <w:r w:rsidR="00471467" w:rsidRPr="00296B06">
              <w:rPr>
                <w:noProof/>
              </w:rPr>
              <w:t>]</w:t>
            </w:r>
            <w:r w:rsidRPr="00296B06">
              <w:fldChar w:fldCharType="end"/>
            </w:r>
          </w:p>
        </w:tc>
      </w:tr>
      <w:tr w:rsidR="00B35065" w:rsidRPr="00296B06" w14:paraId="74D2FE1F" w14:textId="77777777" w:rsidTr="00105DBE">
        <w:tc>
          <w:tcPr>
            <w:tcW w:w="2830" w:type="dxa"/>
            <w:shd w:val="clear" w:color="auto" w:fill="auto"/>
            <w:vAlign w:val="center"/>
          </w:tcPr>
          <w:p w14:paraId="56F40154" w14:textId="77777777" w:rsidR="00B35065" w:rsidRPr="00296B06" w:rsidRDefault="00B35065" w:rsidP="003675C1">
            <w:pPr>
              <w:pStyle w:val="TableText"/>
              <w:framePr w:hSpace="0" w:wrap="auto" w:vAnchor="margin" w:hAnchor="text" w:xAlign="left" w:yAlign="inline"/>
            </w:pPr>
            <w:r w:rsidRPr="00296B06">
              <w:t>Analytical Skills</w:t>
            </w:r>
          </w:p>
        </w:tc>
        <w:tc>
          <w:tcPr>
            <w:tcW w:w="1701" w:type="dxa"/>
            <w:shd w:val="clear" w:color="auto" w:fill="auto"/>
            <w:vAlign w:val="center"/>
          </w:tcPr>
          <w:p w14:paraId="69E3D2F9" w14:textId="77777777" w:rsidR="00B35065" w:rsidRPr="00296B06" w:rsidRDefault="00B35065" w:rsidP="003675C1">
            <w:pPr>
              <w:pStyle w:val="TableText"/>
              <w:framePr w:hSpace="0" w:wrap="auto" w:vAnchor="margin" w:hAnchor="text" w:xAlign="left" w:yAlign="inline"/>
              <w:jc w:val="center"/>
            </w:pPr>
            <w:r w:rsidRPr="00296B06">
              <w:t>8</w:t>
            </w:r>
          </w:p>
        </w:tc>
        <w:tc>
          <w:tcPr>
            <w:tcW w:w="4485" w:type="dxa"/>
            <w:shd w:val="clear" w:color="auto" w:fill="auto"/>
            <w:vAlign w:val="center"/>
          </w:tcPr>
          <w:p w14:paraId="64218407" w14:textId="301A563D" w:rsidR="004C1A25" w:rsidRPr="00296B06" w:rsidRDefault="001F154A" w:rsidP="003675C1">
            <w:pPr>
              <w:pStyle w:val="TableText"/>
              <w:framePr w:hSpace="0" w:wrap="auto" w:vAnchor="margin" w:hAnchor="text" w:xAlign="left" w:yAlign="inline"/>
            </w:pPr>
            <w:r w:rsidRPr="00296B06">
              <w:fldChar w:fldCharType="begin">
                <w:fldData xml:space="preserve">PEVuZE5vdGU+PENpdGU+PEF1dGhvcj5Fcm5zdDwvQXV0aG9yPjxZZWFyPjIwMjM8L1llYXI+PFJl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</w:fldData>
              </w:fldChar>
            </w:r>
            <w:r w:rsidR="00471467" w:rsidRPr="00296B06">
              <w:instrText xml:space="preserve"> ADDIN EN.CITE </w:instrText>
            </w:r>
            <w:r w:rsidR="00471467" w:rsidRPr="00296B06">
              <w:fldChar w:fldCharType="begin">
                <w:fldData xml:space="preserve">PEVuZE5vdGU+PENpdGU+PEF1dGhvcj5Fcm5zdDwvQXV0aG9yPjxZZWFyPjIwMjM8L1llYXI+PFJl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</w:fldData>
              </w:fldChar>
            </w:r>
            <w:r w:rsidR="00471467" w:rsidRPr="00296B06">
              <w:instrText xml:space="preserve"> ADDIN EN.CITE.DATA </w:instrText>
            </w:r>
            <w:r w:rsidR="00471467" w:rsidRPr="00296B06">
              <w:fldChar w:fldCharType="end"/>
            </w:r>
            <w:r w:rsidRPr="00296B06">
              <w:fldChar w:fldCharType="separate"/>
            </w:r>
            <w:r w:rsidR="00471467" w:rsidRPr="00296B06">
              <w:rPr>
                <w:noProof/>
              </w:rPr>
              <w:t>[</w:t>
            </w:r>
            <w:hyperlink w:anchor="_ENREF_31" w:tooltip="Zhang, 2020 #71" w:history="1">
              <w:r w:rsidR="00471467" w:rsidRPr="00296B06">
                <w:rPr>
                  <w:noProof/>
                </w:rPr>
                <w:t>31</w:t>
              </w:r>
            </w:hyperlink>
            <w:r w:rsidR="00471467" w:rsidRPr="00296B06">
              <w:rPr>
                <w:noProof/>
              </w:rPr>
              <w:t xml:space="preserve">, </w:t>
            </w:r>
            <w:hyperlink w:anchor="_ENREF_37" w:tooltip="Ouh, 2020 #80" w:history="1">
              <w:r w:rsidR="00471467" w:rsidRPr="00296B06">
                <w:rPr>
                  <w:noProof/>
                </w:rPr>
                <w:t>37</w:t>
              </w:r>
            </w:hyperlink>
            <w:r w:rsidR="00471467" w:rsidRPr="00296B06">
              <w:rPr>
                <w:noProof/>
              </w:rPr>
              <w:t xml:space="preserve">, </w:t>
            </w:r>
            <w:hyperlink w:anchor="_ENREF_39" w:tooltip="Ouh, 2019 #115" w:history="1">
              <w:r w:rsidR="00471467" w:rsidRPr="00296B06">
                <w:rPr>
                  <w:noProof/>
                </w:rPr>
                <w:t>39</w:t>
              </w:r>
            </w:hyperlink>
            <w:r w:rsidR="00471467" w:rsidRPr="00296B06">
              <w:rPr>
                <w:noProof/>
              </w:rPr>
              <w:t xml:space="preserve">, </w:t>
            </w:r>
            <w:hyperlink w:anchor="_ENREF_43" w:tooltip="Capilla, 2020 #47" w:history="1">
              <w:r w:rsidR="00471467" w:rsidRPr="00296B06">
                <w:rPr>
                  <w:noProof/>
                </w:rPr>
                <w:t>43</w:t>
              </w:r>
            </w:hyperlink>
            <w:r w:rsidR="00471467" w:rsidRPr="00296B06">
              <w:rPr>
                <w:noProof/>
              </w:rPr>
              <w:t xml:space="preserve">, </w:t>
            </w:r>
            <w:hyperlink w:anchor="_ENREF_53" w:tooltip="Boer, 2019 #87" w:history="1">
              <w:r w:rsidR="00471467" w:rsidRPr="00296B06">
                <w:rPr>
                  <w:noProof/>
                </w:rPr>
                <w:t>53</w:t>
              </w:r>
            </w:hyperlink>
            <w:r w:rsidR="00471467" w:rsidRPr="00296B06">
              <w:rPr>
                <w:noProof/>
              </w:rPr>
              <w:t xml:space="preserve">, </w:t>
            </w:r>
            <w:hyperlink w:anchor="_ENREF_63" w:tooltip="Liubchenko, 2019 #108" w:history="1">
              <w:r w:rsidR="00471467" w:rsidRPr="00296B06">
                <w:rPr>
                  <w:noProof/>
                </w:rPr>
                <w:t>63</w:t>
              </w:r>
            </w:hyperlink>
            <w:r w:rsidR="00471467" w:rsidRPr="00296B06">
              <w:rPr>
                <w:noProof/>
              </w:rPr>
              <w:t xml:space="preserve">, </w:t>
            </w:r>
            <w:hyperlink w:anchor="_ENREF_86" w:tooltip="Ernst, 2023 #107" w:history="1">
              <w:r w:rsidR="00471467" w:rsidRPr="00296B06">
                <w:rPr>
                  <w:noProof/>
                </w:rPr>
                <w:t>86</w:t>
              </w:r>
            </w:hyperlink>
            <w:r w:rsidR="00471467" w:rsidRPr="00296B06">
              <w:rPr>
                <w:noProof/>
              </w:rPr>
              <w:t xml:space="preserve">, </w:t>
            </w:r>
            <w:hyperlink w:anchor="_ENREF_87" w:tooltip="Nasir, 2023 #124" w:history="1">
              <w:r w:rsidR="00471467" w:rsidRPr="00296B06">
                <w:rPr>
                  <w:noProof/>
                </w:rPr>
                <w:t>87</w:t>
              </w:r>
            </w:hyperlink>
            <w:r w:rsidR="00471467" w:rsidRPr="00296B06">
              <w:rPr>
                <w:noProof/>
              </w:rPr>
              <w:t>]</w:t>
            </w:r>
            <w:r w:rsidRPr="00296B06">
              <w:fldChar w:fldCharType="end"/>
            </w:r>
          </w:p>
        </w:tc>
      </w:tr>
    </w:tbl>
    <w:p w14:paraId="0886FC5C" w14:textId="646CB12F" w:rsidR="0032555E" w:rsidRPr="008A2F74" w:rsidRDefault="0032555E" w:rsidP="00D577FF">
      <w:pPr>
        <w:pStyle w:val="NormalWeb"/>
        <w:spacing w:before="240" w:beforeAutospacing="0" w:line="276" w:lineRule="auto"/>
        <w:jc w:val="both"/>
      </w:pPr>
      <w:r w:rsidRPr="008A2F74">
        <w:rPr>
          <w:rFonts w:eastAsiaTheme="majorEastAsia"/>
        </w:rPr>
        <w:t>The foundational approaches are rooted in experiential learning, dominated by the project-based practical experiences (n=26)</w:t>
      </w:r>
      <w:r w:rsidRPr="008A2F74">
        <w:t xml:space="preserve"> through diverse project formats such as Agile and capstone projects </w:t>
      </w:r>
      <w:r w:rsidRPr="008A2F74">
        <w:fldChar w:fldCharType="begin"/>
      </w:r>
      <w:r w:rsidR="00471467">
        <w:instrText xml:space="preserve"> ADDIN EN.CITE &lt;EndNote&gt;&lt;Cite&gt;&lt;Author&gt;Angelov&lt;/Author&gt;&lt;Year&gt;2017&lt;/Year&gt;&lt;RecNum&gt;63&lt;/RecNum&gt;&lt;DisplayText&gt;[73]&lt;/DisplayText&gt;&lt;record&gt;&lt;rec-number&gt;63&lt;/rec-number&gt;&lt;foreign-keys&gt;&lt;key app="EN" db-id="e9pxax9rpzaed9e0p5ipfrz6a2fderwaepaf" timestamp="1744516072"&gt;63&lt;/key&gt;&lt;/foreign-keys&gt;&lt;ref-type name="Journal Article"&gt;17&lt;/ref-type&gt;&lt;contributors&gt;&lt;authors&gt;&lt;author&gt;S. Angelov&lt;/author&gt;&lt;author&gt;P. de Beer &lt;/author&gt;&lt;/authors&gt;&lt;/contributors&gt;&lt;titles&gt;&lt;title&gt;Designing and applying an approach to software architecting in agile projects in education&lt;/title&gt;&lt;secondary-title&gt;Journal of Systems and Software&lt;/secondary-title&gt;&lt;/titles&gt;&lt;periodical&gt;&lt;full-title&gt;Journal of Systems and Software&lt;/full-title&gt;&lt;/periodical&gt;&lt;pages&gt;78-90&lt;/pages&gt;&lt;volume&gt;127&lt;/volume&gt;&lt;dates&gt;&lt;year&gt;2017&lt;/year&gt;&lt;/dates&gt;&lt;label&gt;S7&lt;/label&gt;&lt;urls&gt;&lt;related-urls&gt;&lt;url&gt;https://www.sciencedirect.com/science/article/pii/S0164121217300195&lt;/url&gt;&lt;/related-urls&gt;&lt;/urls&gt;&lt;electronic-resource-num&gt;https://doi.org/10.1016/j.jss.2017.01.029&lt;/electronic-resource-num&gt;&lt;/record&gt;&lt;/Cite&gt;&lt;/EndNote&gt;</w:instrText>
      </w:r>
      <w:r w:rsidRPr="008A2F74">
        <w:fldChar w:fldCharType="separate"/>
      </w:r>
      <w:r w:rsidR="00471467">
        <w:rPr>
          <w:noProof/>
        </w:rPr>
        <w:t>[</w:t>
      </w:r>
      <w:hyperlink w:anchor="_ENREF_73" w:tooltip="Angelov, 2017 #63" w:history="1">
        <w:r w:rsidR="00471467">
          <w:rPr>
            <w:noProof/>
          </w:rPr>
          <w:t>73</w:t>
        </w:r>
      </w:hyperlink>
      <w:r w:rsidR="00471467">
        <w:rPr>
          <w:noProof/>
        </w:rPr>
        <w:t>]</w:t>
      </w:r>
      <w:r w:rsidRPr="008A2F74">
        <w:fldChar w:fldCharType="end"/>
      </w:r>
      <w:r w:rsidRPr="008A2F74">
        <w:t xml:space="preserve">, iterative design assignments through flipped classroom models </w:t>
      </w:r>
      <w:r w:rsidRPr="008A2F74">
        <w:fldChar w:fldCharType="begin"/>
      </w:r>
      <w:r w:rsidR="00471467">
        <w:instrText xml:space="preserve"> ADDIN EN.CITE &lt;EndNote&gt;&lt;Cite&gt;&lt;Author&gt;Agerwala&lt;/Author&gt;&lt;Year&gt;2024&lt;/Year&gt;&lt;RecNum&gt;44&lt;/RecNum&gt;&lt;DisplayText&gt;[67]&lt;/DisplayText&gt;&lt;record&gt;&lt;rec-number&gt;44&lt;/rec-number&gt;&lt;foreign-keys&gt;&lt;key app="EN" db-id="e9pxax9rpzaed9e0p5ipfrz6a2fderwaepaf" timestamp="1744516072"&gt;44&lt;/key&gt;&lt;/foreign-keys&gt;&lt;ref-type name="Conference Paper"&gt;47&lt;/ref-type&gt;&lt;contributors&gt;&lt;authors&gt;&lt;author&gt;Agerwala, Gaurav&lt;/author&gt;&lt;author&gt;Bass, Len&lt;/author&gt;&lt;/authors&gt;&lt;/contributors&gt;&lt;titles&gt;&lt;title&gt;Teaching Software Architecture Design - Building Intuition&lt;/title&gt;&lt;/titles&gt;&lt;pages&gt;27-31&lt;/pages&gt;&lt;dates&gt;&lt;year&gt;2024&lt;/year&gt;&lt;/dates&gt;&lt;label&gt;S14&lt;/label&gt;&lt;urls&gt;&lt;related-urls&gt;&lt;url&gt;https://ieeexplore.ieee.org/document/10669881&lt;/url&gt;&lt;/related-urls&gt;&lt;/urls&gt;&lt;/record&gt;&lt;/Cite&gt;&lt;/EndNote&gt;</w:instrText>
      </w:r>
      <w:r w:rsidRPr="008A2F74">
        <w:fldChar w:fldCharType="separate"/>
      </w:r>
      <w:r w:rsidR="00471467">
        <w:rPr>
          <w:noProof/>
        </w:rPr>
        <w:t>[</w:t>
      </w:r>
      <w:hyperlink w:anchor="_ENREF_67" w:tooltip="Agerwala, 2024 #44" w:history="1">
        <w:r w:rsidR="00471467">
          <w:rPr>
            <w:noProof/>
          </w:rPr>
          <w:t>67</w:t>
        </w:r>
      </w:hyperlink>
      <w:r w:rsidR="00471467">
        <w:rPr>
          <w:noProof/>
        </w:rPr>
        <w:t>]</w:t>
      </w:r>
      <w:r w:rsidRPr="008A2F74">
        <w:fldChar w:fldCharType="end"/>
      </w:r>
      <w:r w:rsidRPr="008A2F74">
        <w:t xml:space="preserve">, interactive decision-making games  </w:t>
      </w:r>
      <w:r w:rsidRPr="008A2F74">
        <w:fldChar w:fldCharType="begin"/>
      </w:r>
      <w:r w:rsidR="00D07290" w:rsidRPr="008A2F74">
        <w:instrText xml:space="preserve"> ADDIN EN.CITE &lt;EndNote&gt;&lt;Cite&gt;&lt;Author&gt;Cervantes&lt;/Author&gt;&lt;Year&gt;2016&lt;/Year&gt;&lt;RecNum&gt;100&lt;/RecNum&gt;&lt;DisplayText&gt;[3]&lt;/DisplayText&gt;&lt;record&gt;&lt;rec-number&gt;100&lt;/rec-number&gt;&lt;foreign-keys&gt;&lt;key app="EN" db-id="e9pxax9rpzaed9e0p5ipfrz6a2fderwaepaf" timestamp="1744516072"&gt;100&lt;/key&gt;&lt;/foreign-keys&gt;&lt;ref-type name="Journal Article"&gt;17&lt;/ref-type&gt;&lt;contributors&gt;&lt;authors&gt;&lt;author&gt;H. Cervantes&lt;/author&gt;&lt;author&gt;S. Haziyev&lt;/author&gt;&lt;author&gt;O. Hrytsay&lt;/author&gt;&lt;author&gt;R. Kazman&lt;/author&gt;&lt;/authors&gt;&lt;/contributors&gt;&lt;titles&gt;&lt;title&gt;Smart Decisions: An Architectural Design Game&lt;/title&gt;&lt;secondary-title&gt;2016 IEEE/ACM 38th International Conference on Software Engineering Companion (ICSE-C)&lt;/secondary-title&gt;&lt;/titles&gt;&lt;periodical&gt;&lt;full-title&gt;2016 IEEE/ACM 38th International Conference on Software Engineering Companion (ICSE-C)&lt;/full-title&gt;&lt;/periodical&gt;&lt;pages&gt;327-335&lt;/pages&gt;&lt;dates&gt;&lt;year&gt;2016&lt;/year&gt;&lt;/dates&gt;&lt;label&gt;S23&lt;/label&gt;&lt;urls&gt;&lt;/urls&gt;&lt;electronic-resource-num&gt;https://doi.org/10.1145/2889160.2889184&lt;/electronic-resource-num&gt;&lt;/record&gt;&lt;/Cite&gt;&lt;/EndNote&gt;</w:instrText>
      </w:r>
      <w:r w:rsidRPr="008A2F74">
        <w:fldChar w:fldCharType="separate"/>
      </w:r>
      <w:r w:rsidR="00AA544C" w:rsidRPr="008A2F74">
        <w:t>[</w:t>
      </w:r>
      <w:hyperlink w:anchor="_ENREF_3" w:tooltip="Cervantes, 2016 #100" w:history="1">
        <w:r w:rsidR="00471467" w:rsidRPr="008A2F74">
          <w:t>3</w:t>
        </w:r>
      </w:hyperlink>
      <w:r w:rsidR="00AA544C" w:rsidRPr="008A2F74">
        <w:t>]</w:t>
      </w:r>
      <w:r w:rsidRPr="008A2F74">
        <w:fldChar w:fldCharType="end"/>
      </w:r>
      <w:r w:rsidRPr="008A2F74">
        <w:t xml:space="preserve">, specific modelling tasks </w:t>
      </w:r>
      <w:r w:rsidRPr="008A2F74">
        <w:fldChar w:fldCharType="begin"/>
      </w:r>
      <w:r w:rsidR="00471467">
        <w:instrText xml:space="preserve"> ADDIN EN.CITE &lt;EndNote&gt;&lt;Cite&gt;&lt;Author&gt;Thomas&lt;/Author&gt;&lt;Year&gt;2021&lt;/Year&gt;&lt;RecNum&gt;41&lt;/RecNum&gt;&lt;DisplayText&gt;[64]&lt;/DisplayText&gt;&lt;record&gt;&lt;rec-number&gt;41&lt;/rec-number&gt;&lt;foreign-keys&gt;&lt;key app="EN" db-id="e9pxax9rpzaed9e0p5ipfrz6a2fderwaepaf" timestamp="1744516072"&gt;41&lt;/key&gt;&lt;/foreign-keys&gt;&lt;ref-type name="Journal Article"&gt;17&lt;/ref-type&gt;&lt;contributors&gt;&lt;authors&gt;&lt;author&gt;Thomas, Paul JoseKutty&lt;/author&gt;&lt;/authors&gt;&lt;/contributors&gt;&lt;titles&gt;&lt;title&gt;Characterizing Student Proficiency in Software Modeling in Terms of Functions, Structures, and Behaviors&lt;/title&gt;&lt;/titles&gt;&lt;dates&gt;&lt;year&gt;2021&lt;/year&gt;&lt;/dates&gt;&lt;label&gt;S33&lt;/label&gt;&lt;urls&gt;&lt;/urls&gt;&lt;electronic-resource-num&gt;https://doi.org/10.1145/3458039&lt;/electronic-resource-num&gt;&lt;/record&gt;&lt;/Cite&gt;&lt;/EndNote&gt;</w:instrText>
      </w:r>
      <w:r w:rsidRPr="008A2F74">
        <w:fldChar w:fldCharType="separate"/>
      </w:r>
      <w:r w:rsidR="00471467">
        <w:rPr>
          <w:noProof/>
        </w:rPr>
        <w:t>[</w:t>
      </w:r>
      <w:hyperlink w:anchor="_ENREF_64" w:tooltip="Thomas, 2021 #41" w:history="1">
        <w:r w:rsidR="00471467">
          <w:rPr>
            <w:noProof/>
          </w:rPr>
          <w:t>64</w:t>
        </w:r>
      </w:hyperlink>
      <w:r w:rsidR="00471467">
        <w:rPr>
          <w:noProof/>
        </w:rPr>
        <w:t>]</w:t>
      </w:r>
      <w:r w:rsidRPr="008A2F74">
        <w:fldChar w:fldCharType="end"/>
      </w:r>
      <w:r w:rsidRPr="008A2F74">
        <w:t xml:space="preserve">, and gamified exercises </w:t>
      </w:r>
      <w:r w:rsidRPr="008A2F74">
        <w:fldChar w:fldCharType="begin"/>
      </w:r>
      <w:r w:rsidR="00471467">
        <w:instrText xml:space="preserve"> ADDIN EN.CITE &lt;EndNote&gt;&lt;Cite&gt;&lt;Author&gt;Castro&lt;/Author&gt;&lt;Year&gt;2024&lt;/Year&gt;&lt;RecNum&gt;43&lt;/RecNum&gt;&lt;DisplayText&gt;[57]&lt;/DisplayText&gt;&lt;record&gt;&lt;rec-number&gt;43&lt;/rec-number&gt;&lt;foreign-keys&gt;&lt;key app="EN" db-id="e9pxax9rpzaed9e0p5ipfrz6a2fderwaepaf" timestamp="1744516072"&gt;43&lt;/key&gt;&lt;/foreign-keys&gt;&lt;ref-type name="Conference Paper"&gt;47&lt;/ref-type&gt;&lt;contributors&gt;&lt;authors&gt;&lt;author&gt;Castro, Laura M.&lt;/author&gt;&lt;author&gt;Hidalgo, Mauricio&lt;/author&gt;&lt;author&gt;Astudillo, Hernán&lt;/author&gt;&lt;/authors&gt;&lt;/contributors&gt;&lt;titles&gt;&lt;title&gt;Effective Teaching Strategies for Large Classes: A Case Study in Software Architecture Education&lt;/title&gt;&lt;/titles&gt;&lt;pages&gt;199-205&lt;/pages&gt;&lt;dates&gt;&lt;year&gt;2024&lt;/year&gt;&lt;/dates&gt;&lt;label&gt;S38&lt;/label&gt;&lt;urls&gt;&lt;related-urls&gt;&lt;url&gt;https://doi.org/10.1145/3702163.3702414&lt;/url&gt;&lt;/related-urls&gt;&lt;/urls&gt;&lt;electronic-resource-num&gt;10.1145/3702163.3702414&lt;/electronic-resource-num&gt;&lt;/record&gt;&lt;/Cite&gt;&lt;/EndNote&gt;</w:instrText>
      </w:r>
      <w:r w:rsidRPr="008A2F74">
        <w:fldChar w:fldCharType="separate"/>
      </w:r>
      <w:r w:rsidR="00471467">
        <w:rPr>
          <w:noProof/>
        </w:rPr>
        <w:t>[</w:t>
      </w:r>
      <w:hyperlink w:anchor="_ENREF_57" w:tooltip="Castro, 2024 #43" w:history="1">
        <w:r w:rsidR="00471467">
          <w:rPr>
            <w:noProof/>
          </w:rPr>
          <w:t>57</w:t>
        </w:r>
      </w:hyperlink>
      <w:r w:rsidR="00471467">
        <w:rPr>
          <w:noProof/>
        </w:rPr>
        <w:t>]</w:t>
      </w:r>
      <w:r w:rsidRPr="008A2F74">
        <w:fldChar w:fldCharType="end"/>
      </w:r>
      <w:r w:rsidRPr="008A2F74">
        <w:t>.</w:t>
      </w:r>
      <w:r w:rsidR="0063418A" w:rsidRPr="008A2F74">
        <w:t xml:space="preserve"> Additionally, </w:t>
      </w:r>
      <w:r w:rsidRPr="008A2F74">
        <w:t xml:space="preserve">the closely related </w:t>
      </w:r>
      <w:r w:rsidRPr="008A2F74">
        <w:rPr>
          <w:rFonts w:eastAsiaTheme="majorEastAsia"/>
        </w:rPr>
        <w:t>real-world-based experiences</w:t>
      </w:r>
      <w:r w:rsidRPr="008A2F74">
        <w:t xml:space="preserve"> theme (n=25) emphasises a prevalent strategy where students engage with projects to mirror authentic industry challenges. Findings indicate that educators utilise diverse methods, from developing complete software systems like a ‘Theatre Management System’ </w:t>
      </w:r>
      <w:r w:rsidRPr="008A2F74">
        <w:fldChar w:fldCharType="begin"/>
      </w:r>
      <w:r w:rsidR="00471467">
        <w:instrText xml:space="preserve"> ADDIN EN.CITE &lt;EndNote&gt;&lt;Cite&gt;&lt;Author&gt;Edgar&lt;/Author&gt;&lt;Year&gt;2023&lt;/Year&gt;&lt;RecNum&gt;61&lt;/RecNum&gt;&lt;DisplayText&gt;[80]&lt;/DisplayText&gt;&lt;record&gt;&lt;rec-number&gt;61&lt;/rec-number&gt;&lt;foreign-keys&gt;&lt;key app="EN" db-id="e9pxax9rpzaed9e0p5ipfrz6a2fderwaepaf" timestamp="1744516072"&gt;61&lt;/key&gt;&lt;/foreign-keys&gt;&lt;ref-type name="Journal Article"&gt;17&lt;/ref-type&gt;&lt;contributors&gt;&lt;authors&gt;&lt;author&gt;Edgar, Ceh-Varela&lt;/author&gt;&lt;author&gt;Carlos, Canto-Bonilla&lt;/author&gt;&lt;author&gt;Dhimitraq, Duni&lt;/author&gt;&lt;/authors&gt;&lt;/contributors&gt;&lt;titles&gt;&lt;title&gt;Application of Project-Based Learning to a Software Engineering course in a hybrid class environment&lt;/title&gt;&lt;secondary-title&gt;Information and Software Technology&lt;/secondary-title&gt;&lt;/titles&gt;&lt;periodical&gt;&lt;full-title&gt;Information and Software Technology&lt;/full-title&gt;&lt;/periodical&gt;&lt;pages&gt;107189&lt;/pages&gt;&lt;volume&gt;158&lt;/volume&gt;&lt;dates&gt;&lt;year&gt;2023&lt;/year&gt;&lt;/dates&gt;&lt;label&gt;S1&lt;/label&gt;&lt;urls&gt;&lt;related-urls&gt;&lt;url&gt;https://www.sciencedirect.com/science/article/pii/S0950584923000435&lt;/url&gt;&lt;/related-urls&gt;&lt;/urls&gt;&lt;electronic-resource-num&gt;https://doi.org/10.1016/j.infsof.2023.107189&lt;/electronic-resource-num&gt;&lt;/record&gt;&lt;/Cite&gt;&lt;/EndNote&gt;</w:instrText>
      </w:r>
      <w:r w:rsidRPr="008A2F74">
        <w:fldChar w:fldCharType="separate"/>
      </w:r>
      <w:r w:rsidR="00471467">
        <w:rPr>
          <w:noProof/>
        </w:rPr>
        <w:t>[</w:t>
      </w:r>
      <w:hyperlink w:anchor="_ENREF_80" w:tooltip="Edgar, 2023 #61" w:history="1">
        <w:r w:rsidR="00471467">
          <w:rPr>
            <w:noProof/>
          </w:rPr>
          <w:t>80</w:t>
        </w:r>
      </w:hyperlink>
      <w:r w:rsidR="00471467">
        <w:rPr>
          <w:noProof/>
        </w:rPr>
        <w:t>]</w:t>
      </w:r>
      <w:r w:rsidRPr="008A2F74">
        <w:fldChar w:fldCharType="end"/>
      </w:r>
      <w:r w:rsidR="00F201FD" w:rsidRPr="008A2F74">
        <w:t xml:space="preserve"> </w:t>
      </w:r>
      <w:r w:rsidRPr="008A2F74">
        <w:t xml:space="preserve">or mobile robots to undertaking specific, contextualised tasks like usability problem-solving </w:t>
      </w:r>
      <w:r w:rsidRPr="008A2F74">
        <w:fldChar w:fldCharType="begin"/>
      </w:r>
      <w:r w:rsidR="00471467">
        <w:instrText xml:space="preserve"> ADDIN EN.CITE &lt;EndNote&gt;&lt;Cite&gt;&lt;Author&gt;Golden&lt;/Author&gt;&lt;Year&gt;2010&lt;/Year&gt;&lt;RecNum&gt;114&lt;/RecNum&gt;&lt;DisplayText&gt;[68]&lt;/DisplayText&gt;&lt;record&gt;&lt;rec-number&gt;114&lt;/rec-number&gt;&lt;foreign-keys&gt;&lt;key app="EN" db-id="e9pxax9rpzaed9e0p5ipfrz6a2fderwaepaf" timestamp="1744706106"&gt;114&lt;/key&gt;&lt;/foreign-keys&gt;&lt;ref-type name="Thesis"&gt;32&lt;/ref-type&gt;&lt;contributors&gt;&lt;authors&gt;&lt;author&gt;Golden, Elspeth&lt;/author&gt;&lt;/authors&gt;&lt;tertiary-authors&gt;&lt;author&gt;John, Bonnie E.&lt;/author&gt;&lt;/tertiary-authors&gt;&lt;/contributors&gt;&lt;titles&gt;&lt;title&gt;Early-Stage Software Design for Usability&lt;/title&gt;&lt;/titles&gt;&lt;pages&gt;275&lt;/pages&gt;&lt;number&gt;3438450&lt;/number&gt;&lt;keywords&gt;&lt;keyword&gt;Applied sciences&lt;/keyword&gt;&lt;keyword&gt;Pattern languages&lt;/keyword&gt;&lt;keyword&gt;Software development&lt;/keyword&gt;&lt;keyword&gt;Usability&lt;/keyword&gt;&lt;keyword&gt;Computer science&lt;/keyword&gt;&lt;keyword&gt;Information technology&lt;/keyword&gt;&lt;keyword&gt;0489:Information Technology&lt;/keyword&gt;&lt;keyword&gt;0984:Computer science&lt;/keyword&gt;&lt;/keywords&gt;&lt;dates&gt;&lt;year&gt;2010&lt;/year&gt;&lt;pub-dates&gt;&lt;date&gt;2010&lt;/date&gt;&lt;/pub-dates&gt;&lt;/dates&gt;&lt;pub-location&gt;United States -- Pennsylvania&lt;/pub-location&gt;&lt;publisher&gt;Carnegie Mellon University&lt;/publisher&gt;&lt;isbn&gt;978-1-124-41422-5&lt;/isbn&gt;&lt;accession-num&gt;845727792&lt;/accession-num&gt;&lt;label&gt;S37&lt;/label&gt;&lt;work-type&gt;Ph.D.&lt;/work-type&gt;&lt;urls&gt;&lt;related-urls&gt;&lt;url&gt;https://www.proquest.com/dissertations-theses/early-stage-software-design-usability/docview/845727792/se-2&lt;/url&gt;&lt;/related-urls&gt;&lt;/urls&gt;&lt;remote-database-name&gt;ProQuest Dissertations &amp;amp; Theses Global: The Sciences and Engineering Collection&lt;/remote-database-name&gt;&lt;language&gt;English&lt;/language&gt;&lt;/record&gt;&lt;/Cite&gt;&lt;/EndNote&gt;</w:instrText>
      </w:r>
      <w:r w:rsidRPr="008A2F74">
        <w:fldChar w:fldCharType="separate"/>
      </w:r>
      <w:r w:rsidR="00471467">
        <w:rPr>
          <w:noProof/>
        </w:rPr>
        <w:t>[</w:t>
      </w:r>
      <w:hyperlink w:anchor="_ENREF_68" w:tooltip="Golden, 2010 #114" w:history="1">
        <w:r w:rsidR="00471467">
          <w:rPr>
            <w:noProof/>
          </w:rPr>
          <w:t>68</w:t>
        </w:r>
      </w:hyperlink>
      <w:r w:rsidR="00471467">
        <w:rPr>
          <w:noProof/>
        </w:rPr>
        <w:t>]</w:t>
      </w:r>
      <w:r w:rsidRPr="008A2F74">
        <w:fldChar w:fldCharType="end"/>
      </w:r>
      <w:r w:rsidRPr="008A2F74">
        <w:t xml:space="preserve"> and managing client interactions </w:t>
      </w:r>
      <w:r w:rsidRPr="008A2F74">
        <w:fldChar w:fldCharType="begin"/>
      </w:r>
      <w:r w:rsidR="00471467">
        <w:instrText xml:space="preserve"> ADDIN EN.CITE &lt;EndNote&gt;&lt;Cite&gt;&lt;Author&gt;Katipoglu&lt;/Author&gt;&lt;Year&gt;2024&lt;/Year&gt;&lt;RecNum&gt;77&lt;/RecNum&gt;&lt;DisplayText&gt;[76]&lt;/DisplayText&gt;&lt;record&gt;&lt;rec-number&gt;77&lt;/rec-number&gt;&lt;foreign-keys&gt;&lt;key app="EN" db-id="e9pxax9rpzaed9e0p5ipfrz6a2fderwaepaf" timestamp="1744516072"&gt;77&lt;/key&gt;&lt;/foreign-keys&gt;&lt;ref-type name="Journal Article"&gt;17&lt;/ref-type&gt;&lt;contributors&gt;&lt;authors&gt;&lt;author&gt;Katipoglu, G.&lt;/author&gt;&lt;author&gt;Utku, S.&lt;/author&gt;&lt;author&gt;Mijailovic, I.&lt;/author&gt;&lt;author&gt;Mekic, E.&lt;/author&gt;&lt;author&gt;Avdic, D.&lt;/author&gt;&lt;author&gt;Milic, P.&lt;/author&gt;&lt;/authors&gt;&lt;/contributors&gt;&lt;titles&gt;&lt;title&gt;Action Research Approach to Analysis of Teaching of Blockchain Web 3.0 Application Based on MACH Architecture&lt;/title&gt;&lt;secondary-title&gt;Applied Sciences-Basel&lt;/secondary-title&gt;&lt;/titles&gt;&lt;periodical&gt;&lt;full-title&gt;Applied Sciences-Basel&lt;/full-title&gt;&lt;/periodical&gt;&lt;volume&gt;14&lt;/volume&gt;&lt;number&gt;23&lt;/number&gt;&lt;dates&gt;&lt;year&gt;2024&lt;/year&gt;&lt;/dates&gt;&lt;accession-num&gt;WOS:001376212600001&lt;/accession-num&gt;&lt;label&gt;S48&lt;/label&gt;&lt;urls&gt;&lt;related-urls&gt;&lt;url&gt;&lt;style face="underline" font="default" size="100%"&gt;&amp;lt;Go to ISI&amp;gt;://WOS:001376212600001&lt;/style&gt;&lt;/url&gt;&lt;/related-urls&gt;&lt;/urls&gt;&lt;electronic-resource-num&gt;10.3390/app142311158&lt;/electronic-resource-num&gt;&lt;/record&gt;&lt;/Cite&gt;&lt;/EndNote&gt;</w:instrText>
      </w:r>
      <w:r w:rsidRPr="008A2F74">
        <w:fldChar w:fldCharType="separate"/>
      </w:r>
      <w:r w:rsidR="00471467">
        <w:rPr>
          <w:noProof/>
        </w:rPr>
        <w:t>[</w:t>
      </w:r>
      <w:hyperlink w:anchor="_ENREF_76" w:tooltip="Katipoglu, 2024 #77" w:history="1">
        <w:r w:rsidR="00471467">
          <w:rPr>
            <w:noProof/>
          </w:rPr>
          <w:t>76</w:t>
        </w:r>
      </w:hyperlink>
      <w:r w:rsidR="00471467">
        <w:rPr>
          <w:noProof/>
        </w:rPr>
        <w:t>]</w:t>
      </w:r>
      <w:r w:rsidRPr="008A2F74">
        <w:fldChar w:fldCharType="end"/>
      </w:r>
      <w:r w:rsidRPr="008A2F74">
        <w:t xml:space="preserve">. While these two themes underscore a strong commitment to practical application through project work, they are complemented by themes with a more targeted focus, albeit less frequently represented in the studies. </w:t>
      </w:r>
      <w:r w:rsidRPr="008A2F74">
        <w:rPr>
          <w:rFonts w:eastAsiaTheme="majorEastAsia"/>
        </w:rPr>
        <w:t>T</w:t>
      </w:r>
      <w:r w:rsidRPr="008A2F74">
        <w:t>ool and platform-based skills (n=</w:t>
      </w:r>
      <w:r w:rsidR="00251E47" w:rsidRPr="008A2F74">
        <w:t>7</w:t>
      </w:r>
      <w:r w:rsidRPr="008A2F74">
        <w:t xml:space="preserve">), for instance, contrast with the broader project themes by concentrating explicitly on equipping students with proficiency in specific technologies crucial to the field. The studies reported employing various tasks such as version control systems, cloud platforms </w:t>
      </w:r>
      <w:r w:rsidRPr="008A2F74">
        <w:fldChar w:fldCharType="begin"/>
      </w:r>
      <w:r w:rsidR="001E6FD8" w:rsidRPr="008A2F74">
        <w:instrText xml:space="preserve"> ADDIN EN.CITE &lt;EndNote&gt;&lt;Cite&gt;&lt;Author&gt;Manal&lt;/Author&gt;&lt;Year&gt;2018&lt;/Year&gt;&lt;RecNum&gt;106&lt;/RecNum&gt;&lt;DisplayText&gt;[48]&lt;/DisplayText&gt;&lt;record&gt;&lt;rec-number&gt;106&lt;/rec-number&gt;&lt;foreign-keys&gt;&lt;key app="EN" db-id="e9pxax9rpzaed9e0p5ipfrz6a2fderwaepaf" timestamp="1744516072"&gt;106&lt;/key&gt;&lt;/foreign-keys&gt;&lt;ref-type name="Journal Article"&gt;17&lt;/ref-type&gt;&lt;contributors&gt;&lt;authors&gt;&lt;author&gt;Manal, M. Alhammad&lt;/author&gt;&lt;author&gt;Ana, M. Moreno&lt;/author&gt;&lt;/authors&gt;&lt;/contributors&gt;&lt;titles&gt;&lt;title&gt;Gamification in software engineering education: A systematic mapping&lt;/title&gt;&lt;secondary-title&gt;Journal of Systems and Software&lt;/secondary-title&gt;&lt;/titles&gt;&lt;periodical&gt;&lt;full-title&gt;Journal of Systems and Software&lt;/full-title&gt;&lt;/periodical&gt;&lt;pages&gt;131-150&lt;/pages&gt;&lt;volume&gt;141&lt;/volume&gt;&lt;dates&gt;&lt;year&gt;2018&lt;/year&gt;&lt;/dates&gt;&lt;label&gt;S11&lt;/label&gt;&lt;urls&gt;&lt;related-urls&gt;&lt;url&gt;https://www.sciencedirect.com/science/article/pii/S0164121218300645&lt;/url&gt;&lt;/related-urls&gt;&lt;/urls&gt;&lt;electronic-resource-num&gt;https://doi.org/10.1016/j.jss.2018.03.065&lt;/electronic-resource-num&gt;&lt;/record&gt;&lt;/Cite&gt;&lt;/EndNote&gt;</w:instrText>
      </w:r>
      <w:r w:rsidRPr="008A2F74">
        <w:fldChar w:fldCharType="separate"/>
      </w:r>
      <w:r w:rsidR="001E6FD8" w:rsidRPr="008A2F74">
        <w:t>[</w:t>
      </w:r>
      <w:hyperlink w:anchor="_ENREF_48" w:tooltip="Manal, 2018 #106" w:history="1">
        <w:r w:rsidR="00471467" w:rsidRPr="008A2F74">
          <w:t>48</w:t>
        </w:r>
      </w:hyperlink>
      <w:r w:rsidR="001E6FD8" w:rsidRPr="008A2F74">
        <w:t>]</w:t>
      </w:r>
      <w:r w:rsidRPr="008A2F74">
        <w:fldChar w:fldCharType="end"/>
      </w:r>
      <w:r w:rsidRPr="008A2F74">
        <w:t xml:space="preserve">, modelling tools </w:t>
      </w:r>
      <w:r w:rsidRPr="008A2F74">
        <w:fldChar w:fldCharType="begin"/>
      </w:r>
      <w:r w:rsidR="00471467">
        <w:instrText xml:space="preserve"> ADDIN EN.CITE &lt;EndNote&gt;&lt;Cite&gt;&lt;Author&gt;Gacitúa&lt;/Author&gt;&lt;Year&gt;2017&lt;/Year&gt;&lt;RecNum&gt;90&lt;/RecNum&gt;&lt;DisplayText&gt;[66]&lt;/DisplayText&gt;&lt;record&gt;&lt;rec-number&gt;90&lt;/rec-number&gt;&lt;foreign-keys&gt;&lt;key app="EN" db-id="e9pxax9rpzaed9e0p5ipfrz6a2fderwaepaf" timestamp="1744516072"&gt;90&lt;/key&gt;&lt;/foreign-keys&gt;&lt;ref-type name="Journal Article"&gt;17&lt;/ref-type&gt;&lt;contributors&gt;&lt;authors&gt;&lt;author&gt;B. Ricardo Gacitúa&lt;/author&gt;&lt;author&gt;M. Diéguez&lt;/author&gt;&lt;author&gt;E. Vidal&lt;/author&gt;&lt;/authors&gt;&lt;/contributors&gt;&lt;titles&gt;&lt;title&gt;Forming software architects in early stages: From craft to engineering&lt;/title&gt;&lt;secondary-title&gt;2017 36th International Conference of the Chilean Computer Science Society (SCCC)&lt;/secondary-title&gt;&lt;/titles&gt;&lt;periodical&gt;&lt;full-title&gt;2017 36th International Conference of the Chilean Computer Science Society (SCCC)&lt;/full-title&gt;&lt;/periodical&gt;&lt;pages&gt;1-8&lt;/pages&gt;&lt;dates&gt;&lt;year&gt;2017&lt;/year&gt;&lt;/dates&gt;&lt;label&gt;S80&lt;/label&gt;&lt;urls&gt;&lt;/urls&gt;&lt;electronic-resource-num&gt;10.1109/SCCC.2017.8405130&lt;/electronic-resource-num&gt;&lt;/record&gt;&lt;/Cite&gt;&lt;/EndNote&gt;</w:instrText>
      </w:r>
      <w:r w:rsidRPr="008A2F74">
        <w:fldChar w:fldCharType="separate"/>
      </w:r>
      <w:r w:rsidR="00471467">
        <w:rPr>
          <w:noProof/>
        </w:rPr>
        <w:t>[</w:t>
      </w:r>
      <w:hyperlink w:anchor="_ENREF_66" w:tooltip="Gacitúa, 2017 #90" w:history="1">
        <w:r w:rsidR="00471467">
          <w:rPr>
            <w:noProof/>
          </w:rPr>
          <w:t>66</w:t>
        </w:r>
      </w:hyperlink>
      <w:r w:rsidR="00471467">
        <w:rPr>
          <w:noProof/>
        </w:rPr>
        <w:t>]</w:t>
      </w:r>
      <w:r w:rsidRPr="008A2F74">
        <w:fldChar w:fldCharType="end"/>
      </w:r>
      <w:r w:rsidRPr="008A2F74">
        <w:t xml:space="preserve">, and code generation tools </w:t>
      </w:r>
      <w:r w:rsidRPr="008A2F74">
        <w:fldChar w:fldCharType="begin"/>
      </w:r>
      <w:r w:rsidR="00D07290" w:rsidRPr="008A2F74">
        <w:instrText xml:space="preserve"> ADDIN EN.CITE &lt;EndNote&gt;&lt;Cite&gt;&lt;Author&gt;Pando&lt;/Author&gt;&lt;Year&gt;2022&lt;/Year&gt;&lt;RecNum&gt;94&lt;/RecNum&gt;&lt;DisplayText&gt;[33]&lt;/DisplayText&gt;&lt;record&gt;&lt;rec-number&gt;94&lt;/rec-number&gt;&lt;foreign-keys&gt;&lt;key app="EN" db-id="e9pxax9rpzaed9e0p5ipfrz6a2fderwaepaf" timestamp="1744516072"&gt;94&lt;/key&gt;&lt;/foreign-keys&gt;&lt;ref-type name="Journal Article"&gt;17&lt;/ref-type&gt;&lt;contributors&gt;&lt;authors&gt;&lt;author&gt;B. Pando&lt;/author&gt;&lt;author&gt;J. Castillo&lt;/author&gt;&lt;/authors&gt;&lt;/contributors&gt;&lt;titles&gt;&lt;title&gt;PlantUMLGen: A tool for teaching Model Driven Development&lt;/title&gt;&lt;secondary-title&gt;2022 17th Iberian Conference on Information Systems and Technologies (CISTI)&lt;/secondary-title&gt;&lt;/titles&gt;&lt;periodical&gt;&lt;full-title&gt;2022 17th Iberian Conference on Information Systems and Technologies (CISTI)&lt;/full-title&gt;&lt;/periodical&gt;&lt;pages&gt;1-6&lt;/pages&gt;&lt;dates&gt;&lt;year&gt;2022&lt;/year&gt;&lt;/dates&gt;&lt;label&gt;S83&lt;/label&gt;&lt;urls&gt;&lt;/urls&gt;&lt;electronic-resource-num&gt;10.23919/CISTI54924.2022.9820348&lt;/electronic-resource-num&gt;&lt;/record&gt;&lt;/Cite&gt;&lt;/EndNote&gt;</w:instrText>
      </w:r>
      <w:r w:rsidRPr="008A2F74">
        <w:fldChar w:fldCharType="separate"/>
      </w:r>
      <w:r w:rsidR="00AA544C" w:rsidRPr="008A2F74">
        <w:t>[</w:t>
      </w:r>
      <w:hyperlink w:anchor="_ENREF_33" w:tooltip="Pando, 2022 #94" w:history="1">
        <w:r w:rsidR="00471467" w:rsidRPr="008A2F74">
          <w:t>33</w:t>
        </w:r>
      </w:hyperlink>
      <w:r w:rsidR="00AA544C" w:rsidRPr="008A2F74">
        <w:t>]</w:t>
      </w:r>
      <w:r w:rsidRPr="008A2F74">
        <w:fldChar w:fldCharType="end"/>
      </w:r>
      <w:r w:rsidRPr="008A2F74">
        <w:t xml:space="preserve"> that enable students to gain practical familiarity with the technological landscape of the software architecture. </w:t>
      </w:r>
    </w:p>
    <w:p w14:paraId="6A94176C" w14:textId="4C047C2E" w:rsidR="002B1DBD" w:rsidRPr="008A2F74" w:rsidRDefault="0032555E" w:rsidP="00D577FF">
      <w:pPr>
        <w:pStyle w:val="NormalWeb"/>
        <w:spacing w:line="276" w:lineRule="auto"/>
        <w:jc w:val="both"/>
        <w:rPr>
          <w:rFonts w:eastAsiaTheme="majorEastAsia"/>
        </w:rPr>
      </w:pPr>
      <w:r w:rsidRPr="008A2F74">
        <w:t xml:space="preserve">Supplementing project execution and technical skills, the </w:t>
      </w:r>
      <w:r w:rsidRPr="008A2F74">
        <w:rPr>
          <w:rFonts w:eastAsiaTheme="majorEastAsia"/>
        </w:rPr>
        <w:t>c</w:t>
      </w:r>
      <w:r w:rsidRPr="008A2F74">
        <w:t>ollaboration theme (n=</w:t>
      </w:r>
      <w:r w:rsidR="001A40FB" w:rsidRPr="008A2F74">
        <w:t>6</w:t>
      </w:r>
      <w:r w:rsidRPr="008A2F74">
        <w:t xml:space="preserve">) highlights strategies designed to cultivate essential teamwork and communication abilities, reflecting the inherently collaborative nature of professional practice. Studies used tools such as structuring students into start-up-like teams, facilitating collaboration with real customers </w:t>
      </w:r>
      <w:r w:rsidRPr="008A2F74">
        <w:fldChar w:fldCharType="begin"/>
      </w:r>
      <w:r w:rsidR="00D07290" w:rsidRPr="008A2F74">
        <w:instrText xml:space="preserve"> ADDIN EN.CITE &lt;EndNote&gt;&lt;Cite&gt;&lt;Author&gt;Fabian&lt;/Author&gt;&lt;Year&gt;2018&lt;/Year&gt;&lt;RecNum&gt;62&lt;/RecNum&gt;&lt;DisplayText&gt;[22]&lt;/DisplayText&gt;&lt;record&gt;&lt;rec-number&gt;62&lt;/rec-number&gt;&lt;foreign-keys&gt;&lt;key app="EN" db-id="e9pxax9rpzaed9e0p5ipfrz6a2fderwaepaf" timestamp="1744516072"&gt;62&lt;/key&gt;&lt;/foreign-keys&gt;&lt;ref-type name="Journal Article"&gt;17&lt;/ref-type&gt;&lt;contributors&gt;&lt;authors&gt;&lt;author&gt;Fabian, Fagerholm&lt;/author&gt;&lt;author&gt;Arto, Hellas&lt;/author&gt;&lt;author&gt;Matti, Luukkainen&lt;/author&gt;&lt;author&gt;Kati, Kyllönen&lt;/author&gt;&lt;author&gt;Sezin, Yaman&lt;/author&gt;&lt;author&gt;Hanna, Mäenpää&lt;/author&gt;&lt;/authors&gt;&lt;/contributors&gt;&lt;titles&gt;&lt;title&gt;Designing and implementing an environment for software start-up education: Patterns and anti-patterns&lt;/title&gt;&lt;secondary-title&gt;Journal of Systems and Software&lt;/secondary-title&gt;&lt;/titles&gt;&lt;periodical&gt;&lt;full-title&gt;Journal of Systems and Software&lt;/full-title&gt;&lt;/periodical&gt;&lt;pages&gt;1-13&lt;/pages&gt;&lt;volume&gt;146&lt;/volume&gt;&lt;dates&gt;&lt;year&gt;2018&lt;/year&gt;&lt;/dates&gt;&lt;label&gt;S2&lt;/label&gt;&lt;urls&gt;&lt;related-urls&gt;&lt;url&gt;https://www.sciencedirect.com/science/article/pii/S0164121218301742&lt;/url&gt;&lt;/related-urls&gt;&lt;/urls&gt;&lt;electronic-resource-num&gt;https://doi.org/10.1016/j.jss.2018.08.060&lt;/electronic-resource-num&gt;&lt;/record&gt;&lt;/Cite&gt;&lt;/EndNote&gt;</w:instrText>
      </w:r>
      <w:r w:rsidRPr="008A2F74">
        <w:fldChar w:fldCharType="separate"/>
      </w:r>
      <w:r w:rsidR="00AA544C" w:rsidRPr="008A2F74">
        <w:t>[</w:t>
      </w:r>
      <w:hyperlink w:anchor="_ENREF_22" w:tooltip="Fabian, 2018 #62" w:history="1">
        <w:r w:rsidR="00471467" w:rsidRPr="008A2F74">
          <w:t>22</w:t>
        </w:r>
      </w:hyperlink>
      <w:r w:rsidR="00AA544C" w:rsidRPr="008A2F74">
        <w:t>]</w:t>
      </w:r>
      <w:r w:rsidRPr="008A2F74">
        <w:fldChar w:fldCharType="end"/>
      </w:r>
      <w:r w:rsidRPr="008A2F74">
        <w:t xml:space="preserve">, utilising shared tools for version control and planning </w:t>
      </w:r>
      <w:r w:rsidRPr="008A2F74">
        <w:fldChar w:fldCharType="begin"/>
      </w:r>
      <w:r w:rsidR="00471467">
        <w:instrText xml:space="preserve"> ADDIN EN.CITE &lt;EndNote&gt;&lt;Cite&gt;&lt;Author&gt;Claudia&lt;/Author&gt;&lt;Year&gt;2018&lt;/Year&gt;&lt;RecNum&gt;104&lt;/RecNum&gt;&lt;DisplayText&gt;[85]&lt;/DisplayText&gt;&lt;record&gt;&lt;rec-number&gt;104&lt;/rec-number&gt;&lt;foreign-keys&gt;&lt;key app="EN" db-id="e9pxax9rpzaed9e0p5ipfrz6a2fderwaepaf" timestamp="1744516072"&gt;104&lt;/key&gt;&lt;/foreign-keys&gt;&lt;ref-type name="Journal Article"&gt;17&lt;/ref-type&gt;&lt;contributors&gt;&lt;authors&gt;&lt;author&gt;Claudia, Raibulet&lt;/author&gt;&lt;author&gt;Francesca,&lt;/author&gt;&lt;/authors&gt;&lt;/contributors&gt;&lt;titles&gt;&lt;title&gt;Collaborative and teamwork software development in an undergraduate software engineering course&lt;/title&gt;&lt;secondary-title&gt;Journal of Systems and Software&lt;/secondary-title&gt;&lt;/titles&gt;&lt;periodical&gt;&lt;full-title&gt;Journal of Systems and Software&lt;/full-title&gt;&lt;/periodical&gt;&lt;pages&gt;409-422&lt;/pages&gt;&lt;volume&gt;144&lt;/volume&gt;&lt;dates&gt;&lt;year&gt;2018&lt;/year&gt;&lt;/dates&gt;&lt;label&gt;S8&lt;/label&gt;&lt;urls&gt;&lt;related-urls&gt;&lt;url&gt;https://www.sciencedirect.com/science/article/pii/S0164121218301389&lt;/url&gt;&lt;/related-urls&gt;&lt;/urls&gt;&lt;electronic-resource-num&gt;https://doi.org/10.1016/j.jss.2018.07.010&lt;/electronic-resource-num&gt;&lt;/record&gt;&lt;/Cite&gt;&lt;/EndNote&gt;</w:instrText>
      </w:r>
      <w:r w:rsidRPr="008A2F74">
        <w:fldChar w:fldCharType="separate"/>
      </w:r>
      <w:r w:rsidR="00471467">
        <w:rPr>
          <w:noProof/>
        </w:rPr>
        <w:t>[</w:t>
      </w:r>
      <w:hyperlink w:anchor="_ENREF_85" w:tooltip="Claudia, 2018 #104" w:history="1">
        <w:r w:rsidR="00471467">
          <w:rPr>
            <w:noProof/>
          </w:rPr>
          <w:t>85</w:t>
        </w:r>
      </w:hyperlink>
      <w:r w:rsidR="00471467">
        <w:rPr>
          <w:noProof/>
        </w:rPr>
        <w:t>]</w:t>
      </w:r>
      <w:r w:rsidRPr="008A2F74">
        <w:fldChar w:fldCharType="end"/>
      </w:r>
      <w:r w:rsidRPr="008A2F74">
        <w:t xml:space="preserve">, and designing group projects </w:t>
      </w:r>
      <w:r w:rsidRPr="008A2F74">
        <w:fldChar w:fldCharType="begin"/>
      </w:r>
      <w:r w:rsidR="00D07290" w:rsidRPr="008A2F74">
        <w:instrText xml:space="preserve"> ADDIN EN.CITE &lt;EndNote&gt;&lt;Cite&gt;&lt;Author&gt;Dorodchi&lt;/Author&gt;&lt;Year&gt;2021&lt;/Year&gt;&lt;RecNum&gt;37&lt;/RecNum&gt;&lt;DisplayText&gt;[9]&lt;/DisplayText&gt;&lt;record&gt;&lt;rec-number&gt;37&lt;/rec-number&gt;&lt;foreign-keys&gt;&lt;key app="EN" db-id="e9pxax9rpzaed9e0p5ipfrz6a2fderwaepaf" timestamp="1744516072"&gt;37&lt;/key&gt;&lt;/foreign-keys&gt;&lt;ref-type name="Journal Article"&gt;17&lt;/ref-type&gt;&lt;contributors&gt;&lt;authors&gt;&lt;author&gt;Dorodchi, Mohsen&lt;/author&gt;&lt;author&gt;Dehbozorgi, Nasrin&lt;/author&gt;&lt;author&gt;Fallahian, Mohammadali&lt;/author&gt;&lt;author&gt;Pouriyeh, Seyedamin&lt;/author&gt;&lt;/authors&gt;&lt;/contributors&gt;&lt;titles&gt;&lt;title&gt;Teaching Software Engineering Using Abstraction through Modeling&lt;/title&gt;&lt;/titles&gt;&lt;pages&gt;515-532&lt;/pages&gt;&lt;volume&gt;20&lt;/volume&gt;&lt;number&gt;4&lt;/number&gt;&lt;dates&gt;&lt;year&gt;2021&lt;/year&gt;&lt;/dates&gt;&lt;label&gt;S32&lt;/label&gt;&lt;urls&gt;&lt;/urls&gt;&lt;electronic-resource-num&gt;https://doi.org/10.1145/3502718.3524758&lt;/electronic-resource-num&gt;&lt;/record&gt;&lt;/Cite&gt;&lt;/EndNote&gt;</w:instrText>
      </w:r>
      <w:r w:rsidRPr="008A2F74">
        <w:fldChar w:fldCharType="separate"/>
      </w:r>
      <w:r w:rsidR="00AA544C" w:rsidRPr="008A2F74">
        <w:t>[</w:t>
      </w:r>
      <w:hyperlink w:anchor="_ENREF_9" w:tooltip="Dorodchi, 2021 #37" w:history="1">
        <w:r w:rsidR="00471467" w:rsidRPr="008A2F74">
          <w:t>9</w:t>
        </w:r>
      </w:hyperlink>
      <w:r w:rsidR="00AA544C" w:rsidRPr="008A2F74">
        <w:t>]</w:t>
      </w:r>
      <w:r w:rsidRPr="008A2F74">
        <w:fldChar w:fldCharType="end"/>
      </w:r>
      <w:r w:rsidRPr="008A2F74">
        <w:t xml:space="preserve">. Furthermore, the development of crucial cognitive capabilities is addressed through the </w:t>
      </w:r>
      <w:r w:rsidRPr="008A2F74">
        <w:rPr>
          <w:rFonts w:eastAsiaTheme="majorEastAsia"/>
        </w:rPr>
        <w:t>a</w:t>
      </w:r>
      <w:r w:rsidRPr="008A2F74">
        <w:t xml:space="preserve">nalytical </w:t>
      </w:r>
      <w:r w:rsidRPr="008A2F74">
        <w:rPr>
          <w:rFonts w:eastAsiaTheme="majorEastAsia"/>
        </w:rPr>
        <w:t>s</w:t>
      </w:r>
      <w:r w:rsidRPr="008A2F74">
        <w:t>kills theme (n=</w:t>
      </w:r>
      <w:r w:rsidR="001A40FB" w:rsidRPr="008A2F74">
        <w:t>8</w:t>
      </w:r>
      <w:r w:rsidRPr="008A2F74">
        <w:t xml:space="preserve">), focusing on practical experiences that enhance critical thinking, evaluation, and justification of architectural decisions. The studies employed </w:t>
      </w:r>
      <w:r w:rsidRPr="008A2F74">
        <w:lastRenderedPageBreak/>
        <w:t xml:space="preserve">tasks involving the comprehension of architectural documentation, analytical models </w:t>
      </w:r>
      <w:r w:rsidRPr="008A2F74">
        <w:fldChar w:fldCharType="begin"/>
      </w:r>
      <w:r w:rsidR="00471467">
        <w:instrText xml:space="preserve"> ADDIN EN.CITE &lt;EndNote&gt;&lt;Cite&gt;&lt;Author&gt;Liubchenko&lt;/Author&gt;&lt;Year&gt;2019&lt;/Year&gt;&lt;RecNum&gt;108&lt;/RecNum&gt;&lt;DisplayText&gt;[63]&lt;/DisplayText&gt;&lt;record&gt;&lt;rec-number&gt;108&lt;/rec-number&gt;&lt;foreign-keys&gt;&lt;key app="EN" db-id="e9pxax9rpzaed9e0p5ipfrz6a2fderwaepaf" timestamp="1744516072"&gt;108&lt;/key&gt;&lt;/foreign-keys&gt;&lt;ref-type name="Journal Article"&gt;17&lt;/ref-type&gt;&lt;contributors&gt;&lt;authors&gt;&lt;author&gt;Liubchenko, Vira&lt;/author&gt;&lt;author&gt;Shakhovska, Natalia&lt;/author&gt;&lt;author&gt;Medykovskyy, Mykola O.&lt;/author&gt;&lt;/authors&gt;&lt;/contributors&gt;&lt;titles&gt;&lt;title&gt;Queueing Modeling in the Course in Software Architecture Design&lt;/title&gt;&lt;/titles&gt;&lt;pages&gt;550-560&lt;/pages&gt;&lt;dates&gt;&lt;year&gt;2019&lt;/year&gt;&lt;/dates&gt;&lt;pub-location&gt;Cham&lt;/pub-location&gt;&lt;publisher&gt;Springer International Publishing&lt;/publisher&gt;&lt;label&gt;S26&lt;/label&gt;&lt;urls&gt;&lt;related-urls&gt;&lt;url&gt;https://doi.org/10.1007/978-3-030-01069-0_39&lt;/url&gt;&lt;/related-urls&gt;&lt;/urls&gt;&lt;/record&gt;&lt;/Cite&gt;&lt;/EndNote&gt;</w:instrText>
      </w:r>
      <w:r w:rsidRPr="008A2F74">
        <w:fldChar w:fldCharType="separate"/>
      </w:r>
      <w:r w:rsidR="00471467">
        <w:rPr>
          <w:noProof/>
        </w:rPr>
        <w:t>[</w:t>
      </w:r>
      <w:hyperlink w:anchor="_ENREF_63" w:tooltip="Liubchenko, 2019 #108" w:history="1">
        <w:r w:rsidR="00471467">
          <w:rPr>
            <w:noProof/>
          </w:rPr>
          <w:t>63</w:t>
        </w:r>
      </w:hyperlink>
      <w:r w:rsidR="00471467">
        <w:rPr>
          <w:noProof/>
        </w:rPr>
        <w:t>]</w:t>
      </w:r>
      <w:r w:rsidRPr="008A2F74">
        <w:fldChar w:fldCharType="end"/>
      </w:r>
      <w:r w:rsidRPr="008A2F74">
        <w:t xml:space="preserve">, engagement with decision-modelling tools </w:t>
      </w:r>
      <w:r w:rsidRPr="008A2F74">
        <w:fldChar w:fldCharType="begin"/>
      </w:r>
      <w:r w:rsidR="001E6FD8" w:rsidRPr="008A2F74">
        <w:instrText xml:space="preserve"> ADDIN EN.CITE &lt;EndNote&gt;&lt;Cite&gt;&lt;Author&gt;Capilla&lt;/Author&gt;&lt;Year&gt;2020&lt;/Year&gt;&lt;RecNum&gt;47&lt;/RecNum&gt;&lt;DisplayText&gt;[43]&lt;/DisplayText&gt;&lt;record&gt;&lt;rec-number&gt;47&lt;/rec-number&gt;&lt;foreign-keys&gt;&lt;key app="EN" db-id="e9pxax9rpzaed9e0p5ipfrz6a2fderwaepaf" timestamp="1744516072"&gt;47&lt;/key&gt;&lt;/foreign-keys&gt;&lt;ref-type name="Conference Paper"&gt;47&lt;/ref-type&gt;&lt;contributors&gt;&lt;authors&gt;&lt;author&gt;Capilla, Rafael&lt;/author&gt;&lt;author&gt;Zimmermann, Olaf&lt;/author&gt;&lt;author&gt;Carrillo, Carlos&lt;/author&gt;&lt;author&gt;Astudillo, Hernán&lt;/author&gt;&lt;/authors&gt;&lt;/contributors&gt;&lt;titles&gt;&lt;title&gt;Teaching Students Software Architecture Decision Making&lt;/title&gt;&lt;/titles&gt;&lt;pages&gt;231-246&lt;/pages&gt;&lt;dates&gt;&lt;year&gt;2020&lt;/year&gt;&lt;/dates&gt;&lt;label&gt;S40&lt;/label&gt;&lt;urls&gt;&lt;related-urls&gt;&lt;url&gt;https://doi.org/10.1007/978-3-030-58923-3_16&lt;/url&gt;&lt;/related-urls&gt;&lt;/urls&gt;&lt;electronic-resource-num&gt;10.1007/978-3-030-58923-3_16&lt;/electronic-resource-num&gt;&lt;/record&gt;&lt;/Cite&gt;&lt;/EndNote&gt;</w:instrText>
      </w:r>
      <w:r w:rsidRPr="008A2F74">
        <w:fldChar w:fldCharType="separate"/>
      </w:r>
      <w:r w:rsidR="001E6FD8" w:rsidRPr="008A2F74">
        <w:t>[</w:t>
      </w:r>
      <w:hyperlink w:anchor="_ENREF_43" w:tooltip="Capilla, 2020 #47" w:history="1">
        <w:r w:rsidR="00471467" w:rsidRPr="008A2F74">
          <w:t>43</w:t>
        </w:r>
      </w:hyperlink>
      <w:r w:rsidR="001E6FD8" w:rsidRPr="008A2F74">
        <w:t>]</w:t>
      </w:r>
      <w:r w:rsidRPr="008A2F74">
        <w:fldChar w:fldCharType="end"/>
      </w:r>
      <w:r w:rsidRPr="008A2F74">
        <w:t xml:space="preserve">, analysis of realistic problems, evaluation of existing systems </w:t>
      </w:r>
      <w:r w:rsidRPr="008A2F74">
        <w:fldChar w:fldCharType="begin"/>
      </w:r>
      <w:r w:rsidR="00D07290" w:rsidRPr="008A2F74">
        <w:instrText xml:space="preserve"> ADDIN EN.CITE &lt;EndNote&gt;&lt;Cite&gt;&lt;Author&gt;Zhang&lt;/Author&gt;&lt;Year&gt;2020&lt;/Year&gt;&lt;RecNum&gt;71&lt;/RecNum&gt;&lt;DisplayText&gt;[31]&lt;/DisplayText&gt;&lt;record&gt;&lt;rec-number&gt;71&lt;/rec-number&gt;&lt;foreign-keys&gt;&lt;key app="EN" db-id="e9pxax9rpzaed9e0p5ipfrz6a2fderwaepaf" timestamp="1744516072"&gt;71&lt;/key&gt;&lt;/foreign-keys&gt;&lt;ref-type name="Journal Article"&gt;17&lt;/ref-type&gt;&lt;contributors&gt;&lt;authors&gt;&lt;author&gt;L. Zhang&lt;/author&gt;&lt;author&gt;Y. Li&lt;/author&gt;&lt;author&gt;N. Ge&lt;/author&gt;&lt;/authors&gt;&lt;/contributors&gt;&lt;titles&gt;&lt;title&gt;Exploration on Theoretical and Practical Projects of Software Architecture Course&lt;/title&gt;&lt;secondary-title&gt;2020 15th International Conference on Computer Science &amp;amp; Education (ICCSE)&lt;/secondary-title&gt;&lt;/titles&gt;&lt;periodical&gt;&lt;full-title&gt;2020 15th International Conference on Computer Science &amp;amp; Education (ICCSE)&lt;/full-title&gt;&lt;/periodical&gt;&lt;pages&gt;391-395&lt;/pages&gt;&lt;dates&gt;&lt;year&gt;2020&lt;/year&gt;&lt;/dates&gt;&lt;label&gt;S65&lt;/label&gt;&lt;urls&gt;&lt;/urls&gt;&lt;electronic-resource-num&gt;10.1109/ICCSE49874.2020.9201748&lt;/electronic-resource-num&gt;&lt;/record&gt;&lt;/Cite&gt;&lt;/EndNote&gt;</w:instrText>
      </w:r>
      <w:r w:rsidRPr="008A2F74">
        <w:fldChar w:fldCharType="separate"/>
      </w:r>
      <w:r w:rsidR="00AA544C" w:rsidRPr="008A2F74">
        <w:t>[</w:t>
      </w:r>
      <w:hyperlink w:anchor="_ENREF_31" w:tooltip="Zhang, 2020 #71" w:history="1">
        <w:r w:rsidR="00471467" w:rsidRPr="008A2F74">
          <w:t>31</w:t>
        </w:r>
      </w:hyperlink>
      <w:r w:rsidR="00AA544C" w:rsidRPr="008A2F74">
        <w:t>]</w:t>
      </w:r>
      <w:r w:rsidRPr="008A2F74">
        <w:fldChar w:fldCharType="end"/>
      </w:r>
      <w:r w:rsidRPr="008A2F74">
        <w:t xml:space="preserve">, and decision-making games </w:t>
      </w:r>
      <w:r w:rsidRPr="008A2F74">
        <w:fldChar w:fldCharType="begin"/>
      </w:r>
      <w:r w:rsidR="00471467">
        <w:instrText xml:space="preserve"> ADDIN EN.CITE &lt;EndNote&gt;&lt;Cite&gt;&lt;Author&gt;Boer&lt;/Author&gt;&lt;Year&gt;2019&lt;/Year&gt;&lt;RecNum&gt;87&lt;/RecNum&gt;&lt;DisplayText&gt;[53]&lt;/DisplayText&gt;&lt;record&gt;&lt;rec-number&gt;87&lt;/rec-number&gt;&lt;foreign-keys&gt;&lt;key app="EN" db-id="e9pxax9rpzaed9e0p5ipfrz6a2fderwaepaf" timestamp="1744516072"&gt;87&lt;/key&gt;&lt;/foreign-keys&gt;&lt;ref-type name="Journal Article"&gt;17&lt;/ref-type&gt;&lt;contributors&gt;&lt;authors&gt;&lt;author&gt;R. C. de Boer&lt;/author&gt;&lt;author&gt;P. Lago&lt;/author&gt;&lt;author&gt;R. Verdecchia&lt;/author&gt;&lt;author&gt;P. Kruchten&lt;/author&gt;&lt;/authors&gt;&lt;/contributors&gt;&lt;titles&gt;&lt;title&gt;DecidArch V2: An Improved Game to Teach Architecture Design Decision Making&lt;/title&gt;&lt;secondary-title&gt;2019 IEEE International Conference on Software Architecture Companion (ICSA-C)&lt;/secondary-title&gt;&lt;/titles&gt;&lt;periodical&gt;&lt;full-title&gt;2019 IEEE International Conference on Software Architecture Companion (ICSA-C)&lt;/full-title&gt;&lt;/periodical&gt;&lt;pages&gt;153-157&lt;/pages&gt;&lt;dates&gt;&lt;year&gt;2019&lt;/year&gt;&lt;/dates&gt;&lt;label&gt;S78&lt;/label&gt;&lt;urls&gt;&lt;/urls&gt;&lt;electronic-resource-num&gt;10.1109/ICSA-C.2019.00034&lt;/electronic-resource-num&gt;&lt;/record&gt;&lt;/Cite&gt;&lt;/EndNote&gt;</w:instrText>
      </w:r>
      <w:r w:rsidRPr="008A2F74">
        <w:fldChar w:fldCharType="separate"/>
      </w:r>
      <w:r w:rsidR="00471467">
        <w:rPr>
          <w:noProof/>
        </w:rPr>
        <w:t>[</w:t>
      </w:r>
      <w:hyperlink w:anchor="_ENREF_53" w:tooltip="Boer, 2019 #87" w:history="1">
        <w:r w:rsidR="00471467">
          <w:rPr>
            <w:noProof/>
          </w:rPr>
          <w:t>53</w:t>
        </w:r>
      </w:hyperlink>
      <w:r w:rsidR="00471467">
        <w:rPr>
          <w:noProof/>
        </w:rPr>
        <w:t>]</w:t>
      </w:r>
      <w:r w:rsidRPr="008A2F74">
        <w:fldChar w:fldCharType="end"/>
      </w:r>
      <w:r w:rsidRPr="008A2F74">
        <w:t xml:space="preserve">. </w:t>
      </w:r>
    </w:p>
    <w:p w14:paraId="70DF50B5" w14:textId="5FC87219" w:rsidR="0C91DF9B" w:rsidRPr="008A2F74" w:rsidRDefault="5E3D1333" w:rsidP="00D66950">
      <w:pPr>
        <w:pStyle w:val="Heading2"/>
        <w:rPr>
          <w:i/>
        </w:rPr>
      </w:pPr>
      <w:r w:rsidRPr="008A2F74">
        <w:t>RQ3:</w:t>
      </w:r>
      <w:r w:rsidR="1D3B3117" w:rsidRPr="008A2F74">
        <w:t xml:space="preserve"> What are the various assessment methods used to assess their students?</w:t>
      </w:r>
    </w:p>
    <w:p w14:paraId="20850A8F" w14:textId="0997A0C5" w:rsidR="76289F96" w:rsidRPr="008A2F74" w:rsidRDefault="76289F96" w:rsidP="00D577FF">
      <w:pPr>
        <w:spacing w:line="276" w:lineRule="auto"/>
        <w:jc w:val="both"/>
        <w:rPr>
          <w:rFonts w:eastAsia="Times New Roman" w:cs="Times New Roman"/>
          <w:color w:val="000000" w:themeColor="text1"/>
          <w:lang w:val="en-AU"/>
        </w:rPr>
      </w:pPr>
      <w:r w:rsidRPr="008A2F74">
        <w:rPr>
          <w:rFonts w:eastAsia="Times New Roman" w:cs="Times New Roman"/>
          <w:color w:val="000000" w:themeColor="text1"/>
          <w:lang w:val="en-AU"/>
        </w:rPr>
        <w:t xml:space="preserve">The findings of the assessment methods from 60 studies from 82 reviewed articles have been categorised into four themes based on their nature and purpose of the assessment. The four thematic </w:t>
      </w:r>
      <w:r w:rsidR="00D124B1">
        <w:rPr>
          <w:rFonts w:eastAsia="Times New Roman" w:cs="Times New Roman"/>
          <w:color w:val="000000" w:themeColor="text1"/>
          <w:lang w:val="en-AU"/>
        </w:rPr>
        <w:t>categori</w:t>
      </w:r>
      <w:r w:rsidR="0048330E">
        <w:rPr>
          <w:rFonts w:eastAsia="Times New Roman" w:cs="Times New Roman"/>
          <w:color w:val="000000" w:themeColor="text1"/>
          <w:lang w:val="en-AU"/>
        </w:rPr>
        <w:t>s</w:t>
      </w:r>
      <w:r w:rsidR="00D124B1">
        <w:rPr>
          <w:rFonts w:eastAsia="Times New Roman" w:cs="Times New Roman"/>
          <w:color w:val="000000" w:themeColor="text1"/>
          <w:lang w:val="en-AU"/>
        </w:rPr>
        <w:t>ation</w:t>
      </w:r>
      <w:r w:rsidR="005E2C42">
        <w:rPr>
          <w:rFonts w:eastAsia="Times New Roman" w:cs="Times New Roman"/>
          <w:color w:val="000000" w:themeColor="text1"/>
          <w:lang w:val="en-AU"/>
        </w:rPr>
        <w:t>s</w:t>
      </w:r>
      <w:r w:rsidR="00D124B1" w:rsidRPr="008A2F74">
        <w:rPr>
          <w:rFonts w:eastAsia="Times New Roman" w:cs="Times New Roman"/>
          <w:color w:val="000000" w:themeColor="text1"/>
          <w:lang w:val="en-AU"/>
        </w:rPr>
        <w:t xml:space="preserve"> </w:t>
      </w:r>
      <w:r w:rsidRPr="008A2F74">
        <w:rPr>
          <w:rFonts w:eastAsia="Times New Roman" w:cs="Times New Roman"/>
          <w:color w:val="000000" w:themeColor="text1"/>
          <w:lang w:val="en-AU"/>
        </w:rPr>
        <w:t>emerged from the three foundational concepts of assessments: Assessment for Learning</w:t>
      </w:r>
      <w:r w:rsidR="00E31ACB" w:rsidRPr="008A2F74">
        <w:rPr>
          <w:rFonts w:eastAsia="Times New Roman" w:cs="Times New Roman"/>
          <w:color w:val="000000" w:themeColor="text1"/>
          <w:lang w:val="en-AU"/>
        </w:rPr>
        <w:t xml:space="preserve"> (</w:t>
      </w:r>
      <w:proofErr w:type="spellStart"/>
      <w:r w:rsidR="00E31ACB" w:rsidRPr="008A2F74">
        <w:rPr>
          <w:rFonts w:eastAsia="Times New Roman" w:cs="Times New Roman"/>
          <w:color w:val="000000" w:themeColor="text1"/>
          <w:lang w:val="en-AU"/>
        </w:rPr>
        <w:t>AfL</w:t>
      </w:r>
      <w:proofErr w:type="spellEnd"/>
      <w:r w:rsidR="00E31ACB" w:rsidRPr="008A2F74">
        <w:rPr>
          <w:rFonts w:eastAsia="Times New Roman" w:cs="Times New Roman"/>
          <w:color w:val="000000" w:themeColor="text1"/>
          <w:lang w:val="en-AU"/>
        </w:rPr>
        <w:t>)</w:t>
      </w:r>
      <w:r w:rsidRPr="008A2F74">
        <w:rPr>
          <w:rFonts w:eastAsia="Times New Roman" w:cs="Times New Roman"/>
          <w:color w:val="000000" w:themeColor="text1"/>
          <w:lang w:val="en-AU"/>
        </w:rPr>
        <w:t>, Asses</w:t>
      </w:r>
      <w:r w:rsidR="00105DBE">
        <w:rPr>
          <w:rFonts w:eastAsia="Times New Roman" w:cs="Times New Roman"/>
          <w:color w:val="000000" w:themeColor="text1"/>
          <w:lang w:val="en-AU"/>
        </w:rPr>
        <w:t>s</w:t>
      </w:r>
      <w:r w:rsidRPr="008A2F74">
        <w:rPr>
          <w:rFonts w:eastAsia="Times New Roman" w:cs="Times New Roman"/>
          <w:color w:val="000000" w:themeColor="text1"/>
          <w:lang w:val="en-AU"/>
        </w:rPr>
        <w:t>ment</w:t>
      </w:r>
      <w:r w:rsidR="00105DBE">
        <w:rPr>
          <w:rFonts w:eastAsia="Times New Roman" w:cs="Times New Roman"/>
          <w:color w:val="000000" w:themeColor="text1"/>
          <w:lang w:val="en-AU"/>
        </w:rPr>
        <w:t xml:space="preserve"> </w:t>
      </w:r>
      <w:r w:rsidRPr="008A2F74">
        <w:rPr>
          <w:rFonts w:eastAsia="Times New Roman" w:cs="Times New Roman"/>
          <w:color w:val="000000" w:themeColor="text1"/>
          <w:lang w:val="en-AU"/>
        </w:rPr>
        <w:t xml:space="preserve">of Learning </w:t>
      </w:r>
      <w:r w:rsidR="00E31ACB" w:rsidRPr="008A2F74">
        <w:rPr>
          <w:rFonts w:eastAsia="Times New Roman" w:cs="Times New Roman"/>
          <w:color w:val="000000" w:themeColor="text1"/>
          <w:lang w:val="en-AU"/>
        </w:rPr>
        <w:t>(</w:t>
      </w:r>
      <w:proofErr w:type="spellStart"/>
      <w:r w:rsidR="00E31ACB" w:rsidRPr="008A2F74">
        <w:rPr>
          <w:rFonts w:eastAsia="Times New Roman" w:cs="Times New Roman"/>
          <w:color w:val="000000" w:themeColor="text1"/>
          <w:lang w:val="en-AU"/>
        </w:rPr>
        <w:t>AoL</w:t>
      </w:r>
      <w:proofErr w:type="spellEnd"/>
      <w:r w:rsidR="00E31ACB" w:rsidRPr="008A2F74">
        <w:rPr>
          <w:rFonts w:eastAsia="Times New Roman" w:cs="Times New Roman"/>
          <w:color w:val="000000" w:themeColor="text1"/>
          <w:lang w:val="en-AU"/>
        </w:rPr>
        <w:t xml:space="preserve">) </w:t>
      </w:r>
      <w:r w:rsidRPr="008A2F74">
        <w:rPr>
          <w:rFonts w:eastAsia="Times New Roman" w:cs="Times New Roman"/>
          <w:color w:val="000000" w:themeColor="text1"/>
          <w:lang w:val="en-AU"/>
        </w:rPr>
        <w:t>and As</w:t>
      </w:r>
      <w:r w:rsidR="00105DBE">
        <w:rPr>
          <w:rFonts w:eastAsia="Times New Roman" w:cs="Times New Roman"/>
          <w:color w:val="000000" w:themeColor="text1"/>
          <w:lang w:val="en-AU"/>
        </w:rPr>
        <w:t>s</w:t>
      </w:r>
      <w:r w:rsidRPr="008A2F74">
        <w:rPr>
          <w:rFonts w:eastAsia="Times New Roman" w:cs="Times New Roman"/>
          <w:color w:val="000000" w:themeColor="text1"/>
          <w:lang w:val="en-AU"/>
        </w:rPr>
        <w:t>essment as Learning</w:t>
      </w:r>
      <w:r w:rsidR="00E31ACB" w:rsidRPr="008A2F74">
        <w:rPr>
          <w:rFonts w:eastAsia="Times New Roman" w:cs="Times New Roman"/>
          <w:color w:val="000000" w:themeColor="text1"/>
          <w:lang w:val="en-AU"/>
        </w:rPr>
        <w:t xml:space="preserve"> (</w:t>
      </w:r>
      <w:proofErr w:type="spellStart"/>
      <w:r w:rsidR="00E31ACB" w:rsidRPr="008A2F74">
        <w:rPr>
          <w:rFonts w:eastAsia="Times New Roman" w:cs="Times New Roman"/>
          <w:color w:val="000000" w:themeColor="text1"/>
          <w:lang w:val="en-AU"/>
        </w:rPr>
        <w:t>AaL</w:t>
      </w:r>
      <w:proofErr w:type="spellEnd"/>
      <w:r w:rsidR="00E31ACB" w:rsidRPr="008A2F74">
        <w:rPr>
          <w:rFonts w:eastAsia="Times New Roman" w:cs="Times New Roman"/>
          <w:color w:val="000000" w:themeColor="text1"/>
          <w:lang w:val="en-AU"/>
        </w:rPr>
        <w:t>)</w:t>
      </w:r>
      <w:r w:rsidRPr="008A2F74">
        <w:rPr>
          <w:rFonts w:eastAsia="Times New Roman" w:cs="Times New Roman"/>
          <w:color w:val="000000" w:themeColor="text1"/>
          <w:lang w:val="en-AU"/>
        </w:rPr>
        <w:t>. Asse</w:t>
      </w:r>
      <w:r w:rsidR="00105DBE">
        <w:rPr>
          <w:rFonts w:eastAsia="Times New Roman" w:cs="Times New Roman"/>
          <w:color w:val="000000" w:themeColor="text1"/>
          <w:lang w:val="en-AU"/>
        </w:rPr>
        <w:t>s</w:t>
      </w:r>
      <w:r w:rsidRPr="008A2F74">
        <w:rPr>
          <w:rFonts w:eastAsia="Times New Roman" w:cs="Times New Roman"/>
          <w:color w:val="000000" w:themeColor="text1"/>
          <w:lang w:val="en-AU"/>
        </w:rPr>
        <w:t xml:space="preserve">sment for Learning </w:t>
      </w:r>
      <w:r w:rsidR="00B625DF" w:rsidRPr="008A2F74">
        <w:rPr>
          <w:rFonts w:eastAsia="Times New Roman" w:cs="Times New Roman"/>
          <w:color w:val="000000" w:themeColor="text1"/>
        </w:rPr>
        <w:fldChar w:fldCharType="begin"/>
      </w:r>
      <w:r w:rsidR="00471467">
        <w:rPr>
          <w:rFonts w:eastAsia="Times New Roman" w:cs="Times New Roman"/>
          <w:color w:val="000000" w:themeColor="text1"/>
        </w:rPr>
        <w:instrText xml:space="preserve"> ADDIN EN.CITE &lt;EndNote&gt;&lt;Cite&gt;&lt;Author&gt;Wiliam&lt;/Author&gt;&lt;Year&gt;2011&lt;/Year&gt;&lt;RecNum&gt;136&lt;/RecNum&gt;&lt;DisplayText&gt;[88]&lt;/DisplayText&gt;&lt;record&gt;&lt;rec-number&gt;136&lt;/rec-number&gt;&lt;foreign-keys&gt;&lt;key app="EN" db-id="e9pxax9rpzaed9e0p5ipfrz6a2fderwaepaf" timestamp="1745388823"&gt;136&lt;/key&gt;&lt;/foreign-keys&gt;&lt;ref-type name="Journal Article"&gt;17&lt;/ref-type&gt;&lt;contributors&gt;&lt;authors&gt;&lt;author&gt;Wiliam, Dylan&lt;/author&gt;&lt;/authors&gt;&lt;/contributors&gt;&lt;titles&gt;&lt;title&gt;What is assessment for learning?&lt;/title&gt;&lt;secondary-title&gt;Studies in Educational Evaluation&lt;/secondary-title&gt;&lt;/titles&gt;&lt;periodical&gt;&lt;full-title&gt;Studies in Educational Evaluation&lt;/full-title&gt;&lt;/periodical&gt;&lt;pages&gt;3-14&lt;/pages&gt;&lt;volume&gt;37&lt;/volume&gt;&lt;number&gt;1&lt;/number&gt;&lt;keywords&gt;&lt;keyword&gt;Formative assessment&lt;/keyword&gt;&lt;keyword&gt;Assessment for learning&lt;/keyword&gt;&lt;keyword&gt;Feedback&lt;/keyword&gt;&lt;/keywords&gt;&lt;dates&gt;&lt;year&gt;2011&lt;/year&gt;&lt;pub-dates&gt;&lt;date&gt;2011/03/01/&lt;/date&gt;&lt;/pub-dates&gt;&lt;/dates&gt;&lt;isbn&gt;0191-491X&lt;/isbn&gt;&lt;urls&gt;&lt;related-urls&gt;&lt;url&gt;https://www.sciencedirect.com/science/article/pii/S0191491X11000149&lt;/url&gt;&lt;/related-urls&gt;&lt;/urls&gt;&lt;electronic-resource-num&gt;https://doi.org/10.1016/j.stueduc.2011.03.001&lt;/electronic-resource-num&gt;&lt;/record&gt;&lt;/Cite&gt;&lt;/EndNote&gt;</w:instrText>
      </w:r>
      <w:r w:rsidR="00B625DF" w:rsidRPr="008A2F74">
        <w:rPr>
          <w:rFonts w:eastAsia="Times New Roman" w:cs="Times New Roman"/>
          <w:color w:val="000000" w:themeColor="text1"/>
        </w:rPr>
        <w:fldChar w:fldCharType="separate"/>
      </w:r>
      <w:r w:rsidR="00471467">
        <w:rPr>
          <w:rFonts w:eastAsia="Times New Roman" w:cs="Times New Roman"/>
          <w:noProof/>
          <w:color w:val="000000" w:themeColor="text1"/>
        </w:rPr>
        <w:t>[</w:t>
      </w:r>
      <w:hyperlink w:anchor="_ENREF_88" w:tooltip="Wiliam, 2011 #136" w:history="1">
        <w:r w:rsidR="00471467">
          <w:rPr>
            <w:rFonts w:eastAsia="Times New Roman" w:cs="Times New Roman"/>
            <w:noProof/>
            <w:color w:val="000000" w:themeColor="text1"/>
          </w:rPr>
          <w:t>88</w:t>
        </w:r>
      </w:hyperlink>
      <w:r w:rsidR="00471467">
        <w:rPr>
          <w:rFonts w:eastAsia="Times New Roman" w:cs="Times New Roman"/>
          <w:noProof/>
          <w:color w:val="000000" w:themeColor="text1"/>
        </w:rPr>
        <w:t>]</w:t>
      </w:r>
      <w:r w:rsidR="00B625DF" w:rsidRPr="008A2F74">
        <w:rPr>
          <w:rFonts w:eastAsia="Times New Roman" w:cs="Times New Roman"/>
          <w:color w:val="000000" w:themeColor="text1"/>
        </w:rPr>
        <w:fldChar w:fldCharType="end"/>
      </w:r>
      <w:r w:rsidRPr="008A2F74">
        <w:rPr>
          <w:rFonts w:eastAsia="Times New Roman" w:cs="Times New Roman"/>
          <w:color w:val="000000" w:themeColor="text1"/>
          <w:lang w:val="en-AU"/>
        </w:rPr>
        <w:t xml:space="preserve"> involves the information for improved performance and further actions to improve learning. Assessment of Learning </w:t>
      </w:r>
      <w:r w:rsidR="00B625DF" w:rsidRPr="008A2F74">
        <w:rPr>
          <w:rFonts w:eastAsia="Times New Roman" w:cs="Times New Roman"/>
        </w:rPr>
        <w:fldChar w:fldCharType="begin"/>
      </w:r>
      <w:r w:rsidR="00471467">
        <w:rPr>
          <w:rFonts w:eastAsia="Times New Roman" w:cs="Times New Roman"/>
        </w:rPr>
        <w:instrText xml:space="preserve"> ADDIN EN.CITE &lt;EndNote&gt;&lt;Cite&gt;&lt;Author&gt;Crooks&lt;/Author&gt;&lt;Year&gt;2011&lt;/Year&gt;&lt;RecNum&gt;137&lt;/RecNum&gt;&lt;DisplayText&gt;[89]&lt;/DisplayText&gt;&lt;record&gt;&lt;rec-number&gt;137&lt;/rec-number&gt;&lt;foreign-keys&gt;&lt;key app="EN" db-id="e9pxax9rpzaed9e0p5ipfrz6a2fderwaepaf" timestamp="1745388935"&gt;137&lt;/key&gt;&lt;/foreign-keys&gt;&lt;ref-type name="Journal Article"&gt;17&lt;/ref-type&gt;&lt;contributors&gt;&lt;authors&gt;&lt;author&gt;Crooks, Terry&lt;/author&gt;&lt;/authors&gt;&lt;/contributors&gt;&lt;titles&gt;&lt;title&gt;Assessment for learning in the accountability era: New Zealand&lt;/title&gt;&lt;secondary-title&gt;Studies in Educational Evaluation&lt;/secondary-title&gt;&lt;/titles&gt;&lt;periodical&gt;&lt;full-title&gt;Studies in Educational Evaluation&lt;/full-title&gt;&lt;/periodical&gt;&lt;pages&gt;71-77&lt;/pages&gt;&lt;volume&gt;37&lt;/volume&gt;&lt;number&gt;1&lt;/number&gt;&lt;keywords&gt;&lt;keyword&gt;Assessment&lt;/keyword&gt;&lt;keyword&gt;Learning&lt;/keyword&gt;&lt;keyword&gt;Accountability&lt;/keyword&gt;&lt;keyword&gt;New Zealand&lt;/keyword&gt;&lt;/keywords&gt;&lt;dates&gt;&lt;year&gt;2011&lt;/year&gt;&lt;pub-dates&gt;&lt;date&gt;2011/03/01/&lt;/date&gt;&lt;/pub-dates&gt;&lt;/dates&gt;&lt;isbn&gt;0191-491X&lt;/isbn&gt;&lt;urls&gt;&lt;related-urls&gt;&lt;url&gt;https://www.sciencedirect.com/science/article/pii/S0191491X11000150&lt;/url&gt;&lt;/related-urls&gt;&lt;/urls&gt;&lt;electronic-resource-num&gt;https://doi.org/10.1016/j.stueduc.2011.03.002&lt;/electronic-resource-num&gt;&lt;/record&gt;&lt;/Cite&gt;&lt;/EndNote&gt;</w:instrText>
      </w:r>
      <w:r w:rsidR="00B625DF" w:rsidRPr="008A2F74">
        <w:rPr>
          <w:rFonts w:eastAsia="Times New Roman" w:cs="Times New Roman"/>
        </w:rPr>
        <w:fldChar w:fldCharType="separate"/>
      </w:r>
      <w:r w:rsidR="00471467">
        <w:rPr>
          <w:rFonts w:eastAsia="Times New Roman" w:cs="Times New Roman"/>
          <w:noProof/>
        </w:rPr>
        <w:t>[</w:t>
      </w:r>
      <w:hyperlink w:anchor="_ENREF_89" w:tooltip="Crooks, 2011 #137" w:history="1">
        <w:r w:rsidR="00471467">
          <w:rPr>
            <w:rFonts w:eastAsia="Times New Roman" w:cs="Times New Roman"/>
            <w:noProof/>
          </w:rPr>
          <w:t>89</w:t>
        </w:r>
      </w:hyperlink>
      <w:r w:rsidR="00471467">
        <w:rPr>
          <w:rFonts w:eastAsia="Times New Roman" w:cs="Times New Roman"/>
          <w:noProof/>
        </w:rPr>
        <w:t>]</w:t>
      </w:r>
      <w:r w:rsidR="00B625DF" w:rsidRPr="008A2F74">
        <w:rPr>
          <w:rFonts w:eastAsia="Times New Roman" w:cs="Times New Roman"/>
        </w:rPr>
        <w:fldChar w:fldCharType="end"/>
      </w:r>
      <w:r w:rsidRPr="008A2F74">
        <w:rPr>
          <w:rFonts w:eastAsia="Times New Roman" w:cs="Times New Roman"/>
          <w:lang w:val="en-AU"/>
        </w:rPr>
        <w:t xml:space="preserve"> </w:t>
      </w:r>
      <w:r w:rsidRPr="008A2F74">
        <w:rPr>
          <w:rFonts w:eastAsia="Times New Roman" w:cs="Times New Roman"/>
          <w:color w:val="000000" w:themeColor="text1"/>
          <w:lang w:val="en-AU"/>
        </w:rPr>
        <w:t xml:space="preserve">is judging the performance and measuring outcomes after the learning activity. Assessment as Learning </w:t>
      </w:r>
      <w:r w:rsidR="00B625DF" w:rsidRPr="008A2F74">
        <w:rPr>
          <w:rFonts w:eastAsia="Times New Roman" w:cs="Times New Roman"/>
          <w:color w:val="000000" w:themeColor="text1"/>
        </w:rPr>
        <w:fldChar w:fldCharType="begin"/>
      </w:r>
      <w:r w:rsidR="00471467">
        <w:rPr>
          <w:rFonts w:eastAsia="Times New Roman" w:cs="Times New Roman"/>
          <w:color w:val="000000" w:themeColor="text1"/>
        </w:rPr>
        <w:instrText xml:space="preserve"> ADDIN EN.CITE &lt;EndNote&gt;&lt;Cite&gt;&lt;Author&gt;Earl&lt;/Author&gt;&lt;Year&gt;2012&lt;/Year&gt;&lt;RecNum&gt;138&lt;/RecNum&gt;&lt;DisplayText&gt;[90]&lt;/DisplayText&gt;&lt;record&gt;&lt;rec-number&gt;138&lt;/rec-number&gt;&lt;foreign-keys&gt;&lt;key app="EN" db-id="e9pxax9rpzaed9e0p5ipfrz6a2fderwaepaf" timestamp="1745389008"&gt;138&lt;/key&gt;&lt;/foreign-keys&gt;&lt;ref-type name="Book"&gt;6&lt;/ref-type&gt;&lt;contributors&gt;&lt;authors&gt;&lt;author&gt;Earl, Lorna M&lt;/author&gt;&lt;/authors&gt;&lt;/contributors&gt;&lt;titles&gt;&lt;title&gt;Assessment as learning: Using classroom assessment to maximize student learning&lt;/title&gt;&lt;/titles&gt;&lt;dates&gt;&lt;year&gt;2012&lt;/year&gt;&lt;/dates&gt;&lt;publisher&gt;Corwin press&lt;/publisher&gt;&lt;isbn&gt;1452279438&lt;/isbn&gt;&lt;urls&gt;&lt;/urls&gt;&lt;/record&gt;&lt;/Cite&gt;&lt;/EndNote&gt;</w:instrText>
      </w:r>
      <w:r w:rsidR="00B625DF" w:rsidRPr="008A2F74">
        <w:rPr>
          <w:rFonts w:eastAsia="Times New Roman" w:cs="Times New Roman"/>
          <w:color w:val="000000" w:themeColor="text1"/>
        </w:rPr>
        <w:fldChar w:fldCharType="separate"/>
      </w:r>
      <w:r w:rsidR="00471467">
        <w:rPr>
          <w:rFonts w:eastAsia="Times New Roman" w:cs="Times New Roman"/>
          <w:noProof/>
          <w:color w:val="000000" w:themeColor="text1"/>
        </w:rPr>
        <w:t>[</w:t>
      </w:r>
      <w:hyperlink w:anchor="_ENREF_90" w:tooltip="Earl, 2012 #138" w:history="1">
        <w:r w:rsidR="00471467">
          <w:rPr>
            <w:rFonts w:eastAsia="Times New Roman" w:cs="Times New Roman"/>
            <w:noProof/>
            <w:color w:val="000000" w:themeColor="text1"/>
          </w:rPr>
          <w:t>90</w:t>
        </w:r>
      </w:hyperlink>
      <w:r w:rsidR="00471467">
        <w:rPr>
          <w:rFonts w:eastAsia="Times New Roman" w:cs="Times New Roman"/>
          <w:noProof/>
          <w:color w:val="000000" w:themeColor="text1"/>
        </w:rPr>
        <w:t>]</w:t>
      </w:r>
      <w:r w:rsidR="00B625DF" w:rsidRPr="008A2F74">
        <w:rPr>
          <w:rFonts w:eastAsia="Times New Roman" w:cs="Times New Roman"/>
          <w:color w:val="000000" w:themeColor="text1"/>
        </w:rPr>
        <w:fldChar w:fldCharType="end"/>
      </w:r>
      <w:r w:rsidRPr="008A2F74">
        <w:rPr>
          <w:rFonts w:eastAsia="Times New Roman" w:cs="Times New Roman"/>
          <w:color w:val="000000" w:themeColor="text1"/>
          <w:lang w:val="en-AU"/>
        </w:rPr>
        <w:t xml:space="preserve"> involves student</w:t>
      </w:r>
      <w:r w:rsidR="00B04591" w:rsidRPr="008A2F74">
        <w:rPr>
          <w:rFonts w:eastAsia="Times New Roman" w:cs="Times New Roman"/>
          <w:color w:val="000000" w:themeColor="text1"/>
          <w:lang w:val="en-AU"/>
        </w:rPr>
        <w:t>s</w:t>
      </w:r>
      <w:r w:rsidRPr="008A2F74">
        <w:rPr>
          <w:rFonts w:eastAsia="Times New Roman" w:cs="Times New Roman"/>
          <w:color w:val="000000" w:themeColor="text1"/>
          <w:lang w:val="en-AU"/>
        </w:rPr>
        <w:t xml:space="preserve"> in self-assessment and self-directed learning to </w:t>
      </w:r>
      <w:r w:rsidR="00031C5F">
        <w:rPr>
          <w:rFonts w:eastAsia="Times New Roman" w:cs="Times New Roman"/>
          <w:color w:val="000000" w:themeColor="text1"/>
          <w:lang w:val="en-AU"/>
        </w:rPr>
        <w:t>enhanc</w:t>
      </w:r>
      <w:r w:rsidRPr="008A2F74">
        <w:rPr>
          <w:rFonts w:eastAsia="Times New Roman" w:cs="Times New Roman"/>
          <w:color w:val="000000" w:themeColor="text1"/>
          <w:lang w:val="en-AU"/>
        </w:rPr>
        <w:t xml:space="preserve">e the learning process. </w:t>
      </w:r>
    </w:p>
    <w:p w14:paraId="20FA0332" w14:textId="1524B289" w:rsidR="76289F96" w:rsidRPr="008A2F74" w:rsidRDefault="00203555" w:rsidP="00D577FF">
      <w:pPr>
        <w:spacing w:line="276" w:lineRule="auto"/>
        <w:jc w:val="both"/>
        <w:rPr>
          <w:rFonts w:eastAsia="Times New Roman" w:cs="Times New Roman"/>
          <w:color w:val="000000" w:themeColor="text1"/>
        </w:rPr>
      </w:pPr>
      <w:r>
        <w:rPr>
          <w:rFonts w:eastAsia="Times New Roman" w:cs="Times New Roman"/>
          <w:color w:val="000000" w:themeColor="text1"/>
        </w:rPr>
        <w:t>This paper relates</w:t>
      </w:r>
      <w:r w:rsidR="76289F96" w:rsidRPr="008A2F74">
        <w:rPr>
          <w:rFonts w:eastAsia="Times New Roman" w:cs="Times New Roman"/>
          <w:color w:val="000000" w:themeColor="text1"/>
        </w:rPr>
        <w:t xml:space="preserve"> </w:t>
      </w:r>
      <w:r w:rsidR="00D50741">
        <w:rPr>
          <w:rFonts w:eastAsia="Times New Roman" w:cs="Times New Roman"/>
          <w:color w:val="000000" w:themeColor="text1"/>
        </w:rPr>
        <w:t>f</w:t>
      </w:r>
      <w:r w:rsidR="76289F96" w:rsidRPr="008A2F74">
        <w:rPr>
          <w:rFonts w:eastAsia="Times New Roman" w:cs="Times New Roman"/>
          <w:color w:val="000000" w:themeColor="text1"/>
        </w:rPr>
        <w:t xml:space="preserve">ormative </w:t>
      </w:r>
      <w:r w:rsidR="00D50741">
        <w:rPr>
          <w:rFonts w:eastAsia="Times New Roman" w:cs="Times New Roman"/>
          <w:color w:val="000000" w:themeColor="text1"/>
        </w:rPr>
        <w:t>a</w:t>
      </w:r>
      <w:r w:rsidR="76289F96" w:rsidRPr="008A2F74">
        <w:rPr>
          <w:rFonts w:eastAsia="Times New Roman" w:cs="Times New Roman"/>
          <w:color w:val="000000" w:themeColor="text1"/>
        </w:rPr>
        <w:t xml:space="preserve">ssessment </w:t>
      </w:r>
      <w:r w:rsidR="00D50741">
        <w:rPr>
          <w:rFonts w:eastAsia="Times New Roman" w:cs="Times New Roman"/>
          <w:color w:val="000000" w:themeColor="text1"/>
        </w:rPr>
        <w:t>s</w:t>
      </w:r>
      <w:r w:rsidR="76289F96" w:rsidRPr="008A2F74">
        <w:rPr>
          <w:rFonts w:eastAsia="Times New Roman" w:cs="Times New Roman"/>
          <w:color w:val="000000" w:themeColor="text1"/>
        </w:rPr>
        <w:t>trategies</w:t>
      </w:r>
      <w:r w:rsidR="00031C5F">
        <w:rPr>
          <w:rFonts w:eastAsia="Times New Roman" w:cs="Times New Roman"/>
          <w:color w:val="000000" w:themeColor="text1"/>
        </w:rPr>
        <w:t>, summative assessment practices, and experiential assessment techniques</w:t>
      </w:r>
      <w:r w:rsidR="76289F96" w:rsidRPr="008A2F74">
        <w:rPr>
          <w:rFonts w:eastAsia="Times New Roman" w:cs="Times New Roman"/>
          <w:color w:val="000000" w:themeColor="text1"/>
        </w:rPr>
        <w:t xml:space="preserve"> to </w:t>
      </w:r>
      <w:proofErr w:type="spellStart"/>
      <w:r w:rsidR="76289F96" w:rsidRPr="008A2F74">
        <w:rPr>
          <w:rFonts w:eastAsia="Times New Roman" w:cs="Times New Roman"/>
          <w:color w:val="000000" w:themeColor="text1"/>
        </w:rPr>
        <w:t>AfL</w:t>
      </w:r>
      <w:proofErr w:type="spellEnd"/>
      <w:r w:rsidR="76289F96" w:rsidRPr="008A2F74">
        <w:rPr>
          <w:rFonts w:eastAsia="Times New Roman" w:cs="Times New Roman"/>
          <w:color w:val="000000" w:themeColor="text1"/>
        </w:rPr>
        <w:t xml:space="preserve">. </w:t>
      </w:r>
      <w:r w:rsidR="00EA3731" w:rsidRPr="008A2F74">
        <w:rPr>
          <w:rFonts w:eastAsia="Times New Roman" w:cs="Times New Roman"/>
          <w:color w:val="000000" w:themeColor="text1"/>
        </w:rPr>
        <w:t>T</w:t>
      </w:r>
      <w:r w:rsidR="76289F96" w:rsidRPr="008A2F74">
        <w:rPr>
          <w:rFonts w:eastAsia="Times New Roman" w:cs="Times New Roman"/>
          <w:color w:val="000000" w:themeColor="text1"/>
        </w:rPr>
        <w:t>he fourth theme, Technology Assessment Tools</w:t>
      </w:r>
      <w:r w:rsidR="00EA3731" w:rsidRPr="008A2F74">
        <w:rPr>
          <w:rFonts w:eastAsia="Times New Roman" w:cs="Times New Roman"/>
          <w:color w:val="000000" w:themeColor="text1"/>
        </w:rPr>
        <w:t>, supplements</w:t>
      </w:r>
      <w:r w:rsidR="76289F96" w:rsidRPr="008A2F74">
        <w:rPr>
          <w:rFonts w:eastAsia="Times New Roman" w:cs="Times New Roman"/>
          <w:color w:val="000000" w:themeColor="text1"/>
        </w:rPr>
        <w:t xml:space="preserve"> the other three assessment methods since it is incorporated in</w:t>
      </w:r>
      <w:r w:rsidR="00EA3731" w:rsidRPr="008A2F74">
        <w:rPr>
          <w:rFonts w:eastAsia="Times New Roman" w:cs="Times New Roman"/>
          <w:color w:val="000000" w:themeColor="text1"/>
        </w:rPr>
        <w:t>to</w:t>
      </w:r>
      <w:r w:rsidR="76289F96" w:rsidRPr="008A2F74">
        <w:rPr>
          <w:rFonts w:eastAsia="Times New Roman" w:cs="Times New Roman"/>
          <w:color w:val="000000" w:themeColor="text1"/>
        </w:rPr>
        <w:t xml:space="preserve"> online tools or platform</w:t>
      </w:r>
      <w:r w:rsidR="00EA3731" w:rsidRPr="008A2F74">
        <w:rPr>
          <w:rFonts w:eastAsia="Times New Roman" w:cs="Times New Roman"/>
          <w:color w:val="000000" w:themeColor="text1"/>
        </w:rPr>
        <w:t>s</w:t>
      </w:r>
      <w:r w:rsidR="76289F96" w:rsidRPr="008A2F74">
        <w:rPr>
          <w:rFonts w:eastAsia="Times New Roman" w:cs="Times New Roman"/>
          <w:color w:val="000000" w:themeColor="text1"/>
        </w:rPr>
        <w:t xml:space="preserve"> for assessment purposes </w:t>
      </w:r>
      <w:r w:rsidR="00EA3731" w:rsidRPr="008A2F74">
        <w:rPr>
          <w:rFonts w:eastAsia="Times New Roman" w:cs="Times New Roman"/>
          <w:color w:val="000000" w:themeColor="text1"/>
        </w:rPr>
        <w:t>that</w:t>
      </w:r>
      <w:r w:rsidR="76289F96" w:rsidRPr="008A2F74">
        <w:rPr>
          <w:rFonts w:eastAsia="Times New Roman" w:cs="Times New Roman"/>
          <w:color w:val="000000" w:themeColor="text1"/>
        </w:rPr>
        <w:t xml:space="preserve"> can provide instan</w:t>
      </w:r>
      <w:r w:rsidR="00F13827" w:rsidRPr="008A2F74">
        <w:rPr>
          <w:rFonts w:eastAsia="Times New Roman" w:cs="Times New Roman"/>
          <w:color w:val="000000" w:themeColor="text1"/>
        </w:rPr>
        <w:t>t</w:t>
      </w:r>
      <w:r w:rsidR="76289F96" w:rsidRPr="008A2F74">
        <w:rPr>
          <w:rFonts w:eastAsia="Times New Roman" w:cs="Times New Roman"/>
          <w:color w:val="000000" w:themeColor="text1"/>
        </w:rPr>
        <w:t xml:space="preserve"> feedback and grading.</w:t>
      </w:r>
    </w:p>
    <w:p w14:paraId="4BBE5FB9" w14:textId="09E723F8" w:rsidR="004C4B88" w:rsidRPr="008A2F74" w:rsidRDefault="000465A9" w:rsidP="00D577FF">
      <w:pPr>
        <w:keepNext/>
        <w:spacing w:line="276" w:lineRule="auto"/>
        <w:jc w:val="center"/>
        <w:rPr>
          <w:rFonts w:cs="Times New Roman"/>
        </w:rPr>
      </w:pPr>
      <w:r w:rsidRPr="008A2F74">
        <w:rPr>
          <w:rFonts w:cs="Times New Roman"/>
          <w:noProof/>
        </w:rPr>
        <w:drawing>
          <wp:inline distT="0" distB="0" distL="0" distR="0" wp14:anchorId="7CFED81D" wp14:editId="69D07AD8">
            <wp:extent cx="4045057" cy="2489835"/>
            <wp:effectExtent l="0" t="0" r="6350" b="12065"/>
            <wp:docPr id="1983916332" name="Chart 1">
              <a:extLst xmlns:a="http://schemas.openxmlformats.org/drawingml/2006/main">
                <a:ext uri="{FF2B5EF4-FFF2-40B4-BE49-F238E27FC236}">
                  <a16:creationId xmlns:a16="http://schemas.microsoft.com/office/drawing/2014/main" id="{8010931E-0AF4-4262-C0CD-AA460EAC97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EF93596" w14:textId="23D0A99E" w:rsidR="00031C5F" w:rsidRPr="00340FC3" w:rsidRDefault="00031C5F" w:rsidP="00BF7C7A">
      <w:pPr>
        <w:pStyle w:val="Figurecaption"/>
      </w:pPr>
      <w:bookmarkStart w:id="5" w:name="_Ref196474020"/>
      <w:r w:rsidRPr="00340FC3">
        <w:t xml:space="preserve">Figure </w:t>
      </w:r>
      <w:r w:rsidR="0078395B">
        <w:fldChar w:fldCharType="begin"/>
      </w:r>
      <w:r w:rsidR="0078395B">
        <w:instrText xml:space="preserve"> SEQ Figure \* ARABIC </w:instrText>
      </w:r>
      <w:r w:rsidR="0078395B">
        <w:fldChar w:fldCharType="separate"/>
      </w:r>
      <w:r w:rsidR="00AC0657">
        <w:rPr>
          <w:noProof/>
        </w:rPr>
        <w:t>3</w:t>
      </w:r>
      <w:r w:rsidR="0078395B">
        <w:rPr>
          <w:noProof/>
        </w:rPr>
        <w:fldChar w:fldCharType="end"/>
      </w:r>
      <w:bookmarkEnd w:id="5"/>
      <w:r w:rsidRPr="00340FC3">
        <w:t>: A chart showing the frequency of occurrence of studies in each assessment theme</w:t>
      </w:r>
    </w:p>
    <w:p w14:paraId="0361859E" w14:textId="0C6A9F88" w:rsidR="0D10025E" w:rsidRPr="00A57BA6" w:rsidRDefault="00A37F62" w:rsidP="00D577FF">
      <w:pPr>
        <w:spacing w:line="276" w:lineRule="auto"/>
        <w:jc w:val="both"/>
        <w:rPr>
          <w:rFonts w:eastAsia="Times New Roman" w:cs="Times New Roman"/>
        </w:rPr>
      </w:pPr>
      <w:r w:rsidRPr="00416022">
        <w:rPr>
          <w:rFonts w:eastAsia="Times New Roman" w:cs="Times New Roman"/>
          <w:i/>
          <w:iCs/>
        </w:rPr>
        <w:fldChar w:fldCharType="begin"/>
      </w:r>
      <w:r w:rsidRPr="00416022">
        <w:rPr>
          <w:rFonts w:eastAsia="Times New Roman" w:cs="Times New Roman"/>
          <w:i/>
          <w:iCs/>
        </w:rPr>
        <w:instrText xml:space="preserve"> REF _Ref196474020 \h </w:instrText>
      </w:r>
      <w:r w:rsidR="00246339" w:rsidRPr="00416022">
        <w:rPr>
          <w:rFonts w:eastAsia="Times New Roman" w:cs="Times New Roman"/>
          <w:i/>
          <w:iCs/>
        </w:rPr>
        <w:instrText xml:space="preserve"> \* MERGEFORMAT </w:instrText>
      </w:r>
      <w:r w:rsidRPr="00416022">
        <w:rPr>
          <w:rFonts w:eastAsia="Times New Roman" w:cs="Times New Roman"/>
          <w:i/>
          <w:iCs/>
        </w:rPr>
      </w:r>
      <w:r w:rsidRPr="00416022">
        <w:rPr>
          <w:rFonts w:eastAsia="Times New Roman" w:cs="Times New Roman"/>
          <w:i/>
          <w:iCs/>
        </w:rPr>
        <w:fldChar w:fldCharType="separate"/>
      </w:r>
      <w:r w:rsidR="00AC0657" w:rsidRPr="00AC0657">
        <w:rPr>
          <w:rFonts w:cs="Times New Roman"/>
          <w:i/>
          <w:iCs/>
        </w:rPr>
        <w:t>Figure 3</w:t>
      </w:r>
      <w:r w:rsidRPr="00416022">
        <w:rPr>
          <w:rFonts w:eastAsia="Times New Roman" w:cs="Times New Roman"/>
          <w:i/>
          <w:iCs/>
        </w:rPr>
        <w:fldChar w:fldCharType="end"/>
      </w:r>
      <w:r w:rsidR="0D10025E" w:rsidRPr="008A2F74">
        <w:rPr>
          <w:rFonts w:eastAsia="Times New Roman" w:cs="Times New Roman"/>
        </w:rPr>
        <w:t xml:space="preserve"> </w:t>
      </w:r>
      <w:r w:rsidR="0D10025E" w:rsidRPr="008A2F74">
        <w:rPr>
          <w:rFonts w:eastAsia="Times New Roman" w:cs="Times New Roman"/>
          <w:color w:val="000000" w:themeColor="text1"/>
        </w:rPr>
        <w:t xml:space="preserve">shows </w:t>
      </w:r>
      <w:r w:rsidR="004F4A53" w:rsidRPr="008A2F74">
        <w:rPr>
          <w:rFonts w:eastAsia="Times New Roman" w:cs="Times New Roman"/>
          <w:color w:val="000000" w:themeColor="text1"/>
        </w:rPr>
        <w:t xml:space="preserve">the </w:t>
      </w:r>
      <w:r w:rsidR="0D10025E" w:rsidRPr="008A2F74">
        <w:rPr>
          <w:rFonts w:eastAsia="Times New Roman" w:cs="Times New Roman"/>
          <w:color w:val="000000" w:themeColor="text1"/>
        </w:rPr>
        <w:t xml:space="preserve">frequency of assessment methods by the themes </w:t>
      </w:r>
      <w:r w:rsidR="00145584">
        <w:rPr>
          <w:rFonts w:eastAsia="Times New Roman" w:cs="Times New Roman"/>
          <w:color w:val="000000" w:themeColor="text1"/>
        </w:rPr>
        <w:t>extracted</w:t>
      </w:r>
      <w:r w:rsidR="00145584" w:rsidRPr="008A2F74">
        <w:rPr>
          <w:rFonts w:eastAsia="Times New Roman" w:cs="Times New Roman"/>
          <w:color w:val="000000" w:themeColor="text1"/>
        </w:rPr>
        <w:t xml:space="preserve"> </w:t>
      </w:r>
      <w:r w:rsidR="0D10025E" w:rsidRPr="008A2F74">
        <w:rPr>
          <w:rFonts w:eastAsia="Times New Roman" w:cs="Times New Roman"/>
          <w:color w:val="000000" w:themeColor="text1"/>
        </w:rPr>
        <w:t>from the reviewed articles</w:t>
      </w:r>
      <w:r w:rsidR="004F4A53" w:rsidRPr="008A2F74">
        <w:rPr>
          <w:rFonts w:eastAsia="Times New Roman" w:cs="Times New Roman"/>
          <w:color w:val="000000" w:themeColor="text1"/>
        </w:rPr>
        <w:t>,</w:t>
      </w:r>
      <w:r w:rsidR="0D10025E" w:rsidRPr="008A2F74">
        <w:rPr>
          <w:rFonts w:eastAsia="Times New Roman" w:cs="Times New Roman"/>
          <w:color w:val="000000" w:themeColor="text1"/>
        </w:rPr>
        <w:t xml:space="preserve"> </w:t>
      </w:r>
      <w:r w:rsidR="004F4A53" w:rsidRPr="008A2F74">
        <w:rPr>
          <w:rFonts w:eastAsia="Times New Roman" w:cs="Times New Roman"/>
          <w:color w:val="000000" w:themeColor="text1"/>
        </w:rPr>
        <w:t>in</w:t>
      </w:r>
      <w:r w:rsidR="0D10025E" w:rsidRPr="008A2F74">
        <w:rPr>
          <w:rFonts w:eastAsia="Times New Roman" w:cs="Times New Roman"/>
          <w:color w:val="000000" w:themeColor="text1"/>
        </w:rPr>
        <w:t xml:space="preserve"> which summative and formative assessment strategies </w:t>
      </w:r>
      <w:r w:rsidR="00A57BA6">
        <w:rPr>
          <w:rFonts w:eastAsia="Times New Roman" w:cs="Times New Roman"/>
          <w:color w:val="000000" w:themeColor="text1"/>
        </w:rPr>
        <w:t>were</w:t>
      </w:r>
      <w:r w:rsidR="00A96A0F">
        <w:rPr>
          <w:rFonts w:eastAsia="Times New Roman" w:cs="Times New Roman"/>
          <w:color w:val="000000" w:themeColor="text1"/>
        </w:rPr>
        <w:t xml:space="preserve"> reported to be </w:t>
      </w:r>
      <w:r w:rsidR="0D10025E" w:rsidRPr="008A2F74">
        <w:rPr>
          <w:rFonts w:eastAsia="Times New Roman" w:cs="Times New Roman"/>
          <w:color w:val="000000" w:themeColor="text1"/>
        </w:rPr>
        <w:t>wid</w:t>
      </w:r>
      <w:r w:rsidR="00A57BA6">
        <w:rPr>
          <w:rFonts w:eastAsia="Times New Roman" w:cs="Times New Roman"/>
          <w:color w:val="000000" w:themeColor="text1"/>
        </w:rPr>
        <w:t>el</w:t>
      </w:r>
      <w:r w:rsidR="0D10025E" w:rsidRPr="008A2F74">
        <w:rPr>
          <w:rFonts w:eastAsia="Times New Roman" w:cs="Times New Roman"/>
          <w:color w:val="000000" w:themeColor="text1"/>
        </w:rPr>
        <w:t xml:space="preserve">y used. </w:t>
      </w:r>
      <w:r w:rsidR="004F4A53" w:rsidRPr="008A2F74">
        <w:rPr>
          <w:rFonts w:eastAsia="Times New Roman" w:cs="Times New Roman"/>
          <w:color w:val="000000" w:themeColor="text1"/>
        </w:rPr>
        <w:t>Most</w:t>
      </w:r>
      <w:r w:rsidR="0D10025E" w:rsidRPr="008A2F74">
        <w:rPr>
          <w:rFonts w:eastAsia="Times New Roman" w:cs="Times New Roman"/>
          <w:color w:val="000000" w:themeColor="text1"/>
        </w:rPr>
        <w:t xml:space="preserve"> paper</w:t>
      </w:r>
      <w:r w:rsidR="00F7109E" w:rsidRPr="008A2F74">
        <w:rPr>
          <w:rFonts w:eastAsia="Times New Roman" w:cs="Times New Roman"/>
          <w:color w:val="000000" w:themeColor="text1"/>
        </w:rPr>
        <w:t>s</w:t>
      </w:r>
      <w:r w:rsidR="0D10025E" w:rsidRPr="008A2F74">
        <w:rPr>
          <w:rFonts w:eastAsia="Times New Roman" w:cs="Times New Roman"/>
          <w:color w:val="000000" w:themeColor="text1"/>
        </w:rPr>
        <w:t xml:space="preserve"> mentioned </w:t>
      </w:r>
      <w:r w:rsidR="004F4A53" w:rsidRPr="008A2F74">
        <w:rPr>
          <w:rFonts w:eastAsia="Times New Roman" w:cs="Times New Roman"/>
          <w:color w:val="000000" w:themeColor="text1"/>
        </w:rPr>
        <w:t>using</w:t>
      </w:r>
      <w:r w:rsidR="0D10025E" w:rsidRPr="008A2F74">
        <w:rPr>
          <w:rFonts w:eastAsia="Times New Roman" w:cs="Times New Roman"/>
          <w:color w:val="000000" w:themeColor="text1"/>
        </w:rPr>
        <w:t xml:space="preserve"> more than two assessment approaches to assess </w:t>
      </w:r>
      <w:r w:rsidR="004F4A53" w:rsidRPr="008A2F74">
        <w:rPr>
          <w:rFonts w:eastAsia="Times New Roman" w:cs="Times New Roman"/>
          <w:color w:val="000000" w:themeColor="text1"/>
        </w:rPr>
        <w:t>students' learning</w:t>
      </w:r>
      <w:r w:rsidR="00F7109E" w:rsidRPr="008A2F74">
        <w:rPr>
          <w:rFonts w:eastAsia="Times New Roman" w:cs="Times New Roman"/>
          <w:color w:val="000000" w:themeColor="text1"/>
        </w:rPr>
        <w:t>, w</w:t>
      </w:r>
      <w:r w:rsidR="0D10025E" w:rsidRPr="008A2F74">
        <w:rPr>
          <w:rFonts w:eastAsia="Times New Roman" w:cs="Times New Roman"/>
          <w:color w:val="000000" w:themeColor="text1"/>
        </w:rPr>
        <w:t xml:space="preserve">hile </w:t>
      </w:r>
      <w:r w:rsidR="00203555">
        <w:rPr>
          <w:rFonts w:eastAsia="Times New Roman" w:cs="Times New Roman"/>
          <w:color w:val="000000" w:themeColor="text1"/>
        </w:rPr>
        <w:t>some papers</w:t>
      </w:r>
      <w:r w:rsidR="0D10025E" w:rsidRPr="008A2F74">
        <w:rPr>
          <w:rFonts w:eastAsia="Times New Roman" w:cs="Times New Roman"/>
          <w:color w:val="000000" w:themeColor="text1"/>
        </w:rPr>
        <w:t xml:space="preserve"> did not mention </w:t>
      </w:r>
      <w:r w:rsidR="004F4A53" w:rsidRPr="008A2F74">
        <w:rPr>
          <w:rFonts w:eastAsia="Times New Roman" w:cs="Times New Roman"/>
          <w:color w:val="000000" w:themeColor="text1"/>
        </w:rPr>
        <w:t>the</w:t>
      </w:r>
      <w:r w:rsidR="0D10025E" w:rsidRPr="008A2F74">
        <w:rPr>
          <w:rFonts w:eastAsia="Times New Roman" w:cs="Times New Roman"/>
          <w:color w:val="000000" w:themeColor="text1"/>
        </w:rPr>
        <w:t xml:space="preserve"> use of assessment methods</w:t>
      </w:r>
      <w:r w:rsidR="00832306">
        <w:rPr>
          <w:rFonts w:eastAsia="Times New Roman" w:cs="Times New Roman"/>
          <w:color w:val="000000" w:themeColor="text1"/>
        </w:rPr>
        <w:t xml:space="preserve"> at all</w:t>
      </w:r>
      <w:r w:rsidR="0D10025E" w:rsidRPr="00A57BA6">
        <w:rPr>
          <w:rFonts w:eastAsia="Times New Roman" w:cs="Times New Roman"/>
        </w:rPr>
        <w:t>.</w:t>
      </w:r>
      <w:r w:rsidR="0D10025E" w:rsidRPr="00A57BA6">
        <w:rPr>
          <w:rFonts w:eastAsia="Times New Roman" w:cs="Times New Roman"/>
          <w:color w:val="FF0000"/>
        </w:rPr>
        <w:t xml:space="preserve"> </w:t>
      </w:r>
      <w:r w:rsidR="00F7109E" w:rsidRPr="00A57BA6">
        <w:rPr>
          <w:rFonts w:eastAsia="Times New Roman" w:cs="Times New Roman"/>
        </w:rPr>
        <w:t>This study</w:t>
      </w:r>
      <w:r w:rsidR="0D10025E" w:rsidRPr="00A57BA6">
        <w:rPr>
          <w:rFonts w:eastAsia="Times New Roman" w:cs="Times New Roman"/>
        </w:rPr>
        <w:t xml:space="preserve"> found that </w:t>
      </w:r>
      <w:r w:rsidR="00FC4857" w:rsidRPr="00A57BA6">
        <w:rPr>
          <w:rFonts w:eastAsia="Times New Roman" w:cs="Times New Roman"/>
        </w:rPr>
        <w:t>five different technology tools can</w:t>
      </w:r>
      <w:r w:rsidR="0D10025E" w:rsidRPr="00A57BA6">
        <w:rPr>
          <w:rFonts w:eastAsia="Times New Roman" w:cs="Times New Roman"/>
        </w:rPr>
        <w:t xml:space="preserve"> enhance the assessment method. </w:t>
      </w:r>
    </w:p>
    <w:p w14:paraId="6A5BAE61" w14:textId="0C6920A6" w:rsidR="004C4B88" w:rsidRPr="008A2F74" w:rsidRDefault="0082010D" w:rsidP="00D577FF">
      <w:pPr>
        <w:spacing w:line="276" w:lineRule="auto"/>
        <w:jc w:val="center"/>
        <w:rPr>
          <w:rFonts w:eastAsia="Times New Roman" w:cs="Times New Roman"/>
          <w:color w:val="000000" w:themeColor="text1"/>
        </w:rPr>
      </w:pPr>
      <w:r w:rsidRPr="00CA2C16">
        <w:rPr>
          <w:rFonts w:cs="Times New Roman"/>
          <w:noProof/>
          <w:sz w:val="18"/>
          <w:szCs w:val="18"/>
        </w:rPr>
        <w:lastRenderedPageBreak/>
        <mc:AlternateContent>
          <mc:Choice Requires="wpg">
            <w:drawing>
              <wp:inline distT="0" distB="0" distL="0" distR="0" wp14:anchorId="12FBE8CC" wp14:editId="2F385686">
                <wp:extent cx="5267325" cy="2820692"/>
                <wp:effectExtent l="0" t="0" r="0" b="11430"/>
                <wp:docPr id="16" name="Group 15">
                  <a:extLst xmlns:a="http://schemas.openxmlformats.org/drawingml/2006/main">
                    <a:ext uri="{FF2B5EF4-FFF2-40B4-BE49-F238E27FC236}">
                      <a16:creationId xmlns:a16="http://schemas.microsoft.com/office/drawing/2014/main" id="{557C4EC4-2DD9-B740-699E-819A8DD6DA99}"/>
                    </a:ext>
                  </a:extLst>
                </wp:docPr>
                <wp:cNvGraphicFramePr/>
                <a:graphic xmlns:a="http://schemas.openxmlformats.org/drawingml/2006/main">
                  <a:graphicData uri="http://schemas.microsoft.com/office/word/2010/wordprocessingGroup">
                    <wpg:wgp>
                      <wpg:cNvGrpSpPr/>
                      <wpg:grpSpPr>
                        <a:xfrm>
                          <a:off x="0" y="0"/>
                          <a:ext cx="5267325" cy="2820692"/>
                          <a:chOff x="0" y="0"/>
                          <a:chExt cx="6845051" cy="4918710"/>
                        </a:xfrm>
                      </wpg:grpSpPr>
                      <wpg:graphicFrame>
                        <wpg:cNvPr id="79196707" name="Chart 79196707">
                          <a:extLst>
                            <a:ext uri="{FF2B5EF4-FFF2-40B4-BE49-F238E27FC236}">
                              <a16:creationId xmlns:a16="http://schemas.microsoft.com/office/drawing/2014/main" id="{A48D0756-D710-66F2-99F5-BE42F96AC2F3}"/>
                            </a:ext>
                          </a:extLst>
                        </wpg:cNvPr>
                        <wpg:cNvFrPr/>
                        <wpg:xfrm>
                          <a:off x="0" y="0"/>
                          <a:ext cx="6484620" cy="4918710"/>
                        </wpg:xfrm>
                        <a:graphic>
                          <a:graphicData uri="http://schemas.openxmlformats.org/drawingml/2006/chart">
                            <c:chart xmlns:c="http://schemas.openxmlformats.org/drawingml/2006/chart" xmlns:r="http://schemas.openxmlformats.org/officeDocument/2006/relationships" r:id="rId21"/>
                          </a:graphicData>
                        </a:graphic>
                      </wpg:graphicFrame>
                      <wpg:grpSp>
                        <wpg:cNvPr id="499352481" name="Group 499352481">
                          <a:extLst>
                            <a:ext uri="{FF2B5EF4-FFF2-40B4-BE49-F238E27FC236}">
                              <a16:creationId xmlns:a16="http://schemas.microsoft.com/office/drawing/2014/main" id="{1BC77BD7-F1D7-12FD-FA75-AEE48AA4F96D}"/>
                            </a:ext>
                          </a:extLst>
                        </wpg:cNvPr>
                        <wpg:cNvGrpSpPr/>
                        <wpg:grpSpPr>
                          <a:xfrm>
                            <a:off x="4330522" y="350470"/>
                            <a:ext cx="2514529" cy="1185915"/>
                            <a:chOff x="4330522" y="350470"/>
                            <a:chExt cx="2514529" cy="1185915"/>
                          </a:xfrm>
                        </wpg:grpSpPr>
                        <wpg:grpSp>
                          <wpg:cNvPr id="42442578" name="Group 42442578">
                            <a:extLst>
                              <a:ext uri="{FF2B5EF4-FFF2-40B4-BE49-F238E27FC236}">
                                <a16:creationId xmlns:a16="http://schemas.microsoft.com/office/drawing/2014/main" id="{D0325F6D-E7B1-E066-D74B-9D8CE0981679}"/>
                              </a:ext>
                            </a:extLst>
                          </wpg:cNvPr>
                          <wpg:cNvGrpSpPr/>
                          <wpg:grpSpPr>
                            <a:xfrm>
                              <a:off x="4330522" y="491490"/>
                              <a:ext cx="152400" cy="891540"/>
                              <a:chOff x="4330522" y="491490"/>
                              <a:chExt cx="152400" cy="891540"/>
                            </a:xfrm>
                          </wpg:grpSpPr>
                          <wps:wsp>
                            <wps:cNvPr id="913285924" name="Rectangle 913285924">
                              <a:extLst>
                                <a:ext uri="{FF2B5EF4-FFF2-40B4-BE49-F238E27FC236}">
                                  <a16:creationId xmlns:a16="http://schemas.microsoft.com/office/drawing/2014/main" id="{74D359F9-C33E-937B-3360-083AD7C94A72}"/>
                                </a:ext>
                              </a:extLst>
                            </wps:cNvPr>
                            <wps:cNvSpPr/>
                            <wps:spPr>
                              <a:xfrm>
                                <a:off x="4330522" y="491490"/>
                                <a:ext cx="152400" cy="152401"/>
                              </a:xfrm>
                              <a:prstGeom prst="rect">
                                <a:avLst/>
                              </a:prstGeom>
                              <a:solidFill>
                                <a:schemeClr val="tx2">
                                  <a:lumMod val="25000"/>
                                  <a:lumOff val="7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t"/>
                          </wps:wsp>
                          <wps:wsp>
                            <wps:cNvPr id="1979767335" name="Rectangle 1979767335">
                              <a:extLst>
                                <a:ext uri="{FF2B5EF4-FFF2-40B4-BE49-F238E27FC236}">
                                  <a16:creationId xmlns:a16="http://schemas.microsoft.com/office/drawing/2014/main" id="{5E0ACAF5-E062-4C7A-B216-80D8ECD4F947}"/>
                                </a:ext>
                              </a:extLst>
                            </wps:cNvPr>
                            <wps:cNvSpPr/>
                            <wps:spPr>
                              <a:xfrm>
                                <a:off x="4330522" y="1230629"/>
                                <a:ext cx="152400" cy="152401"/>
                              </a:xfrm>
                              <a:prstGeom prst="rect">
                                <a:avLst/>
                              </a:prstGeom>
                              <a:solidFill>
                                <a:schemeClr val="tx2">
                                  <a:lumMod val="90000"/>
                                  <a:lumOff val="1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t"/>
                          </wps:wsp>
                          <wps:wsp>
                            <wps:cNvPr id="1989022590" name="Rectangle 1989022590">
                              <a:extLst>
                                <a:ext uri="{FF2B5EF4-FFF2-40B4-BE49-F238E27FC236}">
                                  <a16:creationId xmlns:a16="http://schemas.microsoft.com/office/drawing/2014/main" id="{5CF9739A-663B-40D8-9EB6-27C802351430}"/>
                                </a:ext>
                              </a:extLst>
                            </wps:cNvPr>
                            <wps:cNvSpPr/>
                            <wps:spPr>
                              <a:xfrm>
                                <a:off x="4330522" y="735330"/>
                                <a:ext cx="152400" cy="152401"/>
                              </a:xfrm>
                              <a:prstGeom prst="rect">
                                <a:avLst/>
                              </a:prstGeom>
                              <a:solidFill>
                                <a:schemeClr val="tx2">
                                  <a:lumMod val="50000"/>
                                  <a:lumOff val="5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t"/>
                          </wps:wsp>
                          <wps:wsp>
                            <wps:cNvPr id="281616835" name="Rectangle 281616835">
                              <a:extLst>
                                <a:ext uri="{FF2B5EF4-FFF2-40B4-BE49-F238E27FC236}">
                                  <a16:creationId xmlns:a16="http://schemas.microsoft.com/office/drawing/2014/main" id="{641A4496-E506-4375-B739-30030DB2760A}"/>
                                </a:ext>
                              </a:extLst>
                            </wps:cNvPr>
                            <wps:cNvSpPr/>
                            <wps:spPr>
                              <a:xfrm>
                                <a:off x="4330522" y="971550"/>
                                <a:ext cx="152400" cy="152401"/>
                              </a:xfrm>
                              <a:prstGeom prst="rect">
                                <a:avLst/>
                              </a:prstGeom>
                              <a:solidFill>
                                <a:schemeClr val="tx2">
                                  <a:lumMod val="75000"/>
                                  <a:lumOff val="2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tlCol="0" anchor="t"/>
                          </wps:wsp>
                        </wpg:grpSp>
                        <wpg:grpSp>
                          <wpg:cNvPr id="751367624" name="Group 751367624">
                            <a:extLst>
                              <a:ext uri="{FF2B5EF4-FFF2-40B4-BE49-F238E27FC236}">
                                <a16:creationId xmlns:a16="http://schemas.microsoft.com/office/drawing/2014/main" id="{4BA154DF-BAD5-091C-EF23-EC738C1E0DA0}"/>
                              </a:ext>
                            </a:extLst>
                          </wpg:cNvPr>
                          <wpg:cNvGrpSpPr/>
                          <wpg:grpSpPr>
                            <a:xfrm>
                              <a:off x="4380766" y="350470"/>
                              <a:ext cx="2464285" cy="1185915"/>
                              <a:chOff x="4380766" y="350470"/>
                              <a:chExt cx="2464285" cy="1185915"/>
                            </a:xfrm>
                          </wpg:grpSpPr>
                          <wps:wsp>
                            <wps:cNvPr id="1972525388" name="TextBox 7">
                              <a:extLst>
                                <a:ext uri="{FF2B5EF4-FFF2-40B4-BE49-F238E27FC236}">
                                  <a16:creationId xmlns:a16="http://schemas.microsoft.com/office/drawing/2014/main" id="{3442B614-086B-5733-EA02-F7025A08D840}"/>
                                </a:ext>
                              </a:extLst>
                            </wps:cNvPr>
                            <wps:cNvSpPr txBox="1"/>
                            <wps:spPr>
                              <a:xfrm>
                                <a:off x="4411742" y="1114964"/>
                                <a:ext cx="2383796" cy="421421"/>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4993647" w14:textId="77777777" w:rsidR="0082010D" w:rsidRPr="0082010D" w:rsidRDefault="0082010D" w:rsidP="0082010D">
                                  <w:pPr>
                                    <w:rPr>
                                      <w:rFonts w:cs="Times New Roman"/>
                                      <w:color w:val="000000" w:themeColor="text1"/>
                                      <w:sz w:val="18"/>
                                      <w:szCs w:val="18"/>
                                    </w:rPr>
                                  </w:pPr>
                                  <w:r w:rsidRPr="0082010D">
                                    <w:rPr>
                                      <w:rFonts w:cs="Times New Roman"/>
                                      <w:color w:val="000000" w:themeColor="text1"/>
                                      <w:sz w:val="18"/>
                                      <w:szCs w:val="18"/>
                                    </w:rPr>
                                    <w:t>Formative Assessment Strategies</w:t>
                                  </w:r>
                                </w:p>
                              </w:txbxContent>
                            </wps:txbx>
                            <wps:bodyPr wrap="square" rtlCol="0" anchor="t">
                              <a:noAutofit/>
                            </wps:bodyPr>
                          </wps:wsp>
                          <wps:wsp>
                            <wps:cNvPr id="1770922914" name="TextBox 8">
                              <a:extLst>
                                <a:ext uri="{FF2B5EF4-FFF2-40B4-BE49-F238E27FC236}">
                                  <a16:creationId xmlns:a16="http://schemas.microsoft.com/office/drawing/2014/main" id="{98C6091B-3B12-4AE2-975F-A464BD7693F7}"/>
                                </a:ext>
                              </a:extLst>
                            </wps:cNvPr>
                            <wps:cNvSpPr txBox="1"/>
                            <wps:spPr>
                              <a:xfrm>
                                <a:off x="4396499" y="855920"/>
                                <a:ext cx="2399038" cy="456243"/>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64C4369B" w14:textId="77777777" w:rsidR="0082010D" w:rsidRPr="0082010D" w:rsidRDefault="0082010D" w:rsidP="0082010D">
                                  <w:pPr>
                                    <w:rPr>
                                      <w:rFonts w:cs="Times New Roman"/>
                                      <w:color w:val="000000" w:themeColor="text1"/>
                                      <w:sz w:val="18"/>
                                      <w:szCs w:val="18"/>
                                    </w:rPr>
                                  </w:pPr>
                                  <w:r w:rsidRPr="0082010D">
                                    <w:rPr>
                                      <w:rFonts w:cs="Times New Roman"/>
                                      <w:color w:val="000000" w:themeColor="text1"/>
                                      <w:sz w:val="18"/>
                                      <w:szCs w:val="18"/>
                                    </w:rPr>
                                    <w:t>Summative Assessment Practices</w:t>
                                  </w:r>
                                </w:p>
                              </w:txbxContent>
                            </wps:txbx>
                            <wps:bodyPr wrap="square" rtlCol="0" anchor="t">
                              <a:noAutofit/>
                            </wps:bodyPr>
                          </wps:wsp>
                          <wps:wsp>
                            <wps:cNvPr id="404350088" name="TextBox 9">
                              <a:extLst>
                                <a:ext uri="{FF2B5EF4-FFF2-40B4-BE49-F238E27FC236}">
                                  <a16:creationId xmlns:a16="http://schemas.microsoft.com/office/drawing/2014/main" id="{86CA74C7-DA14-480B-9C0D-72C0F4001AB5}"/>
                                </a:ext>
                              </a:extLst>
                            </wps:cNvPr>
                            <wps:cNvSpPr txBox="1"/>
                            <wps:spPr>
                              <a:xfrm>
                                <a:off x="4396116" y="589719"/>
                                <a:ext cx="2448935" cy="381834"/>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566FB8F7" w14:textId="77777777" w:rsidR="0082010D" w:rsidRPr="00556F13" w:rsidRDefault="0082010D" w:rsidP="0082010D">
                                  <w:pPr>
                                    <w:rPr>
                                      <w:rFonts w:asciiTheme="majorBidi" w:hAnsiTheme="majorBidi" w:cstheme="majorBidi"/>
                                      <w:color w:val="000000" w:themeColor="text1"/>
                                      <w:sz w:val="18"/>
                                      <w:szCs w:val="18"/>
                                    </w:rPr>
                                  </w:pPr>
                                  <w:r w:rsidRPr="00556F13">
                                    <w:rPr>
                                      <w:rFonts w:asciiTheme="majorBidi" w:hAnsiTheme="majorBidi" w:cstheme="majorBidi"/>
                                      <w:color w:val="000000" w:themeColor="text1"/>
                                      <w:sz w:val="18"/>
                                      <w:szCs w:val="18"/>
                                    </w:rPr>
                                    <w:t xml:space="preserve">Experiential </w:t>
                                  </w:r>
                                  <w:r w:rsidRPr="00556F13">
                                    <w:rPr>
                                      <w:rFonts w:asciiTheme="majorBidi" w:hAnsiTheme="majorBidi" w:cstheme="majorBidi"/>
                                      <w:sz w:val="18"/>
                                      <w:szCs w:val="18"/>
                                    </w:rPr>
                                    <w:t>Assessment</w:t>
                                  </w:r>
                                  <w:r w:rsidRPr="00556F13">
                                    <w:rPr>
                                      <w:rFonts w:asciiTheme="majorBidi" w:hAnsiTheme="majorBidi" w:cstheme="majorBidi"/>
                                      <w:color w:val="000000" w:themeColor="text1"/>
                                      <w:sz w:val="18"/>
                                      <w:szCs w:val="18"/>
                                    </w:rPr>
                                    <w:t xml:space="preserve"> Techniques</w:t>
                                  </w:r>
                                </w:p>
                              </w:txbxContent>
                            </wps:txbx>
                            <wps:bodyPr wrap="square" rtlCol="0" anchor="t">
                              <a:noAutofit/>
                            </wps:bodyPr>
                          </wps:wsp>
                          <wps:wsp>
                            <wps:cNvPr id="1188509640" name="TextBox 10">
                              <a:extLst>
                                <a:ext uri="{FF2B5EF4-FFF2-40B4-BE49-F238E27FC236}">
                                  <a16:creationId xmlns:a16="http://schemas.microsoft.com/office/drawing/2014/main" id="{336D71E0-9727-4931-8D20-AFE1463E949F}"/>
                                </a:ext>
                              </a:extLst>
                            </wps:cNvPr>
                            <wps:cNvSpPr txBox="1"/>
                            <wps:spPr>
                              <a:xfrm>
                                <a:off x="4380766" y="350470"/>
                                <a:ext cx="2253860" cy="505448"/>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717C1B6" w14:textId="77777777" w:rsidR="0082010D" w:rsidRPr="00556F13" w:rsidRDefault="0082010D" w:rsidP="0082010D">
                                  <w:pPr>
                                    <w:rPr>
                                      <w:rFonts w:asciiTheme="majorBidi" w:hAnsiTheme="majorBidi" w:cstheme="majorBidi"/>
                                      <w:color w:val="000000" w:themeColor="text1"/>
                                      <w:sz w:val="18"/>
                                      <w:szCs w:val="18"/>
                                    </w:rPr>
                                  </w:pPr>
                                  <w:r w:rsidRPr="00556F13">
                                    <w:rPr>
                                      <w:rFonts w:asciiTheme="majorBidi" w:hAnsiTheme="majorBidi" w:cstheme="majorBidi"/>
                                      <w:color w:val="000000" w:themeColor="text1"/>
                                      <w:sz w:val="18"/>
                                      <w:szCs w:val="18"/>
                                    </w:rPr>
                                    <w:t>Technology Assessment Tools</w:t>
                                  </w:r>
                                </w:p>
                              </w:txbxContent>
                            </wps:txbx>
                            <wps:bodyPr wrap="square" rtlCol="0" anchor="t">
                              <a:noAutofit/>
                            </wps:bodyPr>
                          </wps:wsp>
                        </wpg:grpSp>
                      </wpg:grpSp>
                    </wpg:wgp>
                  </a:graphicData>
                </a:graphic>
              </wp:inline>
            </w:drawing>
          </mc:Choice>
          <mc:Fallback>
            <w:pict>
              <v:group w14:anchorId="12FBE8CC" id="Group 15" o:spid="_x0000_s1026" style="width:414.75pt;height:222.1pt;mso-position-horizontal-relative:char;mso-position-vertical-relative:line" coordsize="68450,49187" o:gfxdata="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hart 79196707" o:spid="_x0000_s1027" type="#_x0000_t75" style="position:absolute;left:-79;top:-106;width:65038;height:494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">
                  <v:imagedata r:id="rId22" o:title=""/>
                  <o:lock v:ext="edit" aspectratio="f"/>
                </v:shape>
                <v:group id="Group 499352481" o:spid="_x0000_s1028" style="position:absolute;left:43305;top:3504;width:25145;height:11859" coordorigin="43305,3504" coordsize="25145,1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">
                  <v:group id="Group 42442578" o:spid="_x0000_s1029" style="position:absolute;left:43305;top:4914;width:1524;height:8916" coordorigin="43305,4914" coordsize="1524,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">
                    <v:rect id="Rectangle 913285924" o:spid="_x0000_s1030" style="position:absolute;left:43305;top:4914;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" fillcolor="#a7caec [831]" stroked="f" strokeweight="1pt"/>
                    <v:rect id="Rectangle 1979767335" o:spid="_x0000_s1031" style="position:absolute;left:43305;top:12306;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" fillcolor="#153e64 [2911]" stroked="f" strokeweight="1pt"/>
                    <v:rect id="Rectangle 1989022590" o:spid="_x0000_s1032" style="position:absolute;left:43305;top:7353;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" fillcolor="#4e95d9 [1631]" stroked="f" strokeweight="1pt"/>
                    <v:rect id="Rectangle 281616835" o:spid="_x0000_s1033" style="position:absolute;left:43305;top:9715;width:1524;height:1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" fillcolor="#215e99 [2431]" stroked="f" strokeweight="1pt"/>
                  </v:group>
                  <v:group id="Group 751367624" o:spid="_x0000_s1034" style="position:absolute;left:43807;top:3504;width:24643;height:11859" coordorigin="43807,3504" coordsize="24642,11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">
                    <v:shapetype id="_x0000_t202" coordsize="21600,21600" o:spt="202" path="m,l,21600r21600,l21600,xe">
                      <v:stroke joinstyle="miter"/>
                      <v:path gradientshapeok="t" o:connecttype="rect"/>
                    </v:shapetype>
                    <v:shape id="TextBox 7" o:spid="_x0000_s1035" type="#_x0000_t202" style="position:absolute;left:44117;top:11149;width:23838;height:4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" filled="f" stroked="f">
                      <v:textbox>
                        <w:txbxContent>
                          <w:p w14:paraId="64993647" w14:textId="77777777" w:rsidR="0082010D" w:rsidRPr="0082010D" w:rsidRDefault="0082010D" w:rsidP="0082010D">
                            <w:pPr>
                              <w:rPr>
                                <w:rFonts w:cs="Times New Roman"/>
                                <w:color w:val="000000" w:themeColor="text1"/>
                                <w:sz w:val="18"/>
                                <w:szCs w:val="18"/>
                              </w:rPr>
                            </w:pPr>
                            <w:r w:rsidRPr="0082010D">
                              <w:rPr>
                                <w:rFonts w:cs="Times New Roman"/>
                                <w:color w:val="000000" w:themeColor="text1"/>
                                <w:sz w:val="18"/>
                                <w:szCs w:val="18"/>
                              </w:rPr>
                              <w:t>Formative Assessment Strategies</w:t>
                            </w:r>
                          </w:p>
                        </w:txbxContent>
                      </v:textbox>
                    </v:shape>
                    <v:shape id="TextBox 8" o:spid="_x0000_s1036" type="#_x0000_t202" style="position:absolute;left:43964;top:8559;width:23991;height:4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" filled="f" stroked="f">
                      <v:textbox>
                        <w:txbxContent>
                          <w:p w14:paraId="64C4369B" w14:textId="77777777" w:rsidR="0082010D" w:rsidRPr="0082010D" w:rsidRDefault="0082010D" w:rsidP="0082010D">
                            <w:pPr>
                              <w:rPr>
                                <w:rFonts w:cs="Times New Roman"/>
                                <w:color w:val="000000" w:themeColor="text1"/>
                                <w:sz w:val="18"/>
                                <w:szCs w:val="18"/>
                              </w:rPr>
                            </w:pPr>
                            <w:r w:rsidRPr="0082010D">
                              <w:rPr>
                                <w:rFonts w:cs="Times New Roman"/>
                                <w:color w:val="000000" w:themeColor="text1"/>
                                <w:sz w:val="18"/>
                                <w:szCs w:val="18"/>
                              </w:rPr>
                              <w:t>Summative Assessment Practices</w:t>
                            </w:r>
                          </w:p>
                        </w:txbxContent>
                      </v:textbox>
                    </v:shape>
                    <v:shape id="TextBox 9" o:spid="_x0000_s1037" type="#_x0000_t202" style="position:absolute;left:43961;top:5897;width:24489;height:38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" filled="f" stroked="f">
                      <v:textbox>
                        <w:txbxContent>
                          <w:p w14:paraId="566FB8F7" w14:textId="77777777" w:rsidR="0082010D" w:rsidRPr="00556F13" w:rsidRDefault="0082010D" w:rsidP="0082010D">
                            <w:pPr>
                              <w:rPr>
                                <w:rFonts w:asciiTheme="majorBidi" w:hAnsiTheme="majorBidi" w:cstheme="majorBidi"/>
                                <w:color w:val="000000" w:themeColor="text1"/>
                                <w:sz w:val="18"/>
                                <w:szCs w:val="18"/>
                              </w:rPr>
                            </w:pPr>
                            <w:r w:rsidRPr="00556F13">
                              <w:rPr>
                                <w:rFonts w:asciiTheme="majorBidi" w:hAnsiTheme="majorBidi" w:cstheme="majorBidi"/>
                                <w:color w:val="000000" w:themeColor="text1"/>
                                <w:sz w:val="18"/>
                                <w:szCs w:val="18"/>
                              </w:rPr>
                              <w:t xml:space="preserve">Experiential </w:t>
                            </w:r>
                            <w:r w:rsidRPr="00556F13">
                              <w:rPr>
                                <w:rFonts w:asciiTheme="majorBidi" w:hAnsiTheme="majorBidi" w:cstheme="majorBidi"/>
                                <w:sz w:val="18"/>
                                <w:szCs w:val="18"/>
                              </w:rPr>
                              <w:t>Assessment</w:t>
                            </w:r>
                            <w:r w:rsidRPr="00556F13">
                              <w:rPr>
                                <w:rFonts w:asciiTheme="majorBidi" w:hAnsiTheme="majorBidi" w:cstheme="majorBidi"/>
                                <w:color w:val="000000" w:themeColor="text1"/>
                                <w:sz w:val="18"/>
                                <w:szCs w:val="18"/>
                              </w:rPr>
                              <w:t xml:space="preserve"> Techniques</w:t>
                            </w:r>
                          </w:p>
                        </w:txbxContent>
                      </v:textbox>
                    </v:shape>
                    <v:shape id="TextBox 10" o:spid="_x0000_s1038" type="#_x0000_t202" style="position:absolute;left:43807;top:3504;width:22539;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" filled="f" stroked="f">
                      <v:textbox>
                        <w:txbxContent>
                          <w:p w14:paraId="1717C1B6" w14:textId="77777777" w:rsidR="0082010D" w:rsidRPr="00556F13" w:rsidRDefault="0082010D" w:rsidP="0082010D">
                            <w:pPr>
                              <w:rPr>
                                <w:rFonts w:asciiTheme="majorBidi" w:hAnsiTheme="majorBidi" w:cstheme="majorBidi"/>
                                <w:color w:val="000000" w:themeColor="text1"/>
                                <w:sz w:val="18"/>
                                <w:szCs w:val="18"/>
                              </w:rPr>
                            </w:pPr>
                            <w:r w:rsidRPr="00556F13">
                              <w:rPr>
                                <w:rFonts w:asciiTheme="majorBidi" w:hAnsiTheme="majorBidi" w:cstheme="majorBidi"/>
                                <w:color w:val="000000" w:themeColor="text1"/>
                                <w:sz w:val="18"/>
                                <w:szCs w:val="18"/>
                              </w:rPr>
                              <w:t>Technology Assessment Tools</w:t>
                            </w:r>
                          </w:p>
                        </w:txbxContent>
                      </v:textbox>
                    </v:shape>
                  </v:group>
                </v:group>
                <w10:anchorlock/>
              </v:group>
            </w:pict>
          </mc:Fallback>
        </mc:AlternateContent>
      </w:r>
    </w:p>
    <w:p w14:paraId="44A26FE5" w14:textId="72CBF36B" w:rsidR="00340FC3" w:rsidRDefault="00340FC3" w:rsidP="00BF7C7A">
      <w:pPr>
        <w:pStyle w:val="Figurecaption"/>
        <w:rPr>
          <w:b/>
          <w:bCs/>
          <w:sz w:val="24"/>
          <w:szCs w:val="24"/>
        </w:rPr>
      </w:pPr>
      <w:bookmarkStart w:id="6" w:name="_Ref196665747"/>
      <w:r>
        <w:t xml:space="preserve">Figure </w:t>
      </w:r>
      <w:r w:rsidR="0078395B">
        <w:fldChar w:fldCharType="begin"/>
      </w:r>
      <w:r w:rsidR="0078395B">
        <w:instrText xml:space="preserve"> SEQ Figure \* ARABIC </w:instrText>
      </w:r>
      <w:r w:rsidR="0078395B">
        <w:fldChar w:fldCharType="separate"/>
      </w:r>
      <w:r w:rsidR="00AC0657">
        <w:rPr>
          <w:noProof/>
        </w:rPr>
        <w:t>4</w:t>
      </w:r>
      <w:r w:rsidR="0078395B">
        <w:rPr>
          <w:noProof/>
        </w:rPr>
        <w:fldChar w:fldCharType="end"/>
      </w:r>
      <w:bookmarkEnd w:id="6"/>
      <w:r>
        <w:t xml:space="preserve">: </w:t>
      </w:r>
      <w:r w:rsidRPr="00011981">
        <w:t>Assessment methods by theme</w:t>
      </w:r>
    </w:p>
    <w:p w14:paraId="7CDCFCF6" w14:textId="0E59B389" w:rsidR="0D10025E" w:rsidRPr="008A2F74" w:rsidRDefault="0D10025E" w:rsidP="00D577FF">
      <w:pPr>
        <w:spacing w:line="276" w:lineRule="auto"/>
        <w:jc w:val="both"/>
        <w:rPr>
          <w:rFonts w:eastAsia="Times New Roman" w:cs="Times New Roman"/>
          <w:color w:val="000000" w:themeColor="text1"/>
        </w:rPr>
      </w:pPr>
      <w:r w:rsidRPr="008A2F74">
        <w:rPr>
          <w:rFonts w:eastAsia="Times New Roman" w:cs="Times New Roman"/>
          <w:color w:val="000000" w:themeColor="text1"/>
        </w:rPr>
        <w:t>For the formative assessment, the frequently used methods were discussion, exercises and quiz</w:t>
      </w:r>
      <w:r w:rsidR="00203555">
        <w:rPr>
          <w:rFonts w:eastAsia="Times New Roman" w:cs="Times New Roman"/>
          <w:color w:val="000000" w:themeColor="text1"/>
        </w:rPr>
        <w:t>zes</w:t>
      </w:r>
      <w:r w:rsidR="009C76F7" w:rsidRPr="008A2F74">
        <w:rPr>
          <w:rFonts w:eastAsia="Times New Roman" w:cs="Times New Roman"/>
          <w:color w:val="000000" w:themeColor="text1"/>
        </w:rPr>
        <w:t>,</w:t>
      </w:r>
      <w:r w:rsidRPr="008A2F74">
        <w:rPr>
          <w:rFonts w:eastAsia="Times New Roman" w:cs="Times New Roman"/>
          <w:color w:val="000000" w:themeColor="text1"/>
        </w:rPr>
        <w:t xml:space="preserve"> while the least used </w:t>
      </w:r>
      <w:r w:rsidR="009C76F7" w:rsidRPr="008A2F74">
        <w:rPr>
          <w:rFonts w:eastAsia="Times New Roman" w:cs="Times New Roman"/>
          <w:color w:val="000000" w:themeColor="text1"/>
        </w:rPr>
        <w:t>were</w:t>
      </w:r>
      <w:r w:rsidRPr="008A2F74">
        <w:rPr>
          <w:rFonts w:eastAsia="Times New Roman" w:cs="Times New Roman"/>
          <w:color w:val="000000" w:themeColor="text1"/>
        </w:rPr>
        <w:t xml:space="preserve"> inter-group evaluation (n</w:t>
      </w:r>
      <w:r w:rsidR="009C76F7" w:rsidRPr="008A2F74">
        <w:rPr>
          <w:rFonts w:eastAsia="Times New Roman" w:cs="Times New Roman"/>
          <w:color w:val="000000" w:themeColor="text1"/>
        </w:rPr>
        <w:t>=</w:t>
      </w:r>
      <w:r w:rsidRPr="008A2F74">
        <w:rPr>
          <w:rFonts w:eastAsia="Times New Roman" w:cs="Times New Roman"/>
          <w:color w:val="000000" w:themeColor="text1"/>
        </w:rPr>
        <w:t>1) and Architectural Kata (n</w:t>
      </w:r>
      <w:r w:rsidR="009C76F7" w:rsidRPr="008A2F74">
        <w:rPr>
          <w:rFonts w:eastAsia="Times New Roman" w:cs="Times New Roman"/>
          <w:color w:val="000000" w:themeColor="text1"/>
        </w:rPr>
        <w:t>=</w:t>
      </w:r>
      <w:r w:rsidRPr="008A2F74">
        <w:rPr>
          <w:rFonts w:eastAsia="Times New Roman" w:cs="Times New Roman"/>
          <w:color w:val="000000" w:themeColor="text1"/>
        </w:rPr>
        <w:t xml:space="preserve">2). It </w:t>
      </w:r>
      <w:r w:rsidR="009C76F7" w:rsidRPr="008A2F74">
        <w:rPr>
          <w:rFonts w:eastAsia="Times New Roman" w:cs="Times New Roman"/>
          <w:color w:val="000000" w:themeColor="text1"/>
        </w:rPr>
        <w:t>has been</w:t>
      </w:r>
      <w:r w:rsidRPr="008A2F74">
        <w:rPr>
          <w:rFonts w:eastAsia="Times New Roman" w:cs="Times New Roman"/>
          <w:color w:val="000000" w:themeColor="text1"/>
        </w:rPr>
        <w:t xml:space="preserve"> found that they implement the pre-class quiz before coming to the class to check their level of understanding o</w:t>
      </w:r>
      <w:r w:rsidR="00203555">
        <w:rPr>
          <w:rFonts w:eastAsia="Times New Roman" w:cs="Times New Roman"/>
          <w:color w:val="000000" w:themeColor="text1"/>
        </w:rPr>
        <w:t>f</w:t>
      </w:r>
      <w:r w:rsidRPr="008A2F74">
        <w:rPr>
          <w:rFonts w:eastAsia="Times New Roman" w:cs="Times New Roman"/>
          <w:color w:val="000000" w:themeColor="text1"/>
        </w:rPr>
        <w:t xml:space="preserve"> </w:t>
      </w:r>
      <w:r w:rsidR="00203555">
        <w:rPr>
          <w:rFonts w:eastAsia="Times New Roman" w:cs="Times New Roman"/>
          <w:color w:val="000000" w:themeColor="text1"/>
        </w:rPr>
        <w:t>specific</w:t>
      </w:r>
      <w:r w:rsidRPr="008A2F74">
        <w:rPr>
          <w:rFonts w:eastAsia="Times New Roman" w:cs="Times New Roman"/>
          <w:color w:val="000000" w:themeColor="text1"/>
        </w:rPr>
        <w:t xml:space="preserve"> topics</w:t>
      </w:r>
      <w:r w:rsidR="009C76F7" w:rsidRPr="008A2F74">
        <w:rPr>
          <w:rFonts w:eastAsia="Times New Roman" w:cs="Times New Roman"/>
          <w:color w:val="000000" w:themeColor="text1"/>
        </w:rPr>
        <w:t>,</w:t>
      </w:r>
      <w:r w:rsidRPr="008A2F74">
        <w:rPr>
          <w:rFonts w:eastAsia="Times New Roman" w:cs="Times New Roman"/>
          <w:color w:val="000000" w:themeColor="text1"/>
        </w:rPr>
        <w:t xml:space="preserve"> a</w:t>
      </w:r>
      <w:r w:rsidR="00203555">
        <w:rPr>
          <w:rFonts w:eastAsia="Times New Roman" w:cs="Times New Roman"/>
          <w:color w:val="000000" w:themeColor="text1"/>
        </w:rPr>
        <w:t>s well as</w:t>
      </w:r>
      <w:r w:rsidRPr="008A2F74">
        <w:rPr>
          <w:rFonts w:eastAsia="Times New Roman" w:cs="Times New Roman"/>
          <w:color w:val="000000" w:themeColor="text1"/>
        </w:rPr>
        <w:t xml:space="preserve"> </w:t>
      </w:r>
      <w:r w:rsidR="009C76F7" w:rsidRPr="008A2F74">
        <w:rPr>
          <w:rFonts w:eastAsia="Times New Roman" w:cs="Times New Roman"/>
          <w:color w:val="000000" w:themeColor="text1"/>
        </w:rPr>
        <w:t>a</w:t>
      </w:r>
      <w:r w:rsidRPr="008A2F74">
        <w:rPr>
          <w:rFonts w:eastAsia="Times New Roman" w:cs="Times New Roman"/>
          <w:color w:val="000000" w:themeColor="text1"/>
        </w:rPr>
        <w:t xml:space="preserve"> </w:t>
      </w:r>
      <w:r w:rsidR="009C76F7" w:rsidRPr="008A2F74">
        <w:rPr>
          <w:rFonts w:eastAsia="Times New Roman" w:cs="Times New Roman"/>
          <w:color w:val="000000" w:themeColor="text1"/>
        </w:rPr>
        <w:t>pre-</w:t>
      </w:r>
      <w:r w:rsidRPr="008A2F74">
        <w:rPr>
          <w:rFonts w:eastAsia="Times New Roman" w:cs="Times New Roman"/>
          <w:color w:val="000000" w:themeColor="text1"/>
        </w:rPr>
        <w:t>assessment of the course or content. They provided the reading materials and let the students attempt the quiz</w:t>
      </w:r>
      <w:r w:rsidR="00203555">
        <w:rPr>
          <w:rFonts w:eastAsia="Times New Roman" w:cs="Times New Roman"/>
          <w:color w:val="000000" w:themeColor="text1"/>
        </w:rPr>
        <w:t xml:space="preserve"> so that</w:t>
      </w:r>
      <w:r w:rsidRPr="008A2F74">
        <w:rPr>
          <w:rFonts w:eastAsia="Times New Roman" w:cs="Times New Roman"/>
          <w:color w:val="000000" w:themeColor="text1"/>
        </w:rPr>
        <w:t xml:space="preserve"> the educators </w:t>
      </w:r>
      <w:r w:rsidR="009C76F7" w:rsidRPr="008A2F74">
        <w:rPr>
          <w:rFonts w:eastAsia="Times New Roman" w:cs="Times New Roman"/>
          <w:color w:val="000000" w:themeColor="text1"/>
        </w:rPr>
        <w:t xml:space="preserve">could </w:t>
      </w:r>
      <w:r w:rsidRPr="008A2F74">
        <w:rPr>
          <w:rFonts w:eastAsia="Times New Roman" w:cs="Times New Roman"/>
          <w:color w:val="000000" w:themeColor="text1"/>
        </w:rPr>
        <w:t>assess them. There are also other formative assessment techniques such as presentation (n</w:t>
      </w:r>
      <w:r w:rsidR="009C76F7" w:rsidRPr="008A2F74">
        <w:rPr>
          <w:rFonts w:eastAsia="Times New Roman" w:cs="Times New Roman"/>
          <w:color w:val="000000" w:themeColor="text1"/>
        </w:rPr>
        <w:t>=</w:t>
      </w:r>
      <w:r w:rsidRPr="008A2F74">
        <w:rPr>
          <w:rFonts w:eastAsia="Times New Roman" w:cs="Times New Roman"/>
          <w:color w:val="000000" w:themeColor="text1"/>
        </w:rPr>
        <w:t>6) where they do oral presentation on midterm progress, the class participation (n</w:t>
      </w:r>
      <w:r w:rsidR="009C76F7" w:rsidRPr="008A2F74">
        <w:rPr>
          <w:rFonts w:eastAsia="Times New Roman" w:cs="Times New Roman"/>
          <w:color w:val="000000" w:themeColor="text1"/>
        </w:rPr>
        <w:t>=</w:t>
      </w:r>
      <w:r w:rsidRPr="008A2F74">
        <w:rPr>
          <w:rFonts w:eastAsia="Times New Roman" w:cs="Times New Roman"/>
          <w:color w:val="000000" w:themeColor="text1"/>
        </w:rPr>
        <w:t>7) assessed through engagement and participation log, give peer review (n</w:t>
      </w:r>
      <w:r w:rsidR="009C76F7" w:rsidRPr="008A2F74">
        <w:rPr>
          <w:rFonts w:eastAsia="Times New Roman" w:cs="Times New Roman"/>
          <w:color w:val="000000" w:themeColor="text1"/>
        </w:rPr>
        <w:t>=</w:t>
      </w:r>
      <w:r w:rsidRPr="008A2F74">
        <w:rPr>
          <w:rFonts w:eastAsia="Times New Roman" w:cs="Times New Roman"/>
          <w:color w:val="000000" w:themeColor="text1"/>
        </w:rPr>
        <w:t>6) by the students for collaborative learning and improvements, and feedback (n</w:t>
      </w:r>
      <w:r w:rsidR="009C76F7" w:rsidRPr="008A2F74">
        <w:rPr>
          <w:rFonts w:eastAsia="Times New Roman" w:cs="Times New Roman"/>
          <w:color w:val="000000" w:themeColor="text1"/>
        </w:rPr>
        <w:t>=</w:t>
      </w:r>
      <w:r w:rsidRPr="008A2F74">
        <w:rPr>
          <w:rFonts w:eastAsia="Times New Roman" w:cs="Times New Roman"/>
          <w:color w:val="000000" w:themeColor="text1"/>
        </w:rPr>
        <w:t xml:space="preserve">6) are usually given by the assessors (teachers or other stakeholders). </w:t>
      </w:r>
    </w:p>
    <w:p w14:paraId="02C72B73" w14:textId="2644BBBD" w:rsidR="0D10025E" w:rsidRPr="008A2F74" w:rsidRDefault="0D10025E" w:rsidP="00D577FF">
      <w:pPr>
        <w:spacing w:line="276" w:lineRule="auto"/>
        <w:jc w:val="both"/>
        <w:rPr>
          <w:rFonts w:eastAsia="Times New Roman" w:cs="Times New Roman"/>
          <w:color w:val="000000" w:themeColor="text1"/>
          <w:lang w:val="en-AU"/>
        </w:rPr>
      </w:pPr>
      <w:r w:rsidRPr="008A2F74">
        <w:rPr>
          <w:rFonts w:eastAsia="Times New Roman" w:cs="Times New Roman"/>
          <w:color w:val="000000" w:themeColor="text1"/>
          <w:lang w:val="en-AU"/>
        </w:rPr>
        <w:t>The examinations and project form of assessment were widely used from the summative assessment practices</w:t>
      </w:r>
      <w:r w:rsidR="00DE4F05">
        <w:rPr>
          <w:rFonts w:eastAsia="Times New Roman" w:cs="Times New Roman"/>
          <w:color w:val="000000" w:themeColor="text1"/>
          <w:lang w:val="en-AU"/>
        </w:rPr>
        <w:t>,</w:t>
      </w:r>
      <w:r w:rsidRPr="008A2F74">
        <w:rPr>
          <w:rFonts w:eastAsia="Times New Roman" w:cs="Times New Roman"/>
          <w:color w:val="000000" w:themeColor="text1"/>
          <w:lang w:val="en-AU"/>
        </w:rPr>
        <w:t xml:space="preserve"> </w:t>
      </w:r>
      <w:r w:rsidR="00360784" w:rsidRPr="008A2F74">
        <w:rPr>
          <w:rFonts w:eastAsia="Times New Roman" w:cs="Times New Roman"/>
          <w:color w:val="000000" w:themeColor="text1"/>
          <w:lang w:val="en-AU"/>
        </w:rPr>
        <w:t xml:space="preserve">the </w:t>
      </w:r>
      <w:r w:rsidRPr="008A2F74">
        <w:rPr>
          <w:rFonts w:eastAsia="Times New Roman" w:cs="Times New Roman"/>
          <w:color w:val="000000" w:themeColor="text1"/>
          <w:lang w:val="en-AU"/>
        </w:rPr>
        <w:t xml:space="preserve">top two assessment tools used </w:t>
      </w:r>
      <w:r w:rsidR="00360784" w:rsidRPr="008A2F74">
        <w:rPr>
          <w:rFonts w:eastAsia="Times New Roman" w:cs="Times New Roman"/>
          <w:color w:val="000000" w:themeColor="text1"/>
          <w:lang w:val="en-AU"/>
        </w:rPr>
        <w:t>in</w:t>
      </w:r>
      <w:r w:rsidRPr="008A2F74">
        <w:rPr>
          <w:rFonts w:eastAsia="Times New Roman" w:cs="Times New Roman"/>
          <w:color w:val="000000" w:themeColor="text1"/>
          <w:lang w:val="en-AU"/>
        </w:rPr>
        <w:t xml:space="preserve"> the reviewed articles. Examination form of assessment is </w:t>
      </w:r>
      <w:r w:rsidR="00360784" w:rsidRPr="008A2F74">
        <w:rPr>
          <w:rFonts w:eastAsia="Times New Roman" w:cs="Times New Roman"/>
          <w:color w:val="000000" w:themeColor="text1"/>
          <w:lang w:val="en-AU"/>
        </w:rPr>
        <w:t xml:space="preserve">a </w:t>
      </w:r>
      <w:r w:rsidRPr="008A2F74">
        <w:rPr>
          <w:rFonts w:eastAsia="Times New Roman" w:cs="Times New Roman"/>
          <w:color w:val="000000" w:themeColor="text1"/>
          <w:lang w:val="en-AU"/>
        </w:rPr>
        <w:t>widely used assessment strateg</w:t>
      </w:r>
      <w:r w:rsidR="00360784" w:rsidRPr="008A2F74">
        <w:rPr>
          <w:rFonts w:eastAsia="Times New Roman" w:cs="Times New Roman"/>
          <w:color w:val="000000" w:themeColor="text1"/>
          <w:lang w:val="en-AU"/>
        </w:rPr>
        <w:t>y</w:t>
      </w:r>
      <w:r w:rsidRPr="008A2F74">
        <w:rPr>
          <w:rFonts w:eastAsia="Times New Roman" w:cs="Times New Roman"/>
          <w:color w:val="000000" w:themeColor="text1"/>
          <w:lang w:val="en-AU"/>
        </w:rPr>
        <w:t xml:space="preserve"> in teaching software architecture</w:t>
      </w:r>
      <w:r w:rsidR="00360784" w:rsidRPr="008A2F74">
        <w:rPr>
          <w:rFonts w:eastAsia="Times New Roman" w:cs="Times New Roman"/>
          <w:color w:val="000000" w:themeColor="text1"/>
          <w:lang w:val="en-AU"/>
        </w:rPr>
        <w:t>,</w:t>
      </w:r>
      <w:r w:rsidRPr="008A2F74">
        <w:rPr>
          <w:rFonts w:eastAsia="Times New Roman" w:cs="Times New Roman"/>
          <w:color w:val="000000" w:themeColor="text1"/>
          <w:lang w:val="en-AU"/>
        </w:rPr>
        <w:t xml:space="preserve"> with 23 of the reviewed articles mention</w:t>
      </w:r>
      <w:r w:rsidR="00360784" w:rsidRPr="008A2F74">
        <w:rPr>
          <w:rFonts w:eastAsia="Times New Roman" w:cs="Times New Roman"/>
          <w:color w:val="000000" w:themeColor="text1"/>
          <w:lang w:val="en-AU"/>
        </w:rPr>
        <w:t>ing</w:t>
      </w:r>
      <w:r w:rsidRPr="008A2F74">
        <w:rPr>
          <w:rFonts w:eastAsia="Times New Roman" w:cs="Times New Roman"/>
          <w:color w:val="000000" w:themeColor="text1"/>
          <w:lang w:val="en-AU"/>
        </w:rPr>
        <w:t xml:space="preserve"> it. They conducted the examinations in oral and written form at the </w:t>
      </w:r>
      <w:r w:rsidR="00360784" w:rsidRPr="008A2F74">
        <w:rPr>
          <w:rFonts w:eastAsia="Times New Roman" w:cs="Times New Roman"/>
          <w:color w:val="000000" w:themeColor="text1"/>
          <w:lang w:val="en-AU"/>
        </w:rPr>
        <w:t>beginning</w:t>
      </w:r>
      <w:r w:rsidRPr="008A2F74">
        <w:rPr>
          <w:rFonts w:eastAsia="Times New Roman" w:cs="Times New Roman"/>
          <w:color w:val="000000" w:themeColor="text1"/>
          <w:lang w:val="en-AU"/>
        </w:rPr>
        <w:t xml:space="preserve"> and end of the semester, </w:t>
      </w:r>
      <w:r w:rsidR="00360784" w:rsidRPr="008A2F74">
        <w:rPr>
          <w:rFonts w:eastAsia="Times New Roman" w:cs="Times New Roman"/>
          <w:color w:val="000000" w:themeColor="text1"/>
          <w:lang w:val="en-AU"/>
        </w:rPr>
        <w:t>a</w:t>
      </w:r>
      <w:r w:rsidR="00203555">
        <w:rPr>
          <w:rFonts w:eastAsia="Times New Roman" w:cs="Times New Roman"/>
          <w:color w:val="000000" w:themeColor="text1"/>
          <w:lang w:val="en-AU"/>
        </w:rPr>
        <w:t>s well as</w:t>
      </w:r>
      <w:r w:rsidR="00360784" w:rsidRPr="008A2F74">
        <w:rPr>
          <w:rFonts w:eastAsia="Times New Roman" w:cs="Times New Roman"/>
          <w:color w:val="000000" w:themeColor="text1"/>
          <w:lang w:val="en-AU"/>
        </w:rPr>
        <w:t xml:space="preserve"> </w:t>
      </w:r>
      <w:r w:rsidRPr="008A2F74">
        <w:rPr>
          <w:rFonts w:eastAsia="Times New Roman" w:cs="Times New Roman"/>
          <w:color w:val="000000" w:themeColor="text1"/>
          <w:lang w:val="en-AU"/>
        </w:rPr>
        <w:t>closed</w:t>
      </w:r>
      <w:r w:rsidR="00360784" w:rsidRPr="008A2F74">
        <w:rPr>
          <w:rFonts w:eastAsia="Times New Roman" w:cs="Times New Roman"/>
          <w:color w:val="000000" w:themeColor="text1"/>
          <w:lang w:val="en-AU"/>
        </w:rPr>
        <w:t>-</w:t>
      </w:r>
      <w:r w:rsidRPr="008A2F74">
        <w:rPr>
          <w:rFonts w:eastAsia="Times New Roman" w:cs="Times New Roman"/>
          <w:color w:val="000000" w:themeColor="text1"/>
          <w:lang w:val="en-AU"/>
        </w:rPr>
        <w:t xml:space="preserve">book </w:t>
      </w:r>
      <w:r w:rsidR="00C325DB" w:rsidRPr="008A2F74">
        <w:rPr>
          <w:rFonts w:eastAsia="Times New Roman" w:cs="Times New Roman"/>
          <w:color w:val="000000" w:themeColor="text1"/>
        </w:rPr>
        <w:fldChar w:fldCharType="begin"/>
      </w:r>
      <w:r w:rsidR="00D07290" w:rsidRPr="008A2F74">
        <w:rPr>
          <w:rFonts w:eastAsia="Times New Roman" w:cs="Times New Roman"/>
          <w:color w:val="000000" w:themeColor="text1"/>
        </w:rPr>
        <w:instrText xml:space="preserve"> ADDIN EN.CITE &lt;EndNote&gt;&lt;Cite&gt;&lt;Author&gt;Lau&lt;/Author&gt;&lt;Year&gt;2024&lt;/Year&gt;&lt;RecNum&gt;103&lt;/RecNum&gt;&lt;DisplayText&gt;[34]&lt;/DisplayText&gt;&lt;record&gt;&lt;rec-number&gt;103&lt;/rec-number&gt;&lt;foreign-keys&gt;&lt;key app="EN" db-id="e9pxax9rpzaed9e0p5ipfrz6a2fderwaepaf" timestamp="1744516072"&gt;103&lt;/key&gt;&lt;/foreign-keys&gt;&lt;ref-type name="Journal Article"&gt;17&lt;/ref-type&gt;&lt;contributors&gt;&lt;authors&gt;&lt;author&gt;Y. M. Lau&lt;/author&gt;&lt;author&gt;C. M. Koh&lt;/author&gt;&lt;author&gt;L. Jiang&lt;/author&gt;&lt;/authors&gt;&lt;/contributors&gt;&lt;titles&gt;&lt;title&gt;Teaching Software Development for Real-World Problems Using a Microservice-Based Collaborative Problem-Solving Approach&lt;/title&gt;&lt;secondary-title&gt;2024 IEEE/ACM 46th International Conference on Software Engineering: Software Engineering Education and Training (ICSE-SEET)&lt;/secondary-title&gt;&lt;/titles&gt;&lt;periodical&gt;&lt;full-title&gt;2024 IEEE/ACM 46th International Conference on Software Engineering: Software Engineering Education and Training (ICSE-SEET)&lt;/full-title&gt;&lt;/periodical&gt;&lt;pages&gt;22-33&lt;/pages&gt;&lt;dates&gt;&lt;year&gt;2024&lt;/year&gt;&lt;/dates&gt;&lt;label&gt;S24&lt;/label&gt;&lt;urls&gt;&lt;/urls&gt;&lt;electronic-resource-num&gt;10.1145/3639474.3640064&lt;/electronic-resource-num&gt;&lt;/record&gt;&lt;/Cite&gt;&lt;/EndNote&gt;</w:instrText>
      </w:r>
      <w:r w:rsidR="00C325DB" w:rsidRPr="008A2F74">
        <w:rPr>
          <w:rFonts w:eastAsia="Times New Roman" w:cs="Times New Roman"/>
          <w:color w:val="000000" w:themeColor="text1"/>
        </w:rPr>
        <w:fldChar w:fldCharType="separate"/>
      </w:r>
      <w:r w:rsidR="00AA544C" w:rsidRPr="008A2F74">
        <w:rPr>
          <w:rFonts w:eastAsia="Times New Roman" w:cs="Times New Roman"/>
          <w:noProof/>
          <w:color w:val="000000" w:themeColor="text1"/>
        </w:rPr>
        <w:t>[</w:t>
      </w:r>
      <w:hyperlink w:anchor="_ENREF_34" w:tooltip="Lau, 2024 #103" w:history="1">
        <w:r w:rsidR="00471467" w:rsidRPr="008A2F74">
          <w:rPr>
            <w:rFonts w:eastAsia="Times New Roman" w:cs="Times New Roman"/>
            <w:noProof/>
            <w:color w:val="000000" w:themeColor="text1"/>
          </w:rPr>
          <w:t>34</w:t>
        </w:r>
      </w:hyperlink>
      <w:r w:rsidR="00AA544C" w:rsidRPr="008A2F74">
        <w:rPr>
          <w:rFonts w:eastAsia="Times New Roman" w:cs="Times New Roman"/>
          <w:noProof/>
          <w:color w:val="000000" w:themeColor="text1"/>
        </w:rPr>
        <w:t>]</w:t>
      </w:r>
      <w:r w:rsidR="00C325DB" w:rsidRPr="008A2F74">
        <w:rPr>
          <w:rFonts w:eastAsia="Times New Roman" w:cs="Times New Roman"/>
          <w:color w:val="000000" w:themeColor="text1"/>
        </w:rPr>
        <w:fldChar w:fldCharType="end"/>
      </w:r>
      <w:r w:rsidRPr="008A2F74">
        <w:rPr>
          <w:rFonts w:eastAsia="Times New Roman" w:cs="Times New Roman"/>
          <w:color w:val="000000" w:themeColor="text1"/>
          <w:lang w:val="en-AU"/>
        </w:rPr>
        <w:t xml:space="preserve"> and group-based project exams </w:t>
      </w:r>
      <w:r w:rsidR="00693B21" w:rsidRPr="008A2F74">
        <w:rPr>
          <w:rFonts w:eastAsia="Times New Roman" w:cs="Times New Roman"/>
          <w:color w:val="000000" w:themeColor="text1"/>
        </w:rPr>
        <w:fldChar w:fldCharType="begin"/>
      </w:r>
      <w:r w:rsidR="00D07290" w:rsidRPr="008A2F74">
        <w:rPr>
          <w:rFonts w:eastAsia="Times New Roman" w:cs="Times New Roman"/>
          <w:color w:val="000000" w:themeColor="text1"/>
        </w:rPr>
        <w:instrText xml:space="preserve"> ADDIN EN.CITE &lt;EndNote&gt;&lt;Cite&gt;&lt;Author&gt;Dahl&lt;/Author&gt;&lt;Year&gt;2015&lt;/Year&gt;&lt;RecNum&gt;36&lt;/RecNum&gt;&lt;DisplayText&gt;[27]&lt;/DisplayText&gt;&lt;record&gt;&lt;rec-number&gt;36&lt;/rec-number&gt;&lt;foreign-keys&gt;&lt;key app="EN" db-id="e9pxax9rpzaed9e0p5ipfrz6a2fderwaepaf" timestamp="1744516072"&gt;36&lt;/key&gt;&lt;/foreign-keys&gt;&lt;ref-type name="Journal Article"&gt;17&lt;/ref-type&gt;&lt;contributors&gt;&lt;authors&gt;&lt;author&gt;Dahl, Bettina&lt;/author&gt;&lt;author&gt;Kolmos, Anette&lt;/author&gt;&lt;/authors&gt;&lt;/contributors&gt;&lt;titles&gt;&lt;title&gt;Students&amp;apos; Attitudes towards Group-Based Project Exams in Two Engineering Programmes&lt;/title&gt;&lt;/titles&gt;&lt;pages&gt;62-79&lt;/pages&gt;&lt;volume&gt;3&lt;/volume&gt;&lt;number&gt;2&lt;/number&gt;&lt;dates&gt;&lt;year&gt;2015&lt;/year&gt;&lt;/dates&gt;&lt;label&gt;S36&lt;/label&gt;&lt;urls&gt;&lt;/urls&gt;&lt;/record&gt;&lt;/Cite&gt;&lt;/EndNote&gt;</w:instrText>
      </w:r>
      <w:r w:rsidR="00693B21" w:rsidRPr="008A2F74">
        <w:rPr>
          <w:rFonts w:eastAsia="Times New Roman" w:cs="Times New Roman"/>
          <w:color w:val="000000" w:themeColor="text1"/>
        </w:rPr>
        <w:fldChar w:fldCharType="separate"/>
      </w:r>
      <w:r w:rsidR="00AA544C" w:rsidRPr="008A2F74">
        <w:rPr>
          <w:rFonts w:eastAsia="Times New Roman" w:cs="Times New Roman"/>
          <w:noProof/>
          <w:color w:val="000000" w:themeColor="text1"/>
        </w:rPr>
        <w:t>[</w:t>
      </w:r>
      <w:hyperlink w:anchor="_ENREF_27" w:tooltip="Dahl, 2015 #36" w:history="1">
        <w:r w:rsidR="00471467" w:rsidRPr="008A2F74">
          <w:rPr>
            <w:rFonts w:eastAsia="Times New Roman" w:cs="Times New Roman"/>
            <w:noProof/>
            <w:color w:val="000000" w:themeColor="text1"/>
          </w:rPr>
          <w:t>27</w:t>
        </w:r>
      </w:hyperlink>
      <w:r w:rsidR="00AA544C" w:rsidRPr="008A2F74">
        <w:rPr>
          <w:rFonts w:eastAsia="Times New Roman" w:cs="Times New Roman"/>
          <w:noProof/>
          <w:color w:val="000000" w:themeColor="text1"/>
        </w:rPr>
        <w:t>]</w:t>
      </w:r>
      <w:r w:rsidR="00693B21" w:rsidRPr="008A2F74">
        <w:rPr>
          <w:rFonts w:eastAsia="Times New Roman" w:cs="Times New Roman"/>
          <w:color w:val="000000" w:themeColor="text1"/>
        </w:rPr>
        <w:fldChar w:fldCharType="end"/>
      </w:r>
      <w:r w:rsidRPr="008A2F74">
        <w:rPr>
          <w:rFonts w:eastAsia="Times New Roman" w:cs="Times New Roman"/>
          <w:color w:val="000000" w:themeColor="text1"/>
          <w:lang w:val="en-AU"/>
        </w:rPr>
        <w:t xml:space="preserve">. The project-based assessment (n=26) is widely used </w:t>
      </w:r>
      <w:r w:rsidR="00203555">
        <w:rPr>
          <w:rFonts w:eastAsia="Times New Roman" w:cs="Times New Roman"/>
          <w:color w:val="000000" w:themeColor="text1"/>
          <w:lang w:val="en-AU"/>
        </w:rPr>
        <w:t>as</w:t>
      </w:r>
      <w:r w:rsidRPr="008A2F74">
        <w:rPr>
          <w:rFonts w:eastAsia="Times New Roman" w:cs="Times New Roman"/>
          <w:color w:val="000000" w:themeColor="text1"/>
          <w:lang w:val="en-AU"/>
        </w:rPr>
        <w:t xml:space="preserve"> </w:t>
      </w:r>
      <w:r w:rsidR="00360784" w:rsidRPr="008A2F74">
        <w:rPr>
          <w:rFonts w:eastAsia="Times New Roman" w:cs="Times New Roman"/>
          <w:color w:val="000000" w:themeColor="text1"/>
          <w:lang w:val="en-AU"/>
        </w:rPr>
        <w:t>a</w:t>
      </w:r>
      <w:r w:rsidRPr="008A2F74">
        <w:rPr>
          <w:rFonts w:eastAsia="Times New Roman" w:cs="Times New Roman"/>
          <w:color w:val="000000" w:themeColor="text1"/>
          <w:lang w:val="en-AU"/>
        </w:rPr>
        <w:t xml:space="preserve"> project</w:t>
      </w:r>
      <w:r w:rsidR="00360784" w:rsidRPr="008A2F74">
        <w:rPr>
          <w:rFonts w:eastAsia="Times New Roman" w:cs="Times New Roman"/>
          <w:color w:val="000000" w:themeColor="text1"/>
          <w:lang w:val="en-AU"/>
        </w:rPr>
        <w:t>,</w:t>
      </w:r>
      <w:r w:rsidRPr="008A2F74">
        <w:rPr>
          <w:rFonts w:eastAsia="Times New Roman" w:cs="Times New Roman"/>
          <w:color w:val="000000" w:themeColor="text1"/>
          <w:lang w:val="en-AU"/>
        </w:rPr>
        <w:t xml:space="preserve"> such as </w:t>
      </w:r>
      <w:r w:rsidR="00360784" w:rsidRPr="008A2F74">
        <w:rPr>
          <w:rFonts w:eastAsia="Times New Roman" w:cs="Times New Roman"/>
          <w:color w:val="000000" w:themeColor="text1"/>
          <w:lang w:val="en-AU"/>
        </w:rPr>
        <w:t xml:space="preserve">a </w:t>
      </w:r>
      <w:r w:rsidRPr="008A2F74">
        <w:rPr>
          <w:rFonts w:eastAsia="Times New Roman" w:cs="Times New Roman"/>
          <w:color w:val="000000" w:themeColor="text1"/>
          <w:lang w:val="en-AU"/>
        </w:rPr>
        <w:t xml:space="preserve">capstone project, writing </w:t>
      </w:r>
      <w:r w:rsidR="00360784" w:rsidRPr="008A2F74">
        <w:rPr>
          <w:rFonts w:eastAsia="Times New Roman" w:cs="Times New Roman"/>
          <w:color w:val="000000" w:themeColor="text1"/>
          <w:lang w:val="en-AU"/>
        </w:rPr>
        <w:t xml:space="preserve">a </w:t>
      </w:r>
      <w:r w:rsidRPr="008A2F74">
        <w:rPr>
          <w:rFonts w:eastAsia="Times New Roman" w:cs="Times New Roman"/>
          <w:color w:val="000000" w:themeColor="text1"/>
          <w:lang w:val="en-AU"/>
        </w:rPr>
        <w:t xml:space="preserve">book chapter, practical projects, </w:t>
      </w:r>
      <w:r w:rsidR="00360784" w:rsidRPr="008A2F74">
        <w:rPr>
          <w:rFonts w:eastAsia="Times New Roman" w:cs="Times New Roman"/>
          <w:color w:val="000000" w:themeColor="text1"/>
          <w:lang w:val="en-AU"/>
        </w:rPr>
        <w:t xml:space="preserve">a </w:t>
      </w:r>
      <w:r w:rsidRPr="008A2F74">
        <w:rPr>
          <w:rFonts w:eastAsia="Times New Roman" w:cs="Times New Roman"/>
          <w:color w:val="000000" w:themeColor="text1"/>
          <w:lang w:val="en-AU"/>
        </w:rPr>
        <w:t xml:space="preserve">real-world project problem and even </w:t>
      </w:r>
      <w:r w:rsidR="00360784" w:rsidRPr="008A2F74">
        <w:rPr>
          <w:rFonts w:eastAsia="Times New Roman" w:cs="Times New Roman"/>
          <w:color w:val="000000" w:themeColor="text1"/>
          <w:lang w:val="en-AU"/>
        </w:rPr>
        <w:t xml:space="preserve">an </w:t>
      </w:r>
      <w:r w:rsidRPr="008A2F74">
        <w:rPr>
          <w:rFonts w:eastAsia="Times New Roman" w:cs="Times New Roman"/>
          <w:color w:val="000000" w:themeColor="text1"/>
          <w:lang w:val="en-AU"/>
        </w:rPr>
        <w:t>individual project. They were evaluated at the end of the session</w:t>
      </w:r>
      <w:r w:rsidR="006314F0" w:rsidRPr="008A2F74">
        <w:rPr>
          <w:rFonts w:eastAsia="Times New Roman" w:cs="Times New Roman"/>
          <w:color w:val="000000" w:themeColor="text1"/>
          <w:lang w:val="en-AU"/>
        </w:rPr>
        <w:t>,</w:t>
      </w:r>
      <w:r w:rsidRPr="008A2F74">
        <w:rPr>
          <w:rFonts w:eastAsia="Times New Roman" w:cs="Times New Roman"/>
          <w:color w:val="000000" w:themeColor="text1"/>
          <w:lang w:val="en-AU"/>
        </w:rPr>
        <w:t xml:space="preserve"> and </w:t>
      </w:r>
      <w:r w:rsidR="006314F0" w:rsidRPr="008A2F74">
        <w:rPr>
          <w:rFonts w:eastAsia="Times New Roman" w:cs="Times New Roman"/>
          <w:color w:val="000000" w:themeColor="text1"/>
          <w:lang w:val="en-AU"/>
        </w:rPr>
        <w:t xml:space="preserve">the </w:t>
      </w:r>
      <w:r w:rsidRPr="008A2F74">
        <w:rPr>
          <w:rFonts w:eastAsia="Times New Roman" w:cs="Times New Roman"/>
          <w:color w:val="000000" w:themeColor="text1"/>
          <w:lang w:val="en-AU"/>
        </w:rPr>
        <w:t>project presentation (n=5) was also integrated to present their findings. Other methods</w:t>
      </w:r>
      <w:r w:rsidR="006314F0" w:rsidRPr="008A2F74">
        <w:rPr>
          <w:rFonts w:eastAsia="Times New Roman" w:cs="Times New Roman"/>
          <w:color w:val="000000" w:themeColor="text1"/>
          <w:lang w:val="en-AU"/>
        </w:rPr>
        <w:t>,</w:t>
      </w:r>
      <w:r w:rsidRPr="008A2F74">
        <w:rPr>
          <w:rFonts w:eastAsia="Times New Roman" w:cs="Times New Roman"/>
          <w:color w:val="000000" w:themeColor="text1"/>
          <w:lang w:val="en-AU"/>
        </w:rPr>
        <w:t xml:space="preserve"> such as quizzes or test</w:t>
      </w:r>
      <w:r w:rsidR="00693B21" w:rsidRPr="008A2F74">
        <w:rPr>
          <w:rFonts w:eastAsia="Times New Roman" w:cs="Times New Roman"/>
          <w:color w:val="000000" w:themeColor="text1"/>
          <w:lang w:val="en-AU"/>
        </w:rPr>
        <w:t>s</w:t>
      </w:r>
      <w:r w:rsidRPr="008A2F74">
        <w:rPr>
          <w:rFonts w:eastAsia="Times New Roman" w:cs="Times New Roman"/>
          <w:color w:val="000000" w:themeColor="text1"/>
          <w:lang w:val="en-AU"/>
        </w:rPr>
        <w:t xml:space="preserve"> (n</w:t>
      </w:r>
      <w:r w:rsidR="0079650D" w:rsidRPr="008A2F74">
        <w:rPr>
          <w:rFonts w:eastAsia="Times New Roman" w:cs="Times New Roman"/>
          <w:color w:val="000000" w:themeColor="text1"/>
          <w:lang w:val="en-AU"/>
        </w:rPr>
        <w:t>=</w:t>
      </w:r>
      <w:r w:rsidRPr="008A2F74">
        <w:rPr>
          <w:rFonts w:eastAsia="Times New Roman" w:cs="Times New Roman"/>
          <w:color w:val="000000" w:themeColor="text1"/>
          <w:lang w:val="en-AU"/>
        </w:rPr>
        <w:t>7) and assignments (n</w:t>
      </w:r>
      <w:r w:rsidR="0079650D" w:rsidRPr="008A2F74">
        <w:rPr>
          <w:rFonts w:eastAsia="Times New Roman" w:cs="Times New Roman"/>
          <w:color w:val="000000" w:themeColor="text1"/>
          <w:lang w:val="en-AU"/>
        </w:rPr>
        <w:t>=</w:t>
      </w:r>
      <w:r w:rsidRPr="008A2F74">
        <w:rPr>
          <w:rFonts w:eastAsia="Times New Roman" w:cs="Times New Roman"/>
          <w:color w:val="000000" w:themeColor="text1"/>
          <w:lang w:val="en-AU"/>
        </w:rPr>
        <w:t>5)</w:t>
      </w:r>
      <w:r w:rsidR="006314F0" w:rsidRPr="008A2F74">
        <w:rPr>
          <w:rFonts w:eastAsia="Times New Roman" w:cs="Times New Roman"/>
          <w:color w:val="000000" w:themeColor="text1"/>
          <w:lang w:val="en-AU"/>
        </w:rPr>
        <w:t>,</w:t>
      </w:r>
      <w:r w:rsidRPr="008A2F74">
        <w:rPr>
          <w:rFonts w:eastAsia="Times New Roman" w:cs="Times New Roman"/>
          <w:color w:val="000000" w:themeColor="text1"/>
          <w:lang w:val="en-AU"/>
        </w:rPr>
        <w:t xml:space="preserve"> were also used for grading the learner's performance. Quizzes, tests and assignments were assessed in the classroom</w:t>
      </w:r>
      <w:r w:rsidR="006314F0" w:rsidRPr="008A2F74">
        <w:rPr>
          <w:rFonts w:eastAsia="Times New Roman" w:cs="Times New Roman"/>
          <w:color w:val="000000" w:themeColor="text1"/>
          <w:lang w:val="en-AU"/>
        </w:rPr>
        <w:t>,</w:t>
      </w:r>
      <w:r w:rsidRPr="008A2F74">
        <w:rPr>
          <w:rFonts w:eastAsia="Times New Roman" w:cs="Times New Roman"/>
          <w:color w:val="000000" w:themeColor="text1"/>
          <w:lang w:val="en-AU"/>
        </w:rPr>
        <w:t xml:space="preserve"> which took </w:t>
      </w:r>
      <w:r w:rsidR="006314F0" w:rsidRPr="008A2F74">
        <w:rPr>
          <w:rFonts w:eastAsia="Times New Roman" w:cs="Times New Roman"/>
          <w:color w:val="000000" w:themeColor="text1"/>
          <w:lang w:val="en-AU"/>
        </w:rPr>
        <w:t xml:space="preserve">place </w:t>
      </w:r>
      <w:r w:rsidRPr="008A2F74">
        <w:rPr>
          <w:rFonts w:eastAsia="Times New Roman" w:cs="Times New Roman"/>
          <w:color w:val="000000" w:themeColor="text1"/>
          <w:lang w:val="en-AU"/>
        </w:rPr>
        <w:t xml:space="preserve">after the lesson for </w:t>
      </w:r>
      <w:r w:rsidR="006314F0" w:rsidRPr="008A2F74">
        <w:rPr>
          <w:rFonts w:eastAsia="Times New Roman" w:cs="Times New Roman"/>
          <w:color w:val="000000" w:themeColor="text1"/>
          <w:lang w:val="en-AU"/>
        </w:rPr>
        <w:t xml:space="preserve">a </w:t>
      </w:r>
      <w:r w:rsidRPr="008A2F74">
        <w:rPr>
          <w:rFonts w:eastAsia="Times New Roman" w:cs="Times New Roman"/>
          <w:color w:val="000000" w:themeColor="text1"/>
          <w:lang w:val="en-AU"/>
        </w:rPr>
        <w:t xml:space="preserve">short duration. </w:t>
      </w:r>
    </w:p>
    <w:p w14:paraId="01F605A5" w14:textId="2FFC0307" w:rsidR="0D10025E" w:rsidRPr="008A2F74" w:rsidRDefault="0079650D" w:rsidP="00D577FF">
      <w:pPr>
        <w:spacing w:line="276" w:lineRule="auto"/>
        <w:jc w:val="both"/>
        <w:rPr>
          <w:rFonts w:eastAsia="Times New Roman" w:cs="Times New Roman"/>
          <w:color w:val="000000" w:themeColor="text1"/>
          <w:lang w:val="en-AU"/>
        </w:rPr>
      </w:pPr>
      <w:r w:rsidRPr="008A2F74">
        <w:rPr>
          <w:rFonts w:eastAsia="Times New Roman" w:cs="Times New Roman"/>
          <w:color w:val="000000" w:themeColor="text1"/>
          <w:lang w:val="en-AU"/>
        </w:rPr>
        <w:t>T</w:t>
      </w:r>
      <w:r w:rsidR="0D10025E" w:rsidRPr="008A2F74">
        <w:rPr>
          <w:rFonts w:eastAsia="Times New Roman" w:cs="Times New Roman"/>
          <w:color w:val="000000" w:themeColor="text1"/>
          <w:lang w:val="en-AU"/>
        </w:rPr>
        <w:t>he reflective writing journal or portfolio (n=6) was frequently used</w:t>
      </w:r>
      <w:r w:rsidRPr="008A2F74">
        <w:rPr>
          <w:rFonts w:eastAsia="Times New Roman" w:cs="Times New Roman"/>
          <w:color w:val="000000" w:themeColor="text1"/>
          <w:lang w:val="en-AU"/>
        </w:rPr>
        <w:t xml:space="preserve"> for the experiential assessment strategies</w:t>
      </w:r>
      <w:r w:rsidR="0D10025E" w:rsidRPr="008A2F74">
        <w:rPr>
          <w:rFonts w:eastAsia="Times New Roman" w:cs="Times New Roman"/>
          <w:color w:val="000000" w:themeColor="text1"/>
          <w:lang w:val="en-AU"/>
        </w:rPr>
        <w:t>, followed by self-reflection (n</w:t>
      </w:r>
      <w:r w:rsidRPr="008A2F74">
        <w:rPr>
          <w:rFonts w:eastAsia="Times New Roman" w:cs="Times New Roman"/>
          <w:color w:val="000000" w:themeColor="text1"/>
          <w:lang w:val="en-AU"/>
        </w:rPr>
        <w:t>=</w:t>
      </w:r>
      <w:r w:rsidR="0D10025E" w:rsidRPr="008A2F74">
        <w:rPr>
          <w:rFonts w:eastAsia="Times New Roman" w:cs="Times New Roman"/>
          <w:color w:val="000000" w:themeColor="text1"/>
          <w:lang w:val="en-AU"/>
        </w:rPr>
        <w:t xml:space="preserve">5). In the portfolio, the learners were required to maintain the documentation of the individual contributions, process, methodology, decision-making process and other related questions. </w:t>
      </w:r>
      <w:r w:rsidR="00D01AC2" w:rsidRPr="008A2F74">
        <w:rPr>
          <w:rFonts w:eastAsia="Times New Roman" w:cs="Times New Roman"/>
          <w:color w:val="000000" w:themeColor="text1"/>
          <w:lang w:val="en-AU"/>
        </w:rPr>
        <w:t xml:space="preserve">At the end of each session or </w:t>
      </w:r>
      <w:r w:rsidR="1C18A50D" w:rsidRPr="008A2F74">
        <w:rPr>
          <w:rFonts w:eastAsia="Times New Roman" w:cs="Times New Roman"/>
          <w:color w:val="000000" w:themeColor="text1"/>
          <w:lang w:val="en-AU"/>
        </w:rPr>
        <w:t>s</w:t>
      </w:r>
      <w:r w:rsidR="00D01AC2" w:rsidRPr="008A2F74">
        <w:rPr>
          <w:rFonts w:eastAsia="Times New Roman" w:cs="Times New Roman"/>
          <w:lang w:val="en-AU"/>
        </w:rPr>
        <w:t>print</w:t>
      </w:r>
      <w:r w:rsidR="00D01AC2" w:rsidRPr="008A2F74">
        <w:rPr>
          <w:rFonts w:eastAsia="Times New Roman" w:cs="Times New Roman"/>
          <w:color w:val="000000" w:themeColor="text1"/>
          <w:lang w:val="en-AU"/>
        </w:rPr>
        <w:t>, t</w:t>
      </w:r>
      <w:r w:rsidR="0D10025E" w:rsidRPr="008A2F74">
        <w:rPr>
          <w:rFonts w:eastAsia="Times New Roman" w:cs="Times New Roman"/>
          <w:color w:val="000000" w:themeColor="text1"/>
          <w:lang w:val="en-AU"/>
        </w:rPr>
        <w:t xml:space="preserve">he reflection is done on </w:t>
      </w:r>
      <w:r w:rsidRPr="008A2F74">
        <w:rPr>
          <w:rFonts w:eastAsia="Times New Roman" w:cs="Times New Roman"/>
          <w:color w:val="000000" w:themeColor="text1"/>
          <w:lang w:val="en-AU"/>
        </w:rPr>
        <w:t xml:space="preserve">the </w:t>
      </w:r>
      <w:r w:rsidR="0D10025E" w:rsidRPr="008A2F74">
        <w:rPr>
          <w:rFonts w:eastAsia="Times New Roman" w:cs="Times New Roman"/>
          <w:color w:val="000000" w:themeColor="text1"/>
          <w:lang w:val="en-AU"/>
        </w:rPr>
        <w:t xml:space="preserve">team project </w:t>
      </w:r>
      <w:r w:rsidR="00D01AC2" w:rsidRPr="008A2F74">
        <w:rPr>
          <w:rFonts w:eastAsia="Times New Roman" w:cs="Times New Roman"/>
          <w:color w:val="000000" w:themeColor="text1"/>
          <w:lang w:val="en-AU"/>
        </w:rPr>
        <w:t xml:space="preserve">and </w:t>
      </w:r>
      <w:r w:rsidR="0D10025E" w:rsidRPr="008A2F74">
        <w:rPr>
          <w:rFonts w:eastAsia="Times New Roman" w:cs="Times New Roman"/>
          <w:color w:val="000000" w:themeColor="text1"/>
          <w:lang w:val="en-AU"/>
        </w:rPr>
        <w:t xml:space="preserve">their learning journey. Self-evaluation was done through self-evaluation at </w:t>
      </w:r>
      <w:r w:rsidRPr="008A2F74">
        <w:rPr>
          <w:rFonts w:eastAsia="Times New Roman" w:cs="Times New Roman"/>
          <w:color w:val="000000" w:themeColor="text1"/>
          <w:lang w:val="en-AU"/>
        </w:rPr>
        <w:t xml:space="preserve">the </w:t>
      </w:r>
      <w:r w:rsidR="0D10025E" w:rsidRPr="008A2F74">
        <w:rPr>
          <w:rFonts w:eastAsia="Times New Roman" w:cs="Times New Roman"/>
          <w:color w:val="000000" w:themeColor="text1"/>
          <w:lang w:val="en-AU"/>
        </w:rPr>
        <w:t>end of each session</w:t>
      </w:r>
      <w:r w:rsidR="00FA4E6C" w:rsidRPr="008A2F74">
        <w:rPr>
          <w:rFonts w:eastAsia="Times New Roman" w:cs="Times New Roman"/>
          <w:color w:val="000000" w:themeColor="text1"/>
          <w:lang w:val="en-AU"/>
        </w:rPr>
        <w:t xml:space="preserve"> </w:t>
      </w:r>
      <w:r w:rsidR="00FA4E6C" w:rsidRPr="008A2F74">
        <w:rPr>
          <w:rFonts w:eastAsia="Times New Roman" w:cs="Times New Roman"/>
          <w:color w:val="000000" w:themeColor="text1"/>
        </w:rPr>
        <w:fldChar w:fldCharType="begin"/>
      </w:r>
      <w:r w:rsidR="00471467">
        <w:rPr>
          <w:rFonts w:eastAsia="Times New Roman" w:cs="Times New Roman"/>
          <w:color w:val="000000" w:themeColor="text1"/>
        </w:rPr>
        <w:instrText xml:space="preserve"> ADDIN EN.CITE &lt;EndNote&gt;&lt;Cite&gt;&lt;Author&gt;Feldgen&lt;/Author&gt;&lt;Year&gt;2014&lt;/Year&gt;&lt;RecNum&gt;102&lt;/RecNum&gt;&lt;DisplayText&gt;[55]&lt;/DisplayText&gt;&lt;record&gt;&lt;rec-number&gt;102&lt;/rec-number&gt;&lt;foreign-keys&gt;&lt;key app="EN" db-id="e9pxax9rpzaed9e0p5ipfrz6a2fderwaepaf" timestamp="1744516072"&gt;102&lt;/key&gt;&lt;/foreign-keys&gt;&lt;ref-type name="Journal Article"&gt;17&lt;/ref-type&gt;&lt;contributors&gt;&lt;authors&gt;&lt;author&gt;M. Feldgen&lt;/author&gt;&lt;author&gt;O. Clua&lt;/author&gt;&lt;/authors&gt;&lt;/contributors&gt;&lt;titles&gt;&lt;title&gt;Teaching effective requirements engineering for large-scale software development with scaffolding&lt;/title&gt;&lt;secondary-title&gt;2014 IEEE Frontiers in Education Conference (FIE) Proceedings&lt;/secondary-title&gt;&lt;/titles&gt;&lt;periodical&gt;&lt;full-title&gt;2014 IEEE Frontiers in Education Conference (FIE) Proceedings&lt;/full-title&gt;&lt;/periodical&gt;&lt;pages&gt;1-8&lt;/pages&gt;&lt;dates&gt;&lt;year&gt;2014&lt;/year&gt;&lt;/dates&gt;&lt;label&gt;S22&lt;/label&gt;&lt;urls&gt;&lt;/urls&gt;&lt;electronic-resource-num&gt;10.1109/FIE.2014.7044176&lt;/electronic-resource-num&gt;&lt;/record&gt;&lt;/Cite&gt;&lt;/EndNote&gt;</w:instrText>
      </w:r>
      <w:r w:rsidR="00FA4E6C" w:rsidRPr="008A2F74">
        <w:rPr>
          <w:rFonts w:eastAsia="Times New Roman" w:cs="Times New Roman"/>
          <w:color w:val="000000" w:themeColor="text1"/>
        </w:rPr>
        <w:fldChar w:fldCharType="separate"/>
      </w:r>
      <w:r w:rsidR="00471467">
        <w:rPr>
          <w:rFonts w:eastAsia="Times New Roman" w:cs="Times New Roman"/>
          <w:noProof/>
          <w:color w:val="000000" w:themeColor="text1"/>
        </w:rPr>
        <w:t>[</w:t>
      </w:r>
      <w:hyperlink w:anchor="_ENREF_55" w:tooltip="Feldgen, 2014 #102" w:history="1">
        <w:r w:rsidR="00471467">
          <w:rPr>
            <w:rFonts w:eastAsia="Times New Roman" w:cs="Times New Roman"/>
            <w:noProof/>
            <w:color w:val="000000" w:themeColor="text1"/>
          </w:rPr>
          <w:t>55</w:t>
        </w:r>
      </w:hyperlink>
      <w:r w:rsidR="00471467">
        <w:rPr>
          <w:rFonts w:eastAsia="Times New Roman" w:cs="Times New Roman"/>
          <w:noProof/>
          <w:color w:val="000000" w:themeColor="text1"/>
        </w:rPr>
        <w:t>]</w:t>
      </w:r>
      <w:r w:rsidR="00FA4E6C" w:rsidRPr="008A2F74">
        <w:rPr>
          <w:rFonts w:eastAsia="Times New Roman" w:cs="Times New Roman"/>
          <w:color w:val="000000" w:themeColor="text1"/>
        </w:rPr>
        <w:fldChar w:fldCharType="end"/>
      </w:r>
      <w:r w:rsidR="0D10025E" w:rsidRPr="008A2F74">
        <w:rPr>
          <w:rFonts w:eastAsia="Times New Roman" w:cs="Times New Roman"/>
          <w:color w:val="000000" w:themeColor="text1"/>
          <w:lang w:val="en-AU"/>
        </w:rPr>
        <w:t xml:space="preserve">, </w:t>
      </w:r>
      <w:r w:rsidR="0D10025E" w:rsidRPr="008A2F74">
        <w:rPr>
          <w:rFonts w:eastAsia="Times New Roman" w:cs="Times New Roman"/>
          <w:color w:val="000000" w:themeColor="text1"/>
          <w:lang w:val="en-AU"/>
        </w:rPr>
        <w:lastRenderedPageBreak/>
        <w:t>individual assessment at each sprint</w:t>
      </w:r>
      <w:r w:rsidR="00D01AC2" w:rsidRPr="008A2F74">
        <w:rPr>
          <w:rFonts w:eastAsia="Times New Roman" w:cs="Times New Roman"/>
          <w:color w:val="000000" w:themeColor="text1"/>
          <w:lang w:val="en-AU"/>
        </w:rPr>
        <w:t xml:space="preserve"> </w:t>
      </w:r>
      <w:r w:rsidR="007C47C6" w:rsidRPr="008A2F74">
        <w:rPr>
          <w:rFonts w:eastAsia="Times New Roman" w:cs="Times New Roman"/>
          <w:color w:val="000000" w:themeColor="text1"/>
        </w:rPr>
        <w:fldChar w:fldCharType="begin"/>
      </w:r>
      <w:r w:rsidR="00471467">
        <w:rPr>
          <w:rFonts w:eastAsia="Times New Roman" w:cs="Times New Roman"/>
          <w:color w:val="000000" w:themeColor="text1"/>
        </w:rPr>
        <w:instrText xml:space="preserve"> ADDIN EN.CITE &lt;EndNote&gt;&lt;Cite&gt;&lt;Author&gt;Wedemann&lt;/Author&gt;&lt;Year&gt;2018&lt;/Year&gt;&lt;RecNum&gt;48&lt;/RecNum&gt;&lt;DisplayText&gt;[75]&lt;/DisplayText&gt;&lt;record&gt;&lt;rec-number&gt;48&lt;/rec-number&gt;&lt;foreign-keys&gt;&lt;key app="EN" db-id="e9pxax9rpzaed9e0p5ipfrz6a2fderwaepaf" timestamp="1744516072"&gt;48&lt;/key&gt;&lt;/foreign-keys&gt;&lt;ref-type name="Conference Paper"&gt;47&lt;/ref-type&gt;&lt;contributors&gt;&lt;authors&gt;&lt;author&gt;Wedemann, Gero&lt;/author&gt;&lt;/authors&gt;&lt;/contributors&gt;&lt;titles&gt;&lt;title&gt;Scrum as a Method of Teaching Software Architecture&lt;/title&gt;&lt;/titles&gt;&lt;pages&gt;108-112&lt;/pages&gt;&lt;dates&gt;&lt;year&gt;2018&lt;/year&gt;&lt;/dates&gt;&lt;label&gt;S41&lt;/label&gt;&lt;urls&gt;&lt;related-urls&gt;&lt;url&gt;https://doi.org/10.1145/3209087.3209096&lt;/url&gt;&lt;/related-urls&gt;&lt;/urls&gt;&lt;electronic-resource-num&gt;10.1145/3209087.3209096&lt;/electronic-resource-num&gt;&lt;/record&gt;&lt;/Cite&gt;&lt;/EndNote&gt;</w:instrText>
      </w:r>
      <w:r w:rsidR="007C47C6" w:rsidRPr="008A2F74">
        <w:rPr>
          <w:rFonts w:eastAsia="Times New Roman" w:cs="Times New Roman"/>
          <w:color w:val="000000" w:themeColor="text1"/>
        </w:rPr>
        <w:fldChar w:fldCharType="separate"/>
      </w:r>
      <w:r w:rsidR="00471467">
        <w:rPr>
          <w:rFonts w:eastAsia="Times New Roman" w:cs="Times New Roman"/>
          <w:noProof/>
          <w:color w:val="000000" w:themeColor="text1"/>
        </w:rPr>
        <w:t>[</w:t>
      </w:r>
      <w:hyperlink w:anchor="_ENREF_75" w:tooltip="Wedemann, 2018 #48" w:history="1">
        <w:r w:rsidR="00471467">
          <w:rPr>
            <w:rFonts w:eastAsia="Times New Roman" w:cs="Times New Roman"/>
            <w:noProof/>
            <w:color w:val="000000" w:themeColor="text1"/>
          </w:rPr>
          <w:t>75</w:t>
        </w:r>
      </w:hyperlink>
      <w:r w:rsidR="00471467">
        <w:rPr>
          <w:rFonts w:eastAsia="Times New Roman" w:cs="Times New Roman"/>
          <w:noProof/>
          <w:color w:val="000000" w:themeColor="text1"/>
        </w:rPr>
        <w:t>]</w:t>
      </w:r>
      <w:r w:rsidR="007C47C6" w:rsidRPr="008A2F74">
        <w:rPr>
          <w:rFonts w:eastAsia="Times New Roman" w:cs="Times New Roman"/>
          <w:color w:val="000000" w:themeColor="text1"/>
        </w:rPr>
        <w:fldChar w:fldCharType="end"/>
      </w:r>
      <w:r w:rsidR="0D10025E" w:rsidRPr="008A2F74">
        <w:rPr>
          <w:rFonts w:eastAsia="Times New Roman" w:cs="Times New Roman"/>
          <w:color w:val="000000" w:themeColor="text1"/>
          <w:lang w:val="en-AU"/>
        </w:rPr>
        <w:t xml:space="preserve"> and self-evaluation survey </w:t>
      </w:r>
      <w:r w:rsidR="00B959A3" w:rsidRPr="008A2F74">
        <w:rPr>
          <w:rFonts w:eastAsia="Times New Roman" w:cs="Times New Roman"/>
          <w:color w:val="000000" w:themeColor="text1"/>
        </w:rPr>
        <w:fldChar w:fldCharType="begin"/>
      </w:r>
      <w:r w:rsidR="00471467">
        <w:rPr>
          <w:rFonts w:eastAsia="Times New Roman" w:cs="Times New Roman"/>
          <w:color w:val="000000" w:themeColor="text1"/>
        </w:rPr>
        <w:instrText xml:space="preserve"> ADDIN EN.CITE &lt;EndNote&gt;&lt;Cite&gt;&lt;Author&gt;Katipoglu&lt;/Author&gt;&lt;Year&gt;2024&lt;/Year&gt;&lt;RecNum&gt;77&lt;/RecNum&gt;&lt;DisplayText&gt;[76]&lt;/DisplayText&gt;&lt;record&gt;&lt;rec-number&gt;77&lt;/rec-number&gt;&lt;foreign-keys&gt;&lt;key app="EN" db-id="e9pxax9rpzaed9e0p5ipfrz6a2fderwaepaf" timestamp="1744516072"&gt;77&lt;/key&gt;&lt;/foreign-keys&gt;&lt;ref-type name="Journal Article"&gt;17&lt;/ref-type&gt;&lt;contributors&gt;&lt;authors&gt;&lt;author&gt;Katipoglu, G.&lt;/author&gt;&lt;author&gt;Utku, S.&lt;/author&gt;&lt;author&gt;Mijailovic, I.&lt;/author&gt;&lt;author&gt;Mekic, E.&lt;/author&gt;&lt;author&gt;Avdic, D.&lt;/author&gt;&lt;author&gt;Milic, P.&lt;/author&gt;&lt;/authors&gt;&lt;/contributors&gt;&lt;titles&gt;&lt;title&gt;Action Research Approach to Analysis of Teaching of Blockchain Web 3.0 Application Based on MACH Architecture&lt;/title&gt;&lt;secondary-title&gt;Applied Sciences-Basel&lt;/secondary-title&gt;&lt;/titles&gt;&lt;periodical&gt;&lt;full-title&gt;Applied Sciences-Basel&lt;/full-title&gt;&lt;/periodical&gt;&lt;volume&gt;14&lt;/volume&gt;&lt;number&gt;23&lt;/number&gt;&lt;dates&gt;&lt;year&gt;2024&lt;/year&gt;&lt;/dates&gt;&lt;accession-num&gt;WOS:001376212600001&lt;/accession-num&gt;&lt;label&gt;S48&lt;/label&gt;&lt;urls&gt;&lt;related-urls&gt;&lt;url&gt;&lt;style face="underline" font="default" size="100%"&gt;&amp;lt;Go to ISI&amp;gt;://WOS:001376212600001&lt;/style&gt;&lt;/url&gt;&lt;/related-urls&gt;&lt;/urls&gt;&lt;electronic-resource-num&gt;10.3390/app142311158&lt;/electronic-resource-num&gt;&lt;/record&gt;&lt;/Cite&gt;&lt;/EndNote&gt;</w:instrText>
      </w:r>
      <w:r w:rsidR="00B959A3" w:rsidRPr="008A2F74">
        <w:rPr>
          <w:rFonts w:eastAsia="Times New Roman" w:cs="Times New Roman"/>
          <w:color w:val="000000" w:themeColor="text1"/>
        </w:rPr>
        <w:fldChar w:fldCharType="separate"/>
      </w:r>
      <w:r w:rsidR="00471467">
        <w:rPr>
          <w:rFonts w:eastAsia="Times New Roman" w:cs="Times New Roman"/>
          <w:noProof/>
          <w:color w:val="000000" w:themeColor="text1"/>
        </w:rPr>
        <w:t>[</w:t>
      </w:r>
      <w:hyperlink w:anchor="_ENREF_76" w:tooltip="Katipoglu, 2024 #77" w:history="1">
        <w:r w:rsidR="00471467">
          <w:rPr>
            <w:rFonts w:eastAsia="Times New Roman" w:cs="Times New Roman"/>
            <w:noProof/>
            <w:color w:val="000000" w:themeColor="text1"/>
          </w:rPr>
          <w:t>76</w:t>
        </w:r>
      </w:hyperlink>
      <w:r w:rsidR="00471467">
        <w:rPr>
          <w:rFonts w:eastAsia="Times New Roman" w:cs="Times New Roman"/>
          <w:noProof/>
          <w:color w:val="000000" w:themeColor="text1"/>
        </w:rPr>
        <w:t>]</w:t>
      </w:r>
      <w:r w:rsidR="00B959A3" w:rsidRPr="008A2F74">
        <w:rPr>
          <w:rFonts w:eastAsia="Times New Roman" w:cs="Times New Roman"/>
          <w:color w:val="000000" w:themeColor="text1"/>
        </w:rPr>
        <w:fldChar w:fldCharType="end"/>
      </w:r>
      <w:r w:rsidR="0D10025E" w:rsidRPr="008A2F74">
        <w:rPr>
          <w:rFonts w:eastAsia="Times New Roman" w:cs="Times New Roman"/>
          <w:color w:val="000000" w:themeColor="text1"/>
          <w:lang w:val="en-AU"/>
        </w:rPr>
        <w:t>. The other assessment techniques mentioned in the reviewed articles were a</w:t>
      </w:r>
      <w:r w:rsidR="00203555">
        <w:rPr>
          <w:rFonts w:eastAsia="Times New Roman" w:cs="Times New Roman"/>
          <w:color w:val="000000" w:themeColor="text1"/>
          <w:lang w:val="en-AU"/>
        </w:rPr>
        <w:t>s well as</w:t>
      </w:r>
      <w:r w:rsidR="0D10025E" w:rsidRPr="008A2F74">
        <w:rPr>
          <w:rFonts w:eastAsia="Times New Roman" w:cs="Times New Roman"/>
          <w:color w:val="000000" w:themeColor="text1"/>
          <w:lang w:val="en-AU"/>
        </w:rPr>
        <w:t xml:space="preserve"> observation (n</w:t>
      </w:r>
      <w:r w:rsidR="000250F9" w:rsidRPr="008A2F74">
        <w:rPr>
          <w:rFonts w:eastAsia="Times New Roman" w:cs="Times New Roman"/>
          <w:color w:val="000000" w:themeColor="text1"/>
          <w:lang w:val="en-AU"/>
        </w:rPr>
        <w:t>=</w:t>
      </w:r>
      <w:r w:rsidR="0D10025E" w:rsidRPr="008A2F74">
        <w:rPr>
          <w:rFonts w:eastAsia="Times New Roman" w:cs="Times New Roman"/>
          <w:color w:val="000000" w:themeColor="text1"/>
          <w:lang w:val="en-AU"/>
        </w:rPr>
        <w:t>2), prototyping (n</w:t>
      </w:r>
      <w:r w:rsidR="00FA4E6C" w:rsidRPr="008A2F74">
        <w:rPr>
          <w:rFonts w:eastAsia="Times New Roman" w:cs="Times New Roman"/>
          <w:color w:val="000000" w:themeColor="text1"/>
          <w:lang w:val="en-AU"/>
        </w:rPr>
        <w:t>=</w:t>
      </w:r>
      <w:r w:rsidR="0D10025E" w:rsidRPr="008A2F74">
        <w:rPr>
          <w:rFonts w:eastAsia="Times New Roman" w:cs="Times New Roman"/>
          <w:color w:val="000000" w:themeColor="text1"/>
          <w:lang w:val="en-AU"/>
        </w:rPr>
        <w:t>4) and decision-making template (n</w:t>
      </w:r>
      <w:r w:rsidR="000250F9" w:rsidRPr="008A2F74">
        <w:rPr>
          <w:rFonts w:eastAsia="Times New Roman" w:cs="Times New Roman"/>
          <w:color w:val="000000" w:themeColor="text1"/>
          <w:lang w:val="en-AU"/>
        </w:rPr>
        <w:t>=</w:t>
      </w:r>
      <w:r w:rsidR="0D10025E" w:rsidRPr="008A2F74">
        <w:rPr>
          <w:rFonts w:eastAsia="Times New Roman" w:cs="Times New Roman"/>
          <w:color w:val="000000" w:themeColor="text1"/>
          <w:lang w:val="en-AU"/>
        </w:rPr>
        <w:t>3)</w:t>
      </w:r>
      <w:r w:rsidR="00BD2AC2" w:rsidRPr="008A2F74">
        <w:rPr>
          <w:rFonts w:eastAsia="Times New Roman" w:cs="Times New Roman"/>
          <w:color w:val="000000" w:themeColor="text1"/>
          <w:lang w:val="en-AU"/>
        </w:rPr>
        <w:t>,</w:t>
      </w:r>
      <w:r w:rsidR="0D10025E" w:rsidRPr="008A2F74">
        <w:rPr>
          <w:rFonts w:eastAsia="Times New Roman" w:cs="Times New Roman"/>
          <w:color w:val="000000" w:themeColor="text1"/>
          <w:lang w:val="en-AU"/>
        </w:rPr>
        <w:t xml:space="preserve"> which helped the learners to log and reflect </w:t>
      </w:r>
      <w:r w:rsidR="00BD2AC2" w:rsidRPr="008A2F74">
        <w:rPr>
          <w:rFonts w:eastAsia="Times New Roman" w:cs="Times New Roman"/>
          <w:color w:val="000000" w:themeColor="text1"/>
          <w:lang w:val="en-AU"/>
        </w:rPr>
        <w:t xml:space="preserve">on their </w:t>
      </w:r>
      <w:r w:rsidR="0D10025E" w:rsidRPr="008A2F74">
        <w:rPr>
          <w:rFonts w:eastAsia="Times New Roman" w:cs="Times New Roman"/>
          <w:color w:val="000000" w:themeColor="text1"/>
          <w:lang w:val="en-AU"/>
        </w:rPr>
        <w:t xml:space="preserve">reasoning for their decisions. </w:t>
      </w:r>
    </w:p>
    <w:p w14:paraId="0D4CA66F" w14:textId="4B773707" w:rsidR="0D10025E" w:rsidRPr="008A2F74" w:rsidRDefault="00B22027" w:rsidP="00D577FF">
      <w:pPr>
        <w:spacing w:line="276" w:lineRule="auto"/>
        <w:jc w:val="both"/>
        <w:rPr>
          <w:rFonts w:eastAsia="Times New Roman" w:cs="Times New Roman"/>
          <w:color w:val="000000" w:themeColor="text1"/>
          <w:lang w:val="en-AU"/>
        </w:rPr>
      </w:pPr>
      <w:r w:rsidRPr="008A2F74">
        <w:rPr>
          <w:rFonts w:eastAsia="Times New Roman" w:cs="Times New Roman"/>
          <w:color w:val="000000" w:themeColor="text1"/>
          <w:lang w:val="en-AU"/>
        </w:rPr>
        <w:t>S</w:t>
      </w:r>
      <w:r w:rsidR="0D10025E" w:rsidRPr="008A2F74">
        <w:rPr>
          <w:rFonts w:eastAsia="Times New Roman" w:cs="Times New Roman"/>
          <w:color w:val="000000" w:themeColor="text1"/>
          <w:lang w:val="en-AU"/>
        </w:rPr>
        <w:t xml:space="preserve">ix technology-based assessment tools were used to enhance the assessment. They are </w:t>
      </w:r>
      <w:r w:rsidRPr="008A2F74">
        <w:rPr>
          <w:rFonts w:eastAsia="Times New Roman" w:cs="Times New Roman"/>
          <w:color w:val="000000" w:themeColor="text1"/>
          <w:lang w:val="en-AU"/>
        </w:rPr>
        <w:t>platforms used to supplement</w:t>
      </w:r>
      <w:r w:rsidR="0D10025E" w:rsidRPr="008A2F74">
        <w:rPr>
          <w:rFonts w:eastAsia="Times New Roman" w:cs="Times New Roman"/>
          <w:color w:val="000000" w:themeColor="text1"/>
          <w:lang w:val="en-AU"/>
        </w:rPr>
        <w:t xml:space="preserve"> the summative and formative assessment strategies. Canvas </w:t>
      </w:r>
      <w:r w:rsidR="00C3284A" w:rsidRPr="008A2F74">
        <w:rPr>
          <w:rFonts w:eastAsia="Times New Roman" w:cs="Times New Roman"/>
          <w:color w:val="000000" w:themeColor="text1"/>
        </w:rPr>
        <w:fldChar w:fldCharType="begin"/>
      </w:r>
      <w:r w:rsidR="00471467">
        <w:rPr>
          <w:rFonts w:eastAsia="Times New Roman" w:cs="Times New Roman"/>
          <w:color w:val="000000" w:themeColor="text1"/>
        </w:rPr>
        <w:instrText xml:space="preserve"> ADDIN EN.CITE &lt;EndNote&gt;&lt;Cite&gt;&lt;Author&gt;Corritore&lt;/Author&gt;&lt;Year&gt;2020&lt;/Year&gt;&lt;RecNum&gt;35&lt;/RecNum&gt;&lt;DisplayText&gt;[58]&lt;/DisplayText&gt;&lt;record&gt;&lt;rec-number&gt;35&lt;/rec-number&gt;&lt;foreign-keys&gt;&lt;key app="EN" db-id="e9pxax9rpzaed9e0p5ipfrz6a2fderwaepaf" timestamp="1744516072"&gt;35&lt;/key&gt;&lt;/foreign-keys&gt;&lt;ref-type name="Journal Article"&gt;17&lt;/ref-type&gt;&lt;contributors&gt;&lt;authors&gt;&lt;author&gt;Corritore, Cynthia&lt;/author&gt;&lt;author&gt;Love, Betty&lt;/author&gt;&lt;/authors&gt;&lt;/contributors&gt;&lt;titles&gt;&lt;title&gt;Redesigning an Introductory Programming Course to Facilitate Effective Student Learning: A Case Study&lt;/title&gt;&lt;/titles&gt;&lt;pages&gt;91-136&lt;/pages&gt;&lt;volume&gt;19&lt;/volume&gt;&lt;dates&gt;&lt;year&gt;2020&lt;/year&gt;&lt;/dates&gt;&lt;label&gt;S34&lt;/label&gt;&lt;urls&gt;&lt;/urls&gt;&lt;/record&gt;&lt;/Cite&gt;&lt;/EndNote&gt;</w:instrText>
      </w:r>
      <w:r w:rsidR="00C3284A" w:rsidRPr="008A2F74">
        <w:rPr>
          <w:rFonts w:eastAsia="Times New Roman" w:cs="Times New Roman"/>
          <w:color w:val="000000" w:themeColor="text1"/>
        </w:rPr>
        <w:fldChar w:fldCharType="separate"/>
      </w:r>
      <w:r w:rsidR="00471467">
        <w:rPr>
          <w:rFonts w:eastAsia="Times New Roman" w:cs="Times New Roman"/>
          <w:noProof/>
          <w:color w:val="000000" w:themeColor="text1"/>
        </w:rPr>
        <w:t>[</w:t>
      </w:r>
      <w:hyperlink w:anchor="_ENREF_58" w:tooltip="Corritore, 2020 #35" w:history="1">
        <w:r w:rsidR="00471467">
          <w:rPr>
            <w:rFonts w:eastAsia="Times New Roman" w:cs="Times New Roman"/>
            <w:noProof/>
            <w:color w:val="000000" w:themeColor="text1"/>
          </w:rPr>
          <w:t>58</w:t>
        </w:r>
      </w:hyperlink>
      <w:r w:rsidR="00471467">
        <w:rPr>
          <w:rFonts w:eastAsia="Times New Roman" w:cs="Times New Roman"/>
          <w:noProof/>
          <w:color w:val="000000" w:themeColor="text1"/>
        </w:rPr>
        <w:t>]</w:t>
      </w:r>
      <w:r w:rsidR="00C3284A" w:rsidRPr="008A2F74">
        <w:rPr>
          <w:rFonts w:eastAsia="Times New Roman" w:cs="Times New Roman"/>
          <w:color w:val="000000" w:themeColor="text1"/>
        </w:rPr>
        <w:fldChar w:fldCharType="end"/>
      </w:r>
      <w:r w:rsidR="0D10025E" w:rsidRPr="008A2F74">
        <w:rPr>
          <w:rFonts w:eastAsia="Times New Roman" w:cs="Times New Roman"/>
          <w:color w:val="000000" w:themeColor="text1"/>
          <w:lang w:val="en-AU"/>
        </w:rPr>
        <w:t xml:space="preserve"> and Kahoot! </w:t>
      </w:r>
      <w:r w:rsidR="00AE365D" w:rsidRPr="008A2F74">
        <w:rPr>
          <w:rFonts w:eastAsia="Times New Roman" w:cs="Times New Roman"/>
          <w:color w:val="000000" w:themeColor="text1"/>
        </w:rPr>
        <w:fldChar w:fldCharType="begin"/>
      </w:r>
      <w:r w:rsidR="00471467">
        <w:rPr>
          <w:rFonts w:eastAsia="Times New Roman" w:cs="Times New Roman"/>
          <w:color w:val="000000" w:themeColor="text1"/>
        </w:rPr>
        <w:instrText xml:space="preserve"> ADDIN EN.CITE &lt;EndNote&gt;&lt;Cite&gt;&lt;Author&gt;Parejo&lt;/Author&gt;&lt;Year&gt;2020&lt;/Year&gt;&lt;RecNum&gt;125&lt;/RecNum&gt;&lt;DisplayText&gt;[49]&lt;/DisplayText&gt;&lt;record&gt;&lt;rec-number&gt;125&lt;/rec-number&gt;&lt;foreign-keys&gt;&lt;key app="EN" db-id="e9pxax9rpzaed9e0p5ipfrz6a2fderwaepaf" timestamp="1744881169"&gt;125&lt;/key&gt;&lt;/foreign-keys&gt;&lt;ref-type name="Journal Article"&gt;17&lt;/ref-type&gt;&lt;contributors&gt;&lt;authors&gt;&lt;author&gt;Parejo, José A&lt;/author&gt;&lt;author&gt;Troya, Javier&lt;/author&gt;&lt;author&gt;Segura, Sergio&lt;/author&gt;&lt;author&gt;del-Río-Ortega, Adela&lt;/author&gt;&lt;author&gt;Gámez-Díaz, Antonio&lt;/author&gt;&lt;author&gt;Márquez-Chamorro, Alfonso E&lt;/author&gt;&lt;/authors&gt;&lt;/contributors&gt;&lt;titles&gt;&lt;title&gt;Flipping laboratory sessions: an experience in computer science&lt;/title&gt;&lt;secondary-title&gt;IEEE Revista Iberoamericana de Tecnologias del Aprendizaje&lt;/secondary-title&gt;&lt;/titles&gt;&lt;periodical&gt;&lt;full-title&gt;IEEE Revista Iberoamericana de Tecnologias del Aprendizaje&lt;/full-title&gt;&lt;/periodical&gt;&lt;pages&gt;183-191&lt;/pages&gt;&lt;volume&gt;15&lt;/volume&gt;&lt;number&gt;3&lt;/number&gt;&lt;dates&gt;&lt;year&gt;2020&lt;/year&gt;&lt;/dates&gt;&lt;isbn&gt;1932-8540&lt;/isbn&gt;&lt;label&gt;S60&lt;/label&gt;&lt;urls&gt;&lt;/urls&gt;&lt;/record&gt;&lt;/Cite&gt;&lt;/EndNote&gt;</w:instrText>
      </w:r>
      <w:r w:rsidR="00AE365D" w:rsidRPr="008A2F74">
        <w:rPr>
          <w:rFonts w:eastAsia="Times New Roman" w:cs="Times New Roman"/>
          <w:color w:val="000000" w:themeColor="text1"/>
        </w:rPr>
        <w:fldChar w:fldCharType="separate"/>
      </w:r>
      <w:r w:rsidR="00471467">
        <w:rPr>
          <w:rFonts w:eastAsia="Times New Roman" w:cs="Times New Roman"/>
          <w:noProof/>
          <w:color w:val="000000" w:themeColor="text1"/>
        </w:rPr>
        <w:t>[</w:t>
      </w:r>
      <w:hyperlink w:anchor="_ENREF_49" w:tooltip="Parejo, 2020 #125" w:history="1">
        <w:r w:rsidR="00471467">
          <w:rPr>
            <w:rFonts w:eastAsia="Times New Roman" w:cs="Times New Roman"/>
            <w:noProof/>
            <w:color w:val="000000" w:themeColor="text1"/>
          </w:rPr>
          <w:t>49</w:t>
        </w:r>
      </w:hyperlink>
      <w:r w:rsidR="00471467">
        <w:rPr>
          <w:rFonts w:eastAsia="Times New Roman" w:cs="Times New Roman"/>
          <w:noProof/>
          <w:color w:val="000000" w:themeColor="text1"/>
        </w:rPr>
        <w:t>]</w:t>
      </w:r>
      <w:r w:rsidR="00AE365D" w:rsidRPr="008A2F74">
        <w:rPr>
          <w:rFonts w:eastAsia="Times New Roman" w:cs="Times New Roman"/>
          <w:color w:val="000000" w:themeColor="text1"/>
        </w:rPr>
        <w:fldChar w:fldCharType="end"/>
      </w:r>
      <w:r w:rsidR="00074423" w:rsidRPr="008A2F74">
        <w:rPr>
          <w:rFonts w:eastAsia="Times New Roman" w:cs="Times New Roman"/>
          <w:color w:val="000000" w:themeColor="text1"/>
          <w:lang w:val="en-AU"/>
        </w:rPr>
        <w:t xml:space="preserve"> </w:t>
      </w:r>
      <w:r w:rsidR="0D10025E" w:rsidRPr="008A2F74">
        <w:rPr>
          <w:rFonts w:eastAsia="Times New Roman" w:cs="Times New Roman"/>
          <w:color w:val="000000" w:themeColor="text1"/>
          <w:lang w:val="en-AU"/>
        </w:rPr>
        <w:t>were used to conduct quizzes</w:t>
      </w:r>
      <w:r w:rsidRPr="008A2F74">
        <w:rPr>
          <w:rFonts w:eastAsia="Times New Roman" w:cs="Times New Roman"/>
          <w:color w:val="000000" w:themeColor="text1"/>
          <w:lang w:val="en-AU"/>
        </w:rPr>
        <w:t>,</w:t>
      </w:r>
      <w:r w:rsidR="00074423" w:rsidRPr="008A2F74">
        <w:rPr>
          <w:rFonts w:eastAsia="Times New Roman" w:cs="Times New Roman"/>
          <w:color w:val="000000" w:themeColor="text1"/>
          <w:lang w:val="en-AU"/>
        </w:rPr>
        <w:t xml:space="preserve"> </w:t>
      </w:r>
      <w:proofErr w:type="spellStart"/>
      <w:r w:rsidR="0D10025E" w:rsidRPr="008A2F74">
        <w:rPr>
          <w:rFonts w:eastAsia="Times New Roman" w:cs="Times New Roman"/>
          <w:color w:val="000000" w:themeColor="text1"/>
          <w:lang w:val="en-AU"/>
        </w:rPr>
        <w:t>EasyChair</w:t>
      </w:r>
      <w:proofErr w:type="spellEnd"/>
      <w:r w:rsidR="00203555">
        <w:rPr>
          <w:rFonts w:eastAsia="Times New Roman" w:cs="Times New Roman"/>
          <w:color w:val="000000" w:themeColor="text1"/>
          <w:lang w:val="en-AU"/>
        </w:rPr>
        <w:t xml:space="preserve"> </w:t>
      </w:r>
      <w:r w:rsidR="00927C90" w:rsidRPr="008A2F74">
        <w:rPr>
          <w:rFonts w:eastAsia="Times New Roman" w:cs="Times New Roman"/>
          <w:color w:val="000000" w:themeColor="text1"/>
        </w:rPr>
        <w:fldChar w:fldCharType="begin"/>
      </w:r>
      <w:r w:rsidR="001E6FD8" w:rsidRPr="008A2F74">
        <w:rPr>
          <w:rFonts w:eastAsia="Times New Roman" w:cs="Times New Roman"/>
          <w:color w:val="000000" w:themeColor="text1"/>
        </w:rPr>
        <w:instrText xml:space="preserve"> ADDIN EN.CITE &lt;EndNote&gt;&lt;Cite&gt;&lt;Author&gt;Deursen&lt;/Author&gt;&lt;Year&gt;2017&lt;/Year&gt;&lt;RecNum&gt;52&lt;/RecNum&gt;&lt;DisplayText&gt;[45]&lt;/DisplayText&gt;&lt;record&gt;&lt;rec-number&gt;52&lt;/rec-number&gt;&lt;foreign-keys&gt;&lt;key app="EN" db-id="e9pxax9rpzaed9e0p5ipfrz6a2fderwaepaf" timestamp="1744516072"&gt;52&lt;/key&gt;&lt;/foreign-keys&gt;&lt;ref-type name="Conference Paper"&gt;47&lt;/ref-type&gt;&lt;contributors&gt;&lt;authors&gt;&lt;author&gt;Deursen, Arie van&lt;/author&gt;&lt;author&gt;Aniche, Mauricio Finavaro&lt;/author&gt;&lt;author&gt;Aué, Joop&lt;/author&gt;&lt;author&gt;Slag, Rogier&lt;/author&gt;&lt;author&gt;Jong, Michael de&lt;/author&gt;&lt;author&gt;Nederlof, Alex&lt;/author&gt;&lt;author&gt;Bouwers, Eric&lt;/author&gt;&lt;/authors&gt;&lt;/contributors&gt;&lt;titles&gt;&lt;title&gt;A Collaborative Approach to Teaching Software Architecture&lt;/title&gt;&lt;/titles&gt;&lt;pages&gt;591-596&lt;/pages&gt;&lt;dates&gt;&lt;year&gt;2017&lt;/year&gt;&lt;/dates&gt;&lt;label&gt;S58&lt;/label&gt;&lt;urls&gt;&lt;related-urls&gt;&lt;url&gt;https://doi.org/10.1145/3017680.3017737&lt;/url&gt;&lt;/related-urls&gt;&lt;/urls&gt;&lt;electronic-resource-num&gt;10.1145/3017680.3017737&lt;/electronic-resource-num&gt;&lt;/record&gt;&lt;/Cite&gt;&lt;/EndNote&gt;</w:instrText>
      </w:r>
      <w:r w:rsidR="00927C90" w:rsidRPr="008A2F74">
        <w:rPr>
          <w:rFonts w:eastAsia="Times New Roman" w:cs="Times New Roman"/>
          <w:color w:val="000000" w:themeColor="text1"/>
        </w:rPr>
        <w:fldChar w:fldCharType="separate"/>
      </w:r>
      <w:r w:rsidR="001E6FD8" w:rsidRPr="008A2F74">
        <w:rPr>
          <w:rFonts w:eastAsia="Times New Roman" w:cs="Times New Roman"/>
          <w:color w:val="000000" w:themeColor="text1"/>
          <w:lang w:val="en-AU"/>
        </w:rPr>
        <w:t>[</w:t>
      </w:r>
      <w:hyperlink w:anchor="_ENREF_45" w:tooltip="Deursen, 2017 #52" w:history="1">
        <w:r w:rsidR="00471467" w:rsidRPr="008A2F74">
          <w:rPr>
            <w:rFonts w:eastAsia="Times New Roman" w:cs="Times New Roman"/>
            <w:color w:val="000000" w:themeColor="text1"/>
            <w:lang w:val="en-AU"/>
          </w:rPr>
          <w:t>45</w:t>
        </w:r>
      </w:hyperlink>
      <w:r w:rsidR="001E6FD8" w:rsidRPr="008A2F74">
        <w:rPr>
          <w:rFonts w:eastAsia="Times New Roman" w:cs="Times New Roman"/>
          <w:color w:val="000000" w:themeColor="text1"/>
          <w:lang w:val="en-AU"/>
        </w:rPr>
        <w:t>]</w:t>
      </w:r>
      <w:r w:rsidR="00927C90" w:rsidRPr="008A2F74">
        <w:rPr>
          <w:rFonts w:eastAsia="Times New Roman" w:cs="Times New Roman"/>
          <w:color w:val="000000" w:themeColor="text1"/>
        </w:rPr>
        <w:fldChar w:fldCharType="end"/>
      </w:r>
      <w:r w:rsidR="00203555">
        <w:rPr>
          <w:rFonts w:eastAsia="Times New Roman" w:cs="Times New Roman"/>
          <w:color w:val="000000" w:themeColor="text1"/>
        </w:rPr>
        <w:t xml:space="preserve"> </w:t>
      </w:r>
      <w:r w:rsidR="00203555">
        <w:rPr>
          <w:rFonts w:eastAsia="Times New Roman" w:cs="Times New Roman"/>
          <w:color w:val="000000" w:themeColor="text1"/>
          <w:lang w:val="en-AU"/>
        </w:rPr>
        <w:t>for peer review,</w:t>
      </w:r>
      <w:r w:rsidR="0D10025E" w:rsidRPr="008A2F74">
        <w:rPr>
          <w:rFonts w:eastAsia="Times New Roman" w:cs="Times New Roman"/>
          <w:color w:val="000000" w:themeColor="text1"/>
          <w:lang w:val="en-AU"/>
        </w:rPr>
        <w:t xml:space="preserve"> and CSDCT </w:t>
      </w:r>
      <w:r w:rsidR="00166166" w:rsidRPr="008A2F74">
        <w:rPr>
          <w:rFonts w:eastAsia="Times New Roman" w:cs="Times New Roman"/>
          <w:color w:val="000000" w:themeColor="text1"/>
        </w:rPr>
        <w:fldChar w:fldCharType="begin"/>
      </w:r>
      <w:r w:rsidR="001E6FD8" w:rsidRPr="008A2F74">
        <w:rPr>
          <w:rFonts w:eastAsia="Times New Roman" w:cs="Times New Roman"/>
          <w:color w:val="000000" w:themeColor="text1"/>
        </w:rPr>
        <w:instrText xml:space="preserve"> ADDIN EN.CITE &lt;EndNote&gt;&lt;Cite&gt;&lt;Author&gt;Jamal&lt;/Author&gt;&lt;Year&gt;2017&lt;/Year&gt;&lt;RecNum&gt;68&lt;/RecNum&gt;&lt;DisplayText&gt;[41]&lt;/DisplayText&gt;&lt;record&gt;&lt;rec-number&gt;68&lt;/rec-number&gt;&lt;foreign-keys&gt;&lt;key app="EN" db-id="e9pxax9rpzaed9e0p5ipfrz6a2fderwaepaf" timestamp="1744516072"&gt;68&lt;/key&gt;&lt;/foreign-keys&gt;&lt;ref-type name="Journal Article"&gt;17&lt;/ref-type&gt;&lt;contributors&gt;&lt;authors&gt;&lt;author&gt;N. A. A. Jamal&lt;/author&gt;&lt;author&gt;N. M. Ali&lt;/author&gt;&lt;/authors&gt;&lt;/contributors&gt;&lt;titles&gt;&lt;title&gt;Comparative critiquing and example-based approach for learning client-server design&lt;/title&gt;&lt;secondary-title&gt;2017 IEEE Conference on e-Learning, e-Management and e-Services (IC3e)&lt;/secondary-title&gt;&lt;/titles&gt;&lt;periodical&gt;&lt;full-title&gt;2017 IEEE Conference on e-Learning, e-Management and e-Services (IC3e)&lt;/full-title&gt;&lt;/periodical&gt;&lt;pages&gt;30-35&lt;/pages&gt;&lt;dates&gt;&lt;year&gt;2017&lt;/year&gt;&lt;/dates&gt;&lt;label&gt;S70&lt;/label&gt;&lt;urls&gt;&lt;/urls&gt;&lt;electronic-resource-num&gt;10.1109/IC3e.2017.8409234&lt;/electronic-resource-num&gt;&lt;/record&gt;&lt;/Cite&gt;&lt;/EndNote&gt;</w:instrText>
      </w:r>
      <w:r w:rsidR="00166166" w:rsidRPr="008A2F74">
        <w:rPr>
          <w:rFonts w:eastAsia="Times New Roman" w:cs="Times New Roman"/>
          <w:color w:val="000000" w:themeColor="text1"/>
        </w:rPr>
        <w:fldChar w:fldCharType="separate"/>
      </w:r>
      <w:r w:rsidR="001E6FD8" w:rsidRPr="008A2F74">
        <w:rPr>
          <w:rFonts w:eastAsia="Times New Roman" w:cs="Times New Roman"/>
          <w:color w:val="000000" w:themeColor="text1"/>
          <w:lang w:val="en-AU"/>
        </w:rPr>
        <w:t>[</w:t>
      </w:r>
      <w:hyperlink w:anchor="_ENREF_41" w:tooltip="Jamal, 2017 #68" w:history="1">
        <w:r w:rsidR="00471467" w:rsidRPr="008A2F74">
          <w:rPr>
            <w:rFonts w:eastAsia="Times New Roman" w:cs="Times New Roman"/>
            <w:color w:val="000000" w:themeColor="text1"/>
            <w:lang w:val="en-AU"/>
          </w:rPr>
          <w:t>41</w:t>
        </w:r>
      </w:hyperlink>
      <w:r w:rsidR="001E6FD8" w:rsidRPr="008A2F74">
        <w:rPr>
          <w:rFonts w:eastAsia="Times New Roman" w:cs="Times New Roman"/>
          <w:color w:val="000000" w:themeColor="text1"/>
          <w:lang w:val="en-AU"/>
        </w:rPr>
        <w:t>]</w:t>
      </w:r>
      <w:r w:rsidR="00166166" w:rsidRPr="008A2F74">
        <w:rPr>
          <w:rFonts w:eastAsia="Times New Roman" w:cs="Times New Roman"/>
          <w:color w:val="000000" w:themeColor="text1"/>
        </w:rPr>
        <w:fldChar w:fldCharType="end"/>
      </w:r>
      <w:r w:rsidR="00203555">
        <w:rPr>
          <w:rFonts w:eastAsia="Times New Roman" w:cs="Times New Roman"/>
          <w:color w:val="000000" w:themeColor="text1"/>
        </w:rPr>
        <w:t xml:space="preserve"> for instant feedback</w:t>
      </w:r>
      <w:r w:rsidR="0D10025E" w:rsidRPr="008A2F74">
        <w:rPr>
          <w:rFonts w:eastAsia="Times New Roman" w:cs="Times New Roman"/>
          <w:color w:val="000000" w:themeColor="text1"/>
          <w:lang w:val="en-AU"/>
        </w:rPr>
        <w:t xml:space="preserve">. </w:t>
      </w:r>
      <w:r w:rsidR="007F04B2" w:rsidRPr="008A2F74">
        <w:rPr>
          <w:rFonts w:eastAsia="Times New Roman" w:cs="Times New Roman"/>
          <w:color w:val="000000" w:themeColor="text1"/>
          <w:lang w:val="en-AU"/>
        </w:rPr>
        <w:t>3D</w:t>
      </w:r>
      <w:r w:rsidR="0D10025E" w:rsidRPr="008A2F74">
        <w:rPr>
          <w:rFonts w:eastAsia="Times New Roman" w:cs="Times New Roman"/>
          <w:color w:val="000000" w:themeColor="text1"/>
          <w:lang w:val="en-AU"/>
        </w:rPr>
        <w:t xml:space="preserve"> visualisation technologies </w:t>
      </w:r>
      <w:r w:rsidR="00030B47" w:rsidRPr="008A2F74">
        <w:rPr>
          <w:rFonts w:eastAsia="Times New Roman" w:cs="Times New Roman"/>
          <w:color w:val="000000" w:themeColor="text1"/>
        </w:rPr>
        <w:fldChar w:fldCharType="begin"/>
      </w:r>
      <w:r w:rsidR="00471467">
        <w:rPr>
          <w:rFonts w:eastAsia="Times New Roman" w:cs="Times New Roman"/>
          <w:color w:val="000000" w:themeColor="text1"/>
        </w:rPr>
        <w:instrText xml:space="preserve"> ADDIN EN.CITE &lt;EndNote&gt;&lt;Cite&gt;&lt;Author&gt;Rodrigues&lt;/Author&gt;&lt;Year&gt;2011&lt;/Year&gt;&lt;RecNum&gt;92&lt;/RecNum&gt;&lt;DisplayText&gt;[72]&lt;/DisplayText&gt;&lt;record&gt;&lt;rec-number&gt;92&lt;/rec-number&gt;&lt;foreign-keys&gt;&lt;key app="EN" db-id="e9pxax9rpzaed9e0p5ipfrz6a2fderwaepaf" timestamp="1744516072"&gt;92&lt;/key&gt;&lt;/foreign-keys&gt;&lt;ref-type name="Journal Article"&gt;17&lt;/ref-type&gt;&lt;contributors&gt;&lt;authors&gt;&lt;author&gt;C. S. C. Rodrigues&lt;/author&gt;&lt;author&gt;C. M. L. Werner&lt;/author&gt;&lt;/authors&gt;&lt;/contributors&gt;&lt;titles&gt;&lt;title&gt;Making the comprehension of software architecture attractive&lt;/title&gt;&lt;secondary-title&gt;2011 24th IEEE-CS Conference on Software Engineering Education and Training (CSEE&amp;amp;T)&lt;/secondary-title&gt;&lt;/titles&gt;&lt;periodical&gt;&lt;full-title&gt;2011 24th IEEE-CS Conference on Software Engineering Education and Training (CSEE&amp;amp;T)&lt;/full-title&gt;&lt;/periodical&gt;&lt;pages&gt;416-420&lt;/pages&gt;&lt;dates&gt;&lt;year&gt;2011&lt;/year&gt;&lt;/dates&gt;&lt;label&gt;S82&lt;/label&gt;&lt;urls&gt;&lt;/urls&gt;&lt;electronic-resource-num&gt;10.1109/CSEET.2011.5876116&lt;/electronic-resource-num&gt;&lt;/record&gt;&lt;/Cite&gt;&lt;/EndNote&gt;</w:instrText>
      </w:r>
      <w:r w:rsidR="00030B47" w:rsidRPr="008A2F74">
        <w:rPr>
          <w:rFonts w:eastAsia="Times New Roman" w:cs="Times New Roman"/>
          <w:color w:val="000000" w:themeColor="text1"/>
        </w:rPr>
        <w:fldChar w:fldCharType="separate"/>
      </w:r>
      <w:r w:rsidR="00471467">
        <w:rPr>
          <w:rFonts w:eastAsia="Times New Roman" w:cs="Times New Roman"/>
          <w:noProof/>
          <w:color w:val="000000" w:themeColor="text1"/>
        </w:rPr>
        <w:t>[</w:t>
      </w:r>
      <w:hyperlink w:anchor="_ENREF_72" w:tooltip="Rodrigues, 2011 #92" w:history="1">
        <w:r w:rsidR="00471467">
          <w:rPr>
            <w:rFonts w:eastAsia="Times New Roman" w:cs="Times New Roman"/>
            <w:noProof/>
            <w:color w:val="000000" w:themeColor="text1"/>
          </w:rPr>
          <w:t>72</w:t>
        </w:r>
      </w:hyperlink>
      <w:r w:rsidR="00471467">
        <w:rPr>
          <w:rFonts w:eastAsia="Times New Roman" w:cs="Times New Roman"/>
          <w:noProof/>
          <w:color w:val="000000" w:themeColor="text1"/>
        </w:rPr>
        <w:t>]</w:t>
      </w:r>
      <w:r w:rsidR="00030B47" w:rsidRPr="008A2F74">
        <w:rPr>
          <w:rFonts w:eastAsia="Times New Roman" w:cs="Times New Roman"/>
          <w:color w:val="000000" w:themeColor="text1"/>
        </w:rPr>
        <w:fldChar w:fldCharType="end"/>
      </w:r>
      <w:r w:rsidR="00030B47" w:rsidRPr="008A2F74">
        <w:rPr>
          <w:rFonts w:eastAsia="Times New Roman" w:cs="Times New Roman"/>
          <w:color w:val="000000" w:themeColor="text1"/>
          <w:lang w:val="en-AU"/>
        </w:rPr>
        <w:t xml:space="preserve"> </w:t>
      </w:r>
      <w:r w:rsidR="007F04B2" w:rsidRPr="008A2F74">
        <w:rPr>
          <w:rFonts w:eastAsia="Times New Roman" w:cs="Times New Roman"/>
          <w:color w:val="000000" w:themeColor="text1"/>
          <w:lang w:val="en-AU"/>
        </w:rPr>
        <w:t>with</w:t>
      </w:r>
      <w:r w:rsidR="0D10025E" w:rsidRPr="008A2F74">
        <w:rPr>
          <w:rFonts w:eastAsia="Times New Roman" w:cs="Times New Roman"/>
          <w:color w:val="000000" w:themeColor="text1"/>
          <w:lang w:val="en-AU"/>
        </w:rPr>
        <w:t xml:space="preserve"> AR and VR help to bridge the gap between theor</w:t>
      </w:r>
      <w:r w:rsidR="007F04B2" w:rsidRPr="008A2F74">
        <w:rPr>
          <w:rFonts w:eastAsia="Times New Roman" w:cs="Times New Roman"/>
          <w:color w:val="000000" w:themeColor="text1"/>
          <w:lang w:val="en-AU"/>
        </w:rPr>
        <w:t>y</w:t>
      </w:r>
      <w:r w:rsidR="0D10025E" w:rsidRPr="008A2F74">
        <w:rPr>
          <w:rFonts w:eastAsia="Times New Roman" w:cs="Times New Roman"/>
          <w:color w:val="000000" w:themeColor="text1"/>
          <w:lang w:val="en-AU"/>
        </w:rPr>
        <w:t xml:space="preserve"> and practice. </w:t>
      </w:r>
    </w:p>
    <w:p w14:paraId="569C442E" w14:textId="27D932DE" w:rsidR="00BE19C0" w:rsidRPr="0078708C" w:rsidRDefault="5956FA5E" w:rsidP="0078708C">
      <w:pPr>
        <w:jc w:val="both"/>
        <w:rPr>
          <w:rFonts w:eastAsia="Times New Roman" w:cs="Times New Roman"/>
        </w:rPr>
      </w:pPr>
      <w:r w:rsidRPr="008A2F74">
        <w:rPr>
          <w:rFonts w:eastAsia="Times New Roman" w:cs="Times New Roman"/>
        </w:rPr>
        <w:t xml:space="preserve">The detailed assessment techniques </w:t>
      </w:r>
      <w:r w:rsidR="00B22027" w:rsidRPr="008A2F74">
        <w:rPr>
          <w:rFonts w:eastAsia="Times New Roman" w:cs="Times New Roman"/>
        </w:rPr>
        <w:t>in</w:t>
      </w:r>
      <w:r w:rsidRPr="008A2F74">
        <w:rPr>
          <w:rFonts w:eastAsia="Times New Roman" w:cs="Times New Roman"/>
        </w:rPr>
        <w:t xml:space="preserve"> the papers under each theme are mentioned </w:t>
      </w:r>
      <w:r w:rsidR="005E584C" w:rsidRPr="00784B3D">
        <w:rPr>
          <w:rFonts w:eastAsia="Times New Roman" w:cs="Times New Roman"/>
        </w:rPr>
        <w:t>in</w:t>
      </w:r>
      <w:r w:rsidR="001A7B17" w:rsidRPr="00784B3D">
        <w:rPr>
          <w:rFonts w:eastAsia="Times New Roman" w:cs="Times New Roman"/>
        </w:rPr>
        <w:t xml:space="preserve"> </w:t>
      </w:r>
      <w:r w:rsidR="00105DBE" w:rsidRPr="00105DBE">
        <w:rPr>
          <w:rFonts w:eastAsia="Times New Roman" w:cs="Times New Roman"/>
          <w:i/>
          <w:iCs/>
        </w:rPr>
        <w:fldChar w:fldCharType="begin"/>
      </w:r>
      <w:r w:rsidR="00105DBE" w:rsidRPr="00105DBE">
        <w:rPr>
          <w:rFonts w:eastAsia="Times New Roman" w:cs="Times New Roman"/>
          <w:i/>
          <w:iCs/>
        </w:rPr>
        <w:instrText xml:space="preserve"> REF _Ref196663716 \h </w:instrText>
      </w:r>
      <w:r w:rsidR="00105DBE">
        <w:rPr>
          <w:rFonts w:eastAsia="Times New Roman" w:cs="Times New Roman"/>
          <w:i/>
          <w:iCs/>
        </w:rPr>
        <w:instrText xml:space="preserve"> \* MERGEFORMAT </w:instrText>
      </w:r>
      <w:r w:rsidR="00105DBE" w:rsidRPr="00105DBE">
        <w:rPr>
          <w:rFonts w:eastAsia="Times New Roman" w:cs="Times New Roman"/>
          <w:i/>
          <w:iCs/>
        </w:rPr>
      </w:r>
      <w:r w:rsidR="00105DBE" w:rsidRPr="00105DBE">
        <w:rPr>
          <w:rFonts w:eastAsia="Times New Roman" w:cs="Times New Roman"/>
          <w:i/>
          <w:iCs/>
        </w:rPr>
        <w:fldChar w:fldCharType="separate"/>
      </w:r>
      <w:r w:rsidR="00AC0657" w:rsidRPr="00AC0657">
        <w:rPr>
          <w:i/>
          <w:iCs/>
        </w:rPr>
        <w:t xml:space="preserve">Table </w:t>
      </w:r>
      <w:r w:rsidR="00AC0657" w:rsidRPr="00AC0657">
        <w:rPr>
          <w:i/>
          <w:iCs/>
          <w:noProof/>
        </w:rPr>
        <w:t>4</w:t>
      </w:r>
      <w:r w:rsidR="00105DBE" w:rsidRPr="00105DBE">
        <w:rPr>
          <w:rFonts w:eastAsia="Times New Roman" w:cs="Times New Roman"/>
          <w:i/>
          <w:iCs/>
        </w:rPr>
        <w:fldChar w:fldCharType="end"/>
      </w:r>
      <w:r w:rsidR="00105DBE" w:rsidRPr="00105DBE">
        <w:rPr>
          <w:rFonts w:eastAsia="Times New Roman" w:cs="Times New Roman"/>
          <w:i/>
          <w:iCs/>
        </w:rPr>
        <w:t>.</w:t>
      </w:r>
      <w:r w:rsidRPr="00784B3D">
        <w:rPr>
          <w:rFonts w:eastAsia="Times New Roman" w:cs="Times New Roman"/>
        </w:rPr>
        <w:t xml:space="preserve"> </w:t>
      </w:r>
      <w:bookmarkStart w:id="7" w:name="_Ref196474105"/>
    </w:p>
    <w:p w14:paraId="31D72E19" w14:textId="56792E62" w:rsidR="00E43881" w:rsidRPr="008A2F74" w:rsidRDefault="00E43881" w:rsidP="00E412A5">
      <w:pPr>
        <w:pStyle w:val="TableCaption"/>
        <w:rPr>
          <w:i/>
          <w:iCs/>
        </w:rPr>
      </w:pPr>
      <w:bookmarkStart w:id="8" w:name="_Ref196663716"/>
      <w:r w:rsidRPr="008A2F74">
        <w:t xml:space="preserve">Table </w:t>
      </w:r>
      <w:r w:rsidR="005E3E27">
        <w:fldChar w:fldCharType="begin"/>
      </w:r>
      <w:r w:rsidR="005E3E27">
        <w:instrText xml:space="preserve"> SEQ Table \* ARABIC </w:instrText>
      </w:r>
      <w:r w:rsidR="005E3E27">
        <w:fldChar w:fldCharType="separate"/>
      </w:r>
      <w:r w:rsidR="00AC0657">
        <w:rPr>
          <w:noProof/>
        </w:rPr>
        <w:t>4</w:t>
      </w:r>
      <w:r w:rsidR="005E3E27">
        <w:rPr>
          <w:noProof/>
        </w:rPr>
        <w:fldChar w:fldCharType="end"/>
      </w:r>
      <w:bookmarkEnd w:id="7"/>
      <w:bookmarkEnd w:id="8"/>
      <w:r w:rsidRPr="008A2F74">
        <w:t xml:space="preserve">: Number </w:t>
      </w:r>
      <w:r w:rsidR="00F3424A" w:rsidRPr="008A2F74">
        <w:t>Of Studies Under Each Assessment Theme</w:t>
      </w:r>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4A0" w:firstRow="1" w:lastRow="0" w:firstColumn="1" w:lastColumn="0" w:noHBand="0" w:noVBand="1"/>
      </w:tblPr>
      <w:tblGrid>
        <w:gridCol w:w="1552"/>
        <w:gridCol w:w="3260"/>
        <w:gridCol w:w="2693"/>
        <w:gridCol w:w="1701"/>
      </w:tblGrid>
      <w:tr w:rsidR="008C3236" w:rsidRPr="008A2F74" w14:paraId="6D3F2C4C" w14:textId="77777777" w:rsidTr="004405A6">
        <w:trPr>
          <w:trHeight w:val="411"/>
        </w:trPr>
        <w:tc>
          <w:tcPr>
            <w:tcW w:w="1552" w:type="dxa"/>
            <w:shd w:val="clear" w:color="auto" w:fill="auto"/>
            <w:tcMar>
              <w:left w:w="105" w:type="dxa"/>
              <w:right w:w="105" w:type="dxa"/>
            </w:tcMar>
            <w:vAlign w:val="center"/>
          </w:tcPr>
          <w:p w14:paraId="5B35305B" w14:textId="481604C9" w:rsidR="791E93DB" w:rsidRPr="004405A6" w:rsidRDefault="791E93DB" w:rsidP="004405A6">
            <w:pPr>
              <w:pStyle w:val="TableText"/>
              <w:framePr w:wrap="around"/>
              <w:jc w:val="center"/>
              <w:rPr>
                <w:b/>
                <w:bCs w:val="0"/>
              </w:rPr>
            </w:pPr>
            <w:r w:rsidRPr="004405A6">
              <w:rPr>
                <w:b/>
                <w:bCs w:val="0"/>
              </w:rPr>
              <w:t>Theme</w:t>
            </w:r>
          </w:p>
        </w:tc>
        <w:tc>
          <w:tcPr>
            <w:tcW w:w="3260" w:type="dxa"/>
            <w:shd w:val="clear" w:color="auto" w:fill="auto"/>
            <w:tcMar>
              <w:left w:w="105" w:type="dxa"/>
              <w:right w:w="105" w:type="dxa"/>
            </w:tcMar>
            <w:vAlign w:val="center"/>
          </w:tcPr>
          <w:p w14:paraId="42F69FCD" w14:textId="56C7C0F0" w:rsidR="791E93DB" w:rsidRPr="004405A6" w:rsidRDefault="791E93DB" w:rsidP="004405A6">
            <w:pPr>
              <w:pStyle w:val="TableText"/>
              <w:framePr w:wrap="around"/>
              <w:jc w:val="center"/>
              <w:rPr>
                <w:b/>
                <w:bCs w:val="0"/>
              </w:rPr>
            </w:pPr>
            <w:r w:rsidRPr="004405A6">
              <w:rPr>
                <w:b/>
                <w:bCs w:val="0"/>
              </w:rPr>
              <w:t>Assessment Methods</w:t>
            </w:r>
          </w:p>
        </w:tc>
        <w:tc>
          <w:tcPr>
            <w:tcW w:w="2693" w:type="dxa"/>
            <w:shd w:val="clear" w:color="auto" w:fill="auto"/>
            <w:tcMar>
              <w:left w:w="105" w:type="dxa"/>
              <w:right w:w="105" w:type="dxa"/>
            </w:tcMar>
            <w:vAlign w:val="center"/>
          </w:tcPr>
          <w:p w14:paraId="1B46C26C" w14:textId="245343F0" w:rsidR="791E93DB" w:rsidRPr="004405A6" w:rsidRDefault="008C3236" w:rsidP="004405A6">
            <w:pPr>
              <w:pStyle w:val="TableText"/>
              <w:framePr w:wrap="around"/>
              <w:jc w:val="center"/>
              <w:rPr>
                <w:b/>
                <w:bCs w:val="0"/>
              </w:rPr>
            </w:pPr>
            <w:r w:rsidRPr="004405A6">
              <w:rPr>
                <w:b/>
                <w:bCs w:val="0"/>
              </w:rPr>
              <w:t>Reference</w:t>
            </w:r>
          </w:p>
        </w:tc>
        <w:tc>
          <w:tcPr>
            <w:tcW w:w="1701" w:type="dxa"/>
            <w:shd w:val="clear" w:color="auto" w:fill="auto"/>
            <w:tcMar>
              <w:left w:w="105" w:type="dxa"/>
              <w:right w:w="105" w:type="dxa"/>
            </w:tcMar>
            <w:vAlign w:val="center"/>
          </w:tcPr>
          <w:p w14:paraId="054997C0" w14:textId="2A568DFF" w:rsidR="791E93DB" w:rsidRPr="004405A6" w:rsidRDefault="791E93DB" w:rsidP="004405A6">
            <w:pPr>
              <w:pStyle w:val="TableText"/>
              <w:framePr w:wrap="around"/>
              <w:jc w:val="center"/>
              <w:rPr>
                <w:b/>
                <w:bCs w:val="0"/>
              </w:rPr>
            </w:pPr>
            <w:r w:rsidRPr="004405A6">
              <w:rPr>
                <w:b/>
                <w:bCs w:val="0"/>
              </w:rPr>
              <w:t>Total</w:t>
            </w:r>
            <w:r w:rsidR="008C3236" w:rsidRPr="004405A6">
              <w:rPr>
                <w:b/>
                <w:bCs w:val="0"/>
              </w:rPr>
              <w:t xml:space="preserve"> Number of Studies</w:t>
            </w:r>
          </w:p>
        </w:tc>
      </w:tr>
      <w:tr w:rsidR="791E93DB" w:rsidRPr="008A2F74" w14:paraId="109643E9" w14:textId="77777777" w:rsidTr="00325974">
        <w:trPr>
          <w:trHeight w:val="300"/>
        </w:trPr>
        <w:tc>
          <w:tcPr>
            <w:tcW w:w="1552" w:type="dxa"/>
            <w:shd w:val="clear" w:color="auto" w:fill="auto"/>
            <w:tcMar>
              <w:left w:w="105" w:type="dxa"/>
              <w:right w:w="105" w:type="dxa"/>
            </w:tcMar>
          </w:tcPr>
          <w:p w14:paraId="087A2B10" w14:textId="4408D28A" w:rsidR="791E93DB" w:rsidRPr="008A2F74" w:rsidRDefault="791E93DB" w:rsidP="001B5664">
            <w:pPr>
              <w:pStyle w:val="TableText"/>
              <w:framePr w:wrap="around"/>
            </w:pPr>
            <w:r w:rsidRPr="008A2F74">
              <w:t xml:space="preserve">Formative Assessment Strategies </w:t>
            </w:r>
          </w:p>
        </w:tc>
        <w:tc>
          <w:tcPr>
            <w:tcW w:w="3260" w:type="dxa"/>
            <w:shd w:val="clear" w:color="auto" w:fill="auto"/>
            <w:tcMar>
              <w:left w:w="105" w:type="dxa"/>
              <w:right w:w="105" w:type="dxa"/>
            </w:tcMar>
          </w:tcPr>
          <w:p w14:paraId="507F0EB7" w14:textId="4393EE67" w:rsidR="791E93DB" w:rsidRPr="008A2F74" w:rsidRDefault="791E93DB" w:rsidP="001B5664">
            <w:pPr>
              <w:pStyle w:val="TableText"/>
              <w:framePr w:wrap="around"/>
              <w:rPr>
                <w:color w:val="000000" w:themeColor="text1"/>
              </w:rPr>
            </w:pPr>
            <w:r w:rsidRPr="008A2F74">
              <w:t xml:space="preserve">Peer Review, Discussion, Participation, Presentation, Weekly Assignment, Quiz, Exercise, Homework, Inter-Group Evaluation, </w:t>
            </w:r>
            <w:r w:rsidRPr="008A2F74">
              <w:rPr>
                <w:color w:val="000000" w:themeColor="text1"/>
              </w:rPr>
              <w:t>Architectural Kata</w:t>
            </w:r>
          </w:p>
        </w:tc>
        <w:tc>
          <w:tcPr>
            <w:tcW w:w="2693" w:type="dxa"/>
            <w:shd w:val="clear" w:color="auto" w:fill="auto"/>
            <w:tcMar>
              <w:left w:w="105" w:type="dxa"/>
              <w:right w:w="105" w:type="dxa"/>
            </w:tcMar>
          </w:tcPr>
          <w:p w14:paraId="511E61AC" w14:textId="2E32CE97" w:rsidR="791E93DB" w:rsidRPr="008A2F74" w:rsidRDefault="004970A3" w:rsidP="00325974">
            <w:pPr>
              <w:pStyle w:val="TableText"/>
              <w:framePr w:wrap="around"/>
            </w:pPr>
            <w:r w:rsidRPr="008A2F74">
              <w:fldChar w:fldCharType="begin">
                <w:fldData xml:space="preserve">PC9hdXRob3I+PC9hdXRob3JzPjwvY29udHJpYnV0b3JzPjx0aXRsZXM+PHRpdGxlPkV4cGxvcmF0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</w:fldData>
              </w:fldChar>
            </w:r>
            <w:r w:rsidR="00471467">
              <w:instrText xml:space="preserve"> ADDIN EN.CITE </w:instrText>
            </w:r>
            <w:r w:rsidR="00471467">
              <w:fldChar w:fldCharType="begin">
                <w:fldData xml:space="preserve">PEVuZE5vdGU+PENpdGU+PEF1dGhvcj5FZGdhcjwvQXV0aG9yPjxZZWFyPjIwMjM8L1llYXI+PFJl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==
</w:fldData>
              </w:fldChar>
            </w:r>
            <w:r w:rsidR="00471467">
              <w:instrText xml:space="preserve"> ADDIN EN.CITE.DATA </w:instrText>
            </w:r>
            <w:r w:rsidR="00471467">
              <w:fldChar w:fldCharType="end"/>
            </w:r>
            <w:r w:rsidR="00471467">
              <w:fldChar w:fldCharType="begin">
                <w:fldData xml:space="preserve">PC9hdXRob3I+PC9hdXRob3JzPjwvY29udHJpYnV0b3JzPjx0aXRsZXM+PHRpdGxlPkV4cGxvcmF0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</w:fldData>
              </w:fldChar>
            </w:r>
            <w:r w:rsidR="00471467">
              <w:instrText xml:space="preserve"> ADDIN EN.CITE.DATA </w:instrText>
            </w:r>
            <w:r w:rsidR="00471467">
              <w:fldChar w:fldCharType="end"/>
            </w:r>
            <w:r w:rsidRPr="008A2F74">
              <w:fldChar w:fldCharType="separate"/>
            </w:r>
            <w:r w:rsidR="00471467">
              <w:rPr>
                <w:noProof/>
              </w:rPr>
              <w:t>[</w:t>
            </w:r>
            <w:hyperlink w:anchor="_ENREF_1" w:tooltip="Gonçalves, 2020 #46" w:history="1">
              <w:r w:rsidR="00471467">
                <w:rPr>
                  <w:noProof/>
                </w:rPr>
                <w:t>1</w:t>
              </w:r>
            </w:hyperlink>
            <w:r w:rsidR="00471467">
              <w:rPr>
                <w:noProof/>
              </w:rPr>
              <w:t xml:space="preserve">, </w:t>
            </w:r>
            <w:hyperlink w:anchor="_ENREF_5" w:tooltip="Rafique, 2019 #40" w:history="1">
              <w:r w:rsidR="00471467">
                <w:rPr>
                  <w:noProof/>
                </w:rPr>
                <w:t>5-7</w:t>
              </w:r>
            </w:hyperlink>
            <w:r w:rsidR="00471467">
              <w:rPr>
                <w:noProof/>
              </w:rPr>
              <w:t xml:space="preserve">, </w:t>
            </w:r>
            <w:hyperlink w:anchor="_ENREF_9" w:tooltip="Dorodchi, 2021 #37" w:history="1">
              <w:r w:rsidR="00471467">
                <w:rPr>
                  <w:noProof/>
                </w:rPr>
                <w:t>9</w:t>
              </w:r>
            </w:hyperlink>
            <w:r w:rsidR="00471467">
              <w:rPr>
                <w:noProof/>
              </w:rPr>
              <w:t xml:space="preserve">, </w:t>
            </w:r>
            <w:hyperlink w:anchor="_ENREF_11" w:tooltip="Cain, 2016 #54" w:history="1">
              <w:r w:rsidR="00471467">
                <w:rPr>
                  <w:noProof/>
                </w:rPr>
                <w:t>11</w:t>
              </w:r>
            </w:hyperlink>
            <w:r w:rsidR="00471467">
              <w:rPr>
                <w:noProof/>
              </w:rPr>
              <w:t xml:space="preserve">, </w:t>
            </w:r>
            <w:hyperlink w:anchor="_ENREF_22" w:tooltip="Fabian, 2018 #62" w:history="1">
              <w:r w:rsidR="00471467">
                <w:rPr>
                  <w:noProof/>
                </w:rPr>
                <w:t>22-24</w:t>
              </w:r>
            </w:hyperlink>
            <w:r w:rsidR="00471467">
              <w:rPr>
                <w:noProof/>
              </w:rPr>
              <w:t xml:space="preserve">, </w:t>
            </w:r>
            <w:hyperlink w:anchor="_ENREF_26" w:tooltip="Giovanni Gonzalez, 2024 #38" w:history="1">
              <w:r w:rsidR="00471467">
                <w:rPr>
                  <w:noProof/>
                </w:rPr>
                <w:t>26</w:t>
              </w:r>
            </w:hyperlink>
            <w:r w:rsidR="00471467">
              <w:rPr>
                <w:noProof/>
              </w:rPr>
              <w:t xml:space="preserve">, </w:t>
            </w:r>
            <w:hyperlink w:anchor="_ENREF_29" w:tooltip="Yepez, 2023 #129" w:history="1">
              <w:r w:rsidR="00471467">
                <w:rPr>
                  <w:noProof/>
                </w:rPr>
                <w:t>29</w:t>
              </w:r>
            </w:hyperlink>
            <w:r w:rsidR="00471467">
              <w:rPr>
                <w:noProof/>
              </w:rPr>
              <w:t xml:space="preserve">, </w:t>
            </w:r>
            <w:hyperlink w:anchor="_ENREF_31" w:tooltip="Zhang, 2020 #71" w:history="1">
              <w:r w:rsidR="00471467">
                <w:rPr>
                  <w:noProof/>
                </w:rPr>
                <w:t>31</w:t>
              </w:r>
            </w:hyperlink>
            <w:r w:rsidR="00471467">
              <w:rPr>
                <w:noProof/>
              </w:rPr>
              <w:t xml:space="preserve">, </w:t>
            </w:r>
            <w:hyperlink w:anchor="_ENREF_32" w:tooltip="Mattmann, 2012 #93" w:history="1">
              <w:r w:rsidR="00471467">
                <w:rPr>
                  <w:noProof/>
                </w:rPr>
                <w:t>32</w:t>
              </w:r>
            </w:hyperlink>
            <w:r w:rsidR="00471467">
              <w:rPr>
                <w:noProof/>
              </w:rPr>
              <w:t xml:space="preserve">, </w:t>
            </w:r>
            <w:hyperlink w:anchor="_ENREF_34" w:tooltip="Lau, 2024 #103" w:history="1">
              <w:r w:rsidR="00471467">
                <w:rPr>
                  <w:noProof/>
                </w:rPr>
                <w:t>34</w:t>
              </w:r>
            </w:hyperlink>
            <w:r w:rsidR="00471467">
              <w:rPr>
                <w:noProof/>
              </w:rPr>
              <w:t xml:space="preserve">, </w:t>
            </w:r>
            <w:hyperlink w:anchor="_ENREF_36" w:tooltip="Ramachandran, 2017 #50" w:history="1">
              <w:r w:rsidR="00471467">
                <w:rPr>
                  <w:noProof/>
                </w:rPr>
                <w:t>36-39</w:t>
              </w:r>
            </w:hyperlink>
            <w:r w:rsidR="00471467">
              <w:rPr>
                <w:noProof/>
              </w:rPr>
              <w:t xml:space="preserve">, </w:t>
            </w:r>
            <w:hyperlink w:anchor="_ENREF_43" w:tooltip="Capilla, 2020 #47" w:history="1">
              <w:r w:rsidR="00471467">
                <w:rPr>
                  <w:noProof/>
                </w:rPr>
                <w:t>43</w:t>
              </w:r>
            </w:hyperlink>
            <w:r w:rsidR="00471467">
              <w:rPr>
                <w:noProof/>
              </w:rPr>
              <w:t xml:space="preserve">, </w:t>
            </w:r>
            <w:hyperlink w:anchor="_ENREF_45" w:tooltip="Deursen, 2017 #52" w:history="1">
              <w:r w:rsidR="00471467">
                <w:rPr>
                  <w:noProof/>
                </w:rPr>
                <w:t>45</w:t>
              </w:r>
            </w:hyperlink>
            <w:r w:rsidR="00471467">
              <w:rPr>
                <w:noProof/>
              </w:rPr>
              <w:t xml:space="preserve">, </w:t>
            </w:r>
            <w:hyperlink w:anchor="_ENREF_48" w:tooltip="Manal, 2018 #106" w:history="1">
              <w:r w:rsidR="00471467">
                <w:rPr>
                  <w:noProof/>
                </w:rPr>
                <w:t>48</w:t>
              </w:r>
            </w:hyperlink>
            <w:r w:rsidR="00471467">
              <w:rPr>
                <w:noProof/>
              </w:rPr>
              <w:t xml:space="preserve">, </w:t>
            </w:r>
            <w:hyperlink w:anchor="_ENREF_49" w:tooltip="Parejo, 2020 #125" w:history="1">
              <w:r w:rsidR="00471467">
                <w:rPr>
                  <w:noProof/>
                </w:rPr>
                <w:t>49</w:t>
              </w:r>
            </w:hyperlink>
            <w:r w:rsidR="00471467">
              <w:rPr>
                <w:noProof/>
              </w:rPr>
              <w:t xml:space="preserve">, </w:t>
            </w:r>
            <w:hyperlink w:anchor="_ENREF_52" w:tooltip="Montenegro, 2017 #85" w:history="1">
              <w:r w:rsidR="00471467">
                <w:rPr>
                  <w:noProof/>
                </w:rPr>
                <w:t>52</w:t>
              </w:r>
            </w:hyperlink>
            <w:r w:rsidR="00471467">
              <w:rPr>
                <w:noProof/>
              </w:rPr>
              <w:t xml:space="preserve">, </w:t>
            </w:r>
            <w:hyperlink w:anchor="_ENREF_55" w:tooltip="Feldgen, 2014 #102" w:history="1">
              <w:r w:rsidR="00471467">
                <w:rPr>
                  <w:noProof/>
                </w:rPr>
                <w:t>55</w:t>
              </w:r>
            </w:hyperlink>
            <w:r w:rsidR="00471467">
              <w:rPr>
                <w:noProof/>
              </w:rPr>
              <w:t xml:space="preserve">, </w:t>
            </w:r>
            <w:hyperlink w:anchor="_ENREF_57" w:tooltip="Castro, 2024 #43" w:history="1">
              <w:r w:rsidR="00471467">
                <w:rPr>
                  <w:noProof/>
                </w:rPr>
                <w:t>57</w:t>
              </w:r>
            </w:hyperlink>
            <w:r w:rsidR="00471467">
              <w:rPr>
                <w:noProof/>
              </w:rPr>
              <w:t xml:space="preserve">, </w:t>
            </w:r>
            <w:hyperlink w:anchor="_ENREF_59" w:tooltip="Lieh, 2018 #72" w:history="1">
              <w:r w:rsidR="00471467">
                <w:rPr>
                  <w:noProof/>
                </w:rPr>
                <w:t>59</w:t>
              </w:r>
            </w:hyperlink>
            <w:r w:rsidR="00471467">
              <w:rPr>
                <w:noProof/>
              </w:rPr>
              <w:t xml:space="preserve">, </w:t>
            </w:r>
            <w:hyperlink w:anchor="_ENREF_61" w:tooltip="Kazi, 2019 #98" w:history="1">
              <w:r w:rsidR="00471467">
                <w:rPr>
                  <w:noProof/>
                </w:rPr>
                <w:t>61</w:t>
              </w:r>
            </w:hyperlink>
            <w:r w:rsidR="00471467">
              <w:rPr>
                <w:noProof/>
              </w:rPr>
              <w:t xml:space="preserve">, </w:t>
            </w:r>
            <w:hyperlink w:anchor="_ENREF_63" w:tooltip="Liubchenko, 2019 #108" w:history="1">
              <w:r w:rsidR="00471467">
                <w:rPr>
                  <w:noProof/>
                </w:rPr>
                <w:t>63-65</w:t>
              </w:r>
            </w:hyperlink>
            <w:r w:rsidR="00471467">
              <w:rPr>
                <w:noProof/>
              </w:rPr>
              <w:t xml:space="preserve">, </w:t>
            </w:r>
            <w:hyperlink w:anchor="_ENREF_67" w:tooltip="Agerwala, 2024 #44" w:history="1">
              <w:r w:rsidR="00471467">
                <w:rPr>
                  <w:noProof/>
                </w:rPr>
                <w:t>67</w:t>
              </w:r>
            </w:hyperlink>
            <w:r w:rsidR="00471467">
              <w:rPr>
                <w:noProof/>
              </w:rPr>
              <w:t xml:space="preserve">, </w:t>
            </w:r>
            <w:hyperlink w:anchor="_ENREF_76" w:tooltip="Katipoglu, 2024 #77" w:history="1">
              <w:r w:rsidR="00471467">
                <w:rPr>
                  <w:noProof/>
                </w:rPr>
                <w:t>76</w:t>
              </w:r>
            </w:hyperlink>
            <w:r w:rsidR="00471467">
              <w:rPr>
                <w:noProof/>
              </w:rPr>
              <w:t xml:space="preserve">, </w:t>
            </w:r>
            <w:hyperlink w:anchor="_ENREF_77" w:tooltip="Giraldo, 2011 #83" w:history="1">
              <w:r w:rsidR="00471467">
                <w:rPr>
                  <w:noProof/>
                </w:rPr>
                <w:t>77</w:t>
              </w:r>
            </w:hyperlink>
            <w:r w:rsidR="00471467">
              <w:rPr>
                <w:noProof/>
              </w:rPr>
              <w:t xml:space="preserve">, </w:t>
            </w:r>
            <w:hyperlink w:anchor="_ENREF_79" w:tooltip="El-Bathy, 2012 #91" w:history="1">
              <w:r w:rsidR="00471467">
                <w:rPr>
                  <w:noProof/>
                </w:rPr>
                <w:t>79-82</w:t>
              </w:r>
            </w:hyperlink>
            <w:r w:rsidR="00471467">
              <w:rPr>
                <w:noProof/>
              </w:rPr>
              <w:t xml:space="preserve">, </w:t>
            </w:r>
            <w:hyperlink w:anchor="_ENREF_84" w:tooltip="Zhang, 2022 #78" w:history="1">
              <w:r w:rsidR="00471467">
                <w:rPr>
                  <w:noProof/>
                </w:rPr>
                <w:t>84</w:t>
              </w:r>
            </w:hyperlink>
            <w:r w:rsidR="00471467">
              <w:rPr>
                <w:noProof/>
              </w:rPr>
              <w:t xml:space="preserve">, </w:t>
            </w:r>
            <w:hyperlink w:anchor="_ENREF_85" w:tooltip="Claudia, 2018 #104" w:history="1">
              <w:r w:rsidR="00471467">
                <w:rPr>
                  <w:noProof/>
                </w:rPr>
                <w:t>85</w:t>
              </w:r>
            </w:hyperlink>
            <w:r w:rsidR="00471467">
              <w:rPr>
                <w:noProof/>
              </w:rPr>
              <w:t xml:space="preserve">, </w:t>
            </w:r>
            <w:hyperlink w:anchor="_ENREF_87" w:tooltip="Nasir, 2023 #124" w:history="1">
              <w:r w:rsidR="00471467">
                <w:rPr>
                  <w:noProof/>
                </w:rPr>
                <w:t>87</w:t>
              </w:r>
            </w:hyperlink>
            <w:r w:rsidR="00471467">
              <w:rPr>
                <w:noProof/>
              </w:rPr>
              <w:t>]</w:t>
            </w:r>
            <w:r w:rsidRPr="008A2F74">
              <w:fldChar w:fldCharType="end"/>
            </w:r>
          </w:p>
        </w:tc>
        <w:tc>
          <w:tcPr>
            <w:tcW w:w="1701" w:type="dxa"/>
            <w:shd w:val="clear" w:color="auto" w:fill="auto"/>
            <w:tcMar>
              <w:left w:w="105" w:type="dxa"/>
              <w:right w:w="105" w:type="dxa"/>
            </w:tcMar>
          </w:tcPr>
          <w:p w14:paraId="5180B12D" w14:textId="02BE0959" w:rsidR="791E93DB" w:rsidRPr="008A2F74" w:rsidRDefault="791E93DB" w:rsidP="00325974">
            <w:pPr>
              <w:pStyle w:val="TableText"/>
              <w:framePr w:wrap="around"/>
              <w:jc w:val="center"/>
            </w:pPr>
            <w:r w:rsidRPr="008A2F74">
              <w:t>40</w:t>
            </w:r>
          </w:p>
        </w:tc>
      </w:tr>
      <w:tr w:rsidR="791E93DB" w:rsidRPr="008A2F74" w14:paraId="2596FFB1" w14:textId="77777777" w:rsidTr="00325974">
        <w:trPr>
          <w:trHeight w:val="300"/>
        </w:trPr>
        <w:tc>
          <w:tcPr>
            <w:tcW w:w="1552" w:type="dxa"/>
            <w:shd w:val="clear" w:color="auto" w:fill="auto"/>
            <w:tcMar>
              <w:left w:w="105" w:type="dxa"/>
              <w:right w:w="105" w:type="dxa"/>
            </w:tcMar>
          </w:tcPr>
          <w:p w14:paraId="4BAF0DD3" w14:textId="48EA4318" w:rsidR="791E93DB" w:rsidRPr="008A2F74" w:rsidRDefault="791E93DB" w:rsidP="001B5664">
            <w:pPr>
              <w:pStyle w:val="TableText"/>
              <w:framePr w:wrap="around"/>
            </w:pPr>
            <w:r w:rsidRPr="008A2F74">
              <w:t>Summative Assessment Practices</w:t>
            </w:r>
          </w:p>
        </w:tc>
        <w:tc>
          <w:tcPr>
            <w:tcW w:w="3260" w:type="dxa"/>
            <w:shd w:val="clear" w:color="auto" w:fill="auto"/>
            <w:tcMar>
              <w:left w:w="105" w:type="dxa"/>
              <w:right w:w="105" w:type="dxa"/>
            </w:tcMar>
          </w:tcPr>
          <w:p w14:paraId="57BD10F4" w14:textId="2029495A" w:rsidR="791E93DB" w:rsidRPr="008A2F74" w:rsidRDefault="791E93DB" w:rsidP="001B5664">
            <w:pPr>
              <w:pStyle w:val="TableText"/>
              <w:framePr w:wrap="around"/>
            </w:pPr>
            <w:r w:rsidRPr="008A2F74">
              <w:t>Project, Project Presentation, Examinations, Quiz/Test, Assignments,</w:t>
            </w:r>
          </w:p>
        </w:tc>
        <w:tc>
          <w:tcPr>
            <w:tcW w:w="2693" w:type="dxa"/>
            <w:shd w:val="clear" w:color="auto" w:fill="auto"/>
            <w:tcMar>
              <w:left w:w="105" w:type="dxa"/>
              <w:right w:w="105" w:type="dxa"/>
            </w:tcMar>
          </w:tcPr>
          <w:p w14:paraId="57735E0D" w14:textId="653F5528" w:rsidR="791E93DB" w:rsidRPr="008A2F74" w:rsidRDefault="004970A3" w:rsidP="00325974">
            <w:pPr>
              <w:pStyle w:val="TableText"/>
              <w:framePr w:wrap="around"/>
            </w:pPr>
            <w:r w:rsidRPr="008A2F74">
              <w:fldChar w:fldCharType="begin">
                <w:fldData xml:space="preserve">cz48bGFiZWw+UzU4PC9sYWJlbD48dXJscz48cmVsYXRlZC11cmxzPjx1cmw+aHR0cHM6Ly9kb2ku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</w:fldData>
              </w:fldChar>
            </w:r>
            <w:r w:rsidR="00471467">
              <w:instrText xml:space="preserve"> ADDIN EN.CITE </w:instrText>
            </w:r>
            <w:r w:rsidR="00471467">
              <w:fldChar w:fldCharType="begin">
                <w:fldData xml:space="preserve">PEVuZE5vdGU+PENpdGU+PEF1dGhvcj5FZGdhcjwvQXV0aG9yPjxZZWFyPjIwMjM8L1llYXI+PFJl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==
</w:fldData>
              </w:fldChar>
            </w:r>
            <w:r w:rsidR="00471467">
              <w:instrText xml:space="preserve"> ADDIN EN.CITE.DATA </w:instrText>
            </w:r>
            <w:r w:rsidR="00471467">
              <w:fldChar w:fldCharType="end"/>
            </w:r>
            <w:r w:rsidR="00471467">
              <w:fldChar w:fldCharType="begin">
                <w:fldData xml:space="preserve">cz48bGFiZWw+UzU4PC9sYWJlbD48dXJscz48cmVsYXRlZC11cmxzPjx1cmw+aHR0cHM6Ly9kb2ku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</w:fldData>
              </w:fldChar>
            </w:r>
            <w:r w:rsidR="00471467">
              <w:instrText xml:space="preserve"> ADDIN EN.CITE.DATA </w:instrText>
            </w:r>
            <w:r w:rsidR="00471467">
              <w:fldChar w:fldCharType="end"/>
            </w:r>
            <w:r w:rsidRPr="008A2F74">
              <w:fldChar w:fldCharType="separate"/>
            </w:r>
            <w:r w:rsidR="00471467">
              <w:rPr>
                <w:noProof/>
              </w:rPr>
              <w:t>[</w:t>
            </w:r>
            <w:hyperlink w:anchor="_ENREF_4" w:tooltip="Kazman, 2023 #111" w:history="1">
              <w:r w:rsidR="00471467">
                <w:rPr>
                  <w:noProof/>
                </w:rPr>
                <w:t>4</w:t>
              </w:r>
            </w:hyperlink>
            <w:r w:rsidR="00471467">
              <w:rPr>
                <w:noProof/>
              </w:rPr>
              <w:t xml:space="preserve">, </w:t>
            </w:r>
            <w:hyperlink w:anchor="_ENREF_5" w:tooltip="Rafique, 2019 #40" w:history="1">
              <w:r w:rsidR="00471467">
                <w:rPr>
                  <w:noProof/>
                </w:rPr>
                <w:t>5</w:t>
              </w:r>
            </w:hyperlink>
            <w:r w:rsidR="00471467">
              <w:rPr>
                <w:noProof/>
              </w:rPr>
              <w:t xml:space="preserve">, </w:t>
            </w:r>
            <w:hyperlink w:anchor="_ENREF_7" w:tooltip="Varma, 2021 #79" w:history="1">
              <w:r w:rsidR="00471467">
                <w:rPr>
                  <w:noProof/>
                </w:rPr>
                <w:t>7</w:t>
              </w:r>
            </w:hyperlink>
            <w:r w:rsidR="00471467">
              <w:rPr>
                <w:noProof/>
              </w:rPr>
              <w:t xml:space="preserve">, </w:t>
            </w:r>
            <w:hyperlink w:anchor="_ENREF_9" w:tooltip="Dorodchi, 2021 #37" w:history="1">
              <w:r w:rsidR="00471467">
                <w:rPr>
                  <w:noProof/>
                </w:rPr>
                <w:t>9</w:t>
              </w:r>
            </w:hyperlink>
            <w:r w:rsidR="00471467">
              <w:rPr>
                <w:noProof/>
              </w:rPr>
              <w:t xml:space="preserve">, </w:t>
            </w:r>
            <w:hyperlink w:anchor="_ENREF_20" w:tooltip="Alf Inge, 2011 #59" w:history="1">
              <w:r w:rsidR="00471467">
                <w:rPr>
                  <w:noProof/>
                </w:rPr>
                <w:t>20</w:t>
              </w:r>
            </w:hyperlink>
            <w:r w:rsidR="00471467">
              <w:rPr>
                <w:noProof/>
              </w:rPr>
              <w:t xml:space="preserve">, </w:t>
            </w:r>
            <w:hyperlink w:anchor="_ENREF_22" w:tooltip="Fabian, 2018 #62" w:history="1">
              <w:r w:rsidR="00471467">
                <w:rPr>
                  <w:noProof/>
                </w:rPr>
                <w:t>22-27</w:t>
              </w:r>
            </w:hyperlink>
            <w:r w:rsidR="00471467">
              <w:rPr>
                <w:noProof/>
              </w:rPr>
              <w:t xml:space="preserve">, </w:t>
            </w:r>
            <w:hyperlink w:anchor="_ENREF_31" w:tooltip="Zhang, 2020 #71" w:history="1">
              <w:r w:rsidR="00471467">
                <w:rPr>
                  <w:noProof/>
                </w:rPr>
                <w:t>31</w:t>
              </w:r>
            </w:hyperlink>
            <w:r w:rsidR="00471467">
              <w:rPr>
                <w:noProof/>
              </w:rPr>
              <w:t xml:space="preserve">, </w:t>
            </w:r>
            <w:hyperlink w:anchor="_ENREF_32" w:tooltip="Mattmann, 2012 #93" w:history="1">
              <w:r w:rsidR="00471467">
                <w:rPr>
                  <w:noProof/>
                </w:rPr>
                <w:t>32</w:t>
              </w:r>
            </w:hyperlink>
            <w:r w:rsidR="00471467">
              <w:rPr>
                <w:noProof/>
              </w:rPr>
              <w:t xml:space="preserve">, </w:t>
            </w:r>
            <w:hyperlink w:anchor="_ENREF_34" w:tooltip="Lau, 2024 #103" w:history="1">
              <w:r w:rsidR="00471467">
                <w:rPr>
                  <w:noProof/>
                </w:rPr>
                <w:t>34</w:t>
              </w:r>
            </w:hyperlink>
            <w:r w:rsidR="00471467">
              <w:rPr>
                <w:noProof/>
              </w:rPr>
              <w:t xml:space="preserve">, </w:t>
            </w:r>
            <w:hyperlink w:anchor="_ENREF_36" w:tooltip="Ramachandran, 2017 #50" w:history="1">
              <w:r w:rsidR="00471467">
                <w:rPr>
                  <w:noProof/>
                </w:rPr>
                <w:t>36</w:t>
              </w:r>
            </w:hyperlink>
            <w:r w:rsidR="00471467">
              <w:rPr>
                <w:noProof/>
              </w:rPr>
              <w:t xml:space="preserve">, </w:t>
            </w:r>
            <w:hyperlink w:anchor="_ENREF_38" w:tooltip="El-Mahdy, 2022 #119" w:history="1">
              <w:r w:rsidR="00471467">
                <w:rPr>
                  <w:noProof/>
                </w:rPr>
                <w:t>38</w:t>
              </w:r>
            </w:hyperlink>
            <w:r w:rsidR="00471467">
              <w:rPr>
                <w:noProof/>
              </w:rPr>
              <w:t xml:space="preserve">, </w:t>
            </w:r>
            <w:hyperlink w:anchor="_ENREF_42" w:tooltip="Santi, 2010 #65" w:history="1">
              <w:r w:rsidR="00471467">
                <w:rPr>
                  <w:noProof/>
                </w:rPr>
                <w:t>42</w:t>
              </w:r>
            </w:hyperlink>
            <w:r w:rsidR="00471467">
              <w:rPr>
                <w:noProof/>
              </w:rPr>
              <w:t xml:space="preserve">, </w:t>
            </w:r>
            <w:hyperlink w:anchor="_ENREF_45" w:tooltip="Deursen, 2017 #52" w:history="1">
              <w:r w:rsidR="00471467">
                <w:rPr>
                  <w:noProof/>
                </w:rPr>
                <w:t>45</w:t>
              </w:r>
            </w:hyperlink>
            <w:r w:rsidR="00471467">
              <w:rPr>
                <w:noProof/>
              </w:rPr>
              <w:t xml:space="preserve">, </w:t>
            </w:r>
            <w:hyperlink w:anchor="_ENREF_48" w:tooltip="Manal, 2018 #106" w:history="1">
              <w:r w:rsidR="00471467">
                <w:rPr>
                  <w:noProof/>
                </w:rPr>
                <w:t>48</w:t>
              </w:r>
            </w:hyperlink>
            <w:r w:rsidR="00471467">
              <w:rPr>
                <w:noProof/>
              </w:rPr>
              <w:t xml:space="preserve">, </w:t>
            </w:r>
            <w:hyperlink w:anchor="_ENREF_49" w:tooltip="Parejo, 2020 #125" w:history="1">
              <w:r w:rsidR="00471467">
                <w:rPr>
                  <w:noProof/>
                </w:rPr>
                <w:t>49</w:t>
              </w:r>
            </w:hyperlink>
            <w:r w:rsidR="00471467">
              <w:rPr>
                <w:noProof/>
              </w:rPr>
              <w:t xml:space="preserve">, </w:t>
            </w:r>
            <w:hyperlink w:anchor="_ENREF_55" w:tooltip="Feldgen, 2014 #102" w:history="1">
              <w:r w:rsidR="00471467">
                <w:rPr>
                  <w:noProof/>
                </w:rPr>
                <w:t>55</w:t>
              </w:r>
            </w:hyperlink>
            <w:r w:rsidR="00471467">
              <w:rPr>
                <w:noProof/>
              </w:rPr>
              <w:t xml:space="preserve">, </w:t>
            </w:r>
            <w:hyperlink w:anchor="_ENREF_57" w:tooltip="Castro, 2024 #43" w:history="1">
              <w:r w:rsidR="00471467">
                <w:rPr>
                  <w:noProof/>
                </w:rPr>
                <w:t>57-59</w:t>
              </w:r>
            </w:hyperlink>
            <w:r w:rsidR="00471467">
              <w:rPr>
                <w:noProof/>
              </w:rPr>
              <w:t xml:space="preserve">, </w:t>
            </w:r>
            <w:hyperlink w:anchor="_ENREF_62" w:tooltip="Federico, 2018 #58" w:history="1">
              <w:r w:rsidR="00471467">
                <w:rPr>
                  <w:noProof/>
                </w:rPr>
                <w:t>62-65</w:t>
              </w:r>
            </w:hyperlink>
            <w:r w:rsidR="00471467">
              <w:rPr>
                <w:noProof/>
              </w:rPr>
              <w:t xml:space="preserve">, </w:t>
            </w:r>
            <w:hyperlink w:anchor="_ENREF_71" w:tooltip="Urrego, 2013 #66" w:history="1">
              <w:r w:rsidR="00471467">
                <w:rPr>
                  <w:noProof/>
                </w:rPr>
                <w:t>71</w:t>
              </w:r>
            </w:hyperlink>
            <w:r w:rsidR="00471467">
              <w:rPr>
                <w:noProof/>
              </w:rPr>
              <w:t xml:space="preserve">, </w:t>
            </w:r>
            <w:hyperlink w:anchor="_ENREF_74" w:tooltip="Ezequiel, 2016 #105" w:history="1">
              <w:r w:rsidR="00471467">
                <w:rPr>
                  <w:noProof/>
                </w:rPr>
                <w:t>74-76</w:t>
              </w:r>
            </w:hyperlink>
            <w:r w:rsidR="00471467">
              <w:rPr>
                <w:noProof/>
              </w:rPr>
              <w:t xml:space="preserve">, </w:t>
            </w:r>
            <w:hyperlink w:anchor="_ENREF_78" w:tooltip="Niculescu, 2019 #88" w:history="1">
              <w:r w:rsidR="00471467">
                <w:rPr>
                  <w:noProof/>
                </w:rPr>
                <w:t>78</w:t>
              </w:r>
            </w:hyperlink>
            <w:r w:rsidR="00471467">
              <w:rPr>
                <w:noProof/>
              </w:rPr>
              <w:t xml:space="preserve">, </w:t>
            </w:r>
            <w:hyperlink w:anchor="_ENREF_80" w:tooltip="Edgar, 2023 #61" w:history="1">
              <w:r w:rsidR="00471467">
                <w:rPr>
                  <w:noProof/>
                </w:rPr>
                <w:t>80-85</w:t>
              </w:r>
            </w:hyperlink>
            <w:r w:rsidR="00471467">
              <w:rPr>
                <w:noProof/>
              </w:rPr>
              <w:t xml:space="preserve">, </w:t>
            </w:r>
            <w:hyperlink w:anchor="_ENREF_87" w:tooltip="Nasir, 2023 #124" w:history="1">
              <w:r w:rsidR="00471467">
                <w:rPr>
                  <w:noProof/>
                </w:rPr>
                <w:t>87</w:t>
              </w:r>
            </w:hyperlink>
            <w:r w:rsidR="00471467">
              <w:rPr>
                <w:noProof/>
              </w:rPr>
              <w:t xml:space="preserve">, </w:t>
            </w:r>
            <w:hyperlink w:anchor="_ENREF_91" w:tooltip="Liu, 2020 #126" w:history="1">
              <w:r w:rsidR="00471467">
                <w:rPr>
                  <w:noProof/>
                </w:rPr>
                <w:t>91</w:t>
              </w:r>
            </w:hyperlink>
            <w:r w:rsidR="00471467">
              <w:rPr>
                <w:noProof/>
              </w:rPr>
              <w:t>]</w:t>
            </w:r>
            <w:r w:rsidRPr="008A2F74">
              <w:fldChar w:fldCharType="end"/>
            </w:r>
          </w:p>
        </w:tc>
        <w:tc>
          <w:tcPr>
            <w:tcW w:w="1701" w:type="dxa"/>
            <w:shd w:val="clear" w:color="auto" w:fill="auto"/>
            <w:tcMar>
              <w:left w:w="105" w:type="dxa"/>
              <w:right w:w="105" w:type="dxa"/>
            </w:tcMar>
          </w:tcPr>
          <w:p w14:paraId="52960154" w14:textId="294AB993" w:rsidR="791E93DB" w:rsidRPr="008A2F74" w:rsidRDefault="791E93DB" w:rsidP="00325974">
            <w:pPr>
              <w:pStyle w:val="TableText"/>
              <w:framePr w:wrap="around"/>
              <w:jc w:val="center"/>
            </w:pPr>
            <w:r w:rsidRPr="008A2F74">
              <w:t>41</w:t>
            </w:r>
          </w:p>
        </w:tc>
      </w:tr>
      <w:tr w:rsidR="791E93DB" w:rsidRPr="008A2F74" w14:paraId="1B89877F" w14:textId="77777777" w:rsidTr="00325974">
        <w:trPr>
          <w:trHeight w:val="300"/>
        </w:trPr>
        <w:tc>
          <w:tcPr>
            <w:tcW w:w="1552" w:type="dxa"/>
            <w:shd w:val="clear" w:color="auto" w:fill="auto"/>
            <w:tcMar>
              <w:left w:w="105" w:type="dxa"/>
              <w:right w:w="105" w:type="dxa"/>
            </w:tcMar>
          </w:tcPr>
          <w:p w14:paraId="60AACEC5" w14:textId="0744997A" w:rsidR="791E93DB" w:rsidRPr="008A2F74" w:rsidRDefault="791E93DB" w:rsidP="001B5664">
            <w:pPr>
              <w:pStyle w:val="TableText"/>
              <w:framePr w:wrap="around"/>
            </w:pPr>
            <w:r w:rsidRPr="008A2F74">
              <w:t>Experiential Assessment Techniques</w:t>
            </w:r>
          </w:p>
        </w:tc>
        <w:tc>
          <w:tcPr>
            <w:tcW w:w="3260" w:type="dxa"/>
            <w:shd w:val="clear" w:color="auto" w:fill="auto"/>
            <w:tcMar>
              <w:left w:w="105" w:type="dxa"/>
              <w:right w:w="105" w:type="dxa"/>
            </w:tcMar>
          </w:tcPr>
          <w:p w14:paraId="6CD326EC" w14:textId="1564F411" w:rsidR="791E93DB" w:rsidRPr="008A2F74" w:rsidRDefault="791E93DB" w:rsidP="001B5664">
            <w:pPr>
              <w:pStyle w:val="TableText"/>
              <w:framePr w:wrap="around"/>
            </w:pPr>
            <w:r w:rsidRPr="008A2F74">
              <w:t>Self-Evaluation, Reflection, Observation, Prototype, Decision Taking Template, Portfolio,</w:t>
            </w:r>
          </w:p>
        </w:tc>
        <w:tc>
          <w:tcPr>
            <w:tcW w:w="2693" w:type="dxa"/>
            <w:shd w:val="clear" w:color="auto" w:fill="auto"/>
            <w:tcMar>
              <w:left w:w="105" w:type="dxa"/>
              <w:right w:w="105" w:type="dxa"/>
            </w:tcMar>
          </w:tcPr>
          <w:p w14:paraId="11CB0F41" w14:textId="6CDF583C" w:rsidR="791E93DB" w:rsidRPr="008A2F74" w:rsidRDefault="004970A3" w:rsidP="00325974">
            <w:pPr>
              <w:pStyle w:val="TableText"/>
              <w:framePr w:wrap="around"/>
            </w:pPr>
            <w:r w:rsidRPr="008A2F74">
              <w:fldChar w:fldCharType="begin">
                <w:fldData xml:space="preserve">PEVuZE5vdGU+PENpdGU+PEF1dGhvcj5GYWJpYW48L0F1dGhvcj48WWVhcj4yMDE4PC9ZZWFyPjxS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</w:fldData>
              </w:fldChar>
            </w:r>
            <w:r w:rsidR="00471467">
              <w:instrText xml:space="preserve"> ADDIN EN.CITE </w:instrText>
            </w:r>
            <w:r w:rsidR="00471467">
              <w:fldChar w:fldCharType="begin">
                <w:fldData xml:space="preserve">PEVuZE5vdGU+PENpdGU+PEF1dGhvcj5GYWJpYW48L0F1dGhvcj48WWVhcj4yMDE4PC9ZZWFyPjxS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</w:fldData>
              </w:fldChar>
            </w:r>
            <w:r w:rsidR="00471467">
              <w:instrText xml:space="preserve"> ADDIN EN.CITE.DATA </w:instrText>
            </w:r>
            <w:r w:rsidR="00471467">
              <w:fldChar w:fldCharType="end"/>
            </w:r>
            <w:r w:rsidRPr="008A2F74">
              <w:fldChar w:fldCharType="separate"/>
            </w:r>
            <w:r w:rsidR="00471467">
              <w:rPr>
                <w:noProof/>
              </w:rPr>
              <w:t>[</w:t>
            </w:r>
            <w:hyperlink w:anchor="_ENREF_6" w:tooltip="Lieh, 2018 #49" w:history="1">
              <w:r w:rsidR="00471467">
                <w:rPr>
                  <w:noProof/>
                </w:rPr>
                <w:t>6</w:t>
              </w:r>
            </w:hyperlink>
            <w:r w:rsidR="00471467">
              <w:rPr>
                <w:noProof/>
              </w:rPr>
              <w:t xml:space="preserve">, </w:t>
            </w:r>
            <w:hyperlink w:anchor="_ENREF_11" w:tooltip="Cain, 2016 #54" w:history="1">
              <w:r w:rsidR="00471467">
                <w:rPr>
                  <w:noProof/>
                </w:rPr>
                <w:t>11</w:t>
              </w:r>
            </w:hyperlink>
            <w:r w:rsidR="00471467">
              <w:rPr>
                <w:noProof/>
              </w:rPr>
              <w:t xml:space="preserve">, </w:t>
            </w:r>
            <w:hyperlink w:anchor="_ENREF_22" w:tooltip="Fabian, 2018 #62" w:history="1">
              <w:r w:rsidR="00471467">
                <w:rPr>
                  <w:noProof/>
                </w:rPr>
                <w:t>22</w:t>
              </w:r>
            </w:hyperlink>
            <w:r w:rsidR="00471467">
              <w:rPr>
                <w:noProof/>
              </w:rPr>
              <w:t xml:space="preserve">, </w:t>
            </w:r>
            <w:hyperlink w:anchor="_ENREF_23" w:tooltip="Rupakheti, 2015 #56" w:history="1">
              <w:r w:rsidR="00471467">
                <w:rPr>
                  <w:noProof/>
                </w:rPr>
                <w:t>23</w:t>
              </w:r>
            </w:hyperlink>
            <w:r w:rsidR="00471467">
              <w:rPr>
                <w:noProof/>
              </w:rPr>
              <w:t xml:space="preserve">, </w:t>
            </w:r>
            <w:hyperlink w:anchor="_ENREF_33" w:tooltip="Pando, 2022 #94" w:history="1">
              <w:r w:rsidR="00471467">
                <w:rPr>
                  <w:noProof/>
                </w:rPr>
                <w:t>33</w:t>
              </w:r>
            </w:hyperlink>
            <w:r w:rsidR="00471467">
              <w:rPr>
                <w:noProof/>
              </w:rPr>
              <w:t xml:space="preserve">, </w:t>
            </w:r>
            <w:hyperlink w:anchor="_ENREF_34" w:tooltip="Lau, 2024 #103" w:history="1">
              <w:r w:rsidR="00471467">
                <w:rPr>
                  <w:noProof/>
                </w:rPr>
                <w:t>34</w:t>
              </w:r>
            </w:hyperlink>
            <w:r w:rsidR="00471467">
              <w:rPr>
                <w:noProof/>
              </w:rPr>
              <w:t xml:space="preserve">, </w:t>
            </w:r>
            <w:hyperlink w:anchor="_ENREF_38" w:tooltip="El-Mahdy, 2022 #119" w:history="1">
              <w:r w:rsidR="00471467">
                <w:rPr>
                  <w:noProof/>
                </w:rPr>
                <w:t>38</w:t>
              </w:r>
            </w:hyperlink>
            <w:r w:rsidR="00471467">
              <w:rPr>
                <w:noProof/>
              </w:rPr>
              <w:t xml:space="preserve">, </w:t>
            </w:r>
            <w:hyperlink w:anchor="_ENREF_45" w:tooltip="Deursen, 2017 #52" w:history="1">
              <w:r w:rsidR="00471467">
                <w:rPr>
                  <w:noProof/>
                </w:rPr>
                <w:t>45</w:t>
              </w:r>
            </w:hyperlink>
            <w:r w:rsidR="00471467">
              <w:rPr>
                <w:noProof/>
              </w:rPr>
              <w:t xml:space="preserve">, </w:t>
            </w:r>
            <w:hyperlink w:anchor="_ENREF_48" w:tooltip="Manal, 2018 #106" w:history="1">
              <w:r w:rsidR="00471467">
                <w:rPr>
                  <w:noProof/>
                </w:rPr>
                <w:t>48</w:t>
              </w:r>
            </w:hyperlink>
            <w:r w:rsidR="00471467">
              <w:rPr>
                <w:noProof/>
              </w:rPr>
              <w:t xml:space="preserve">, </w:t>
            </w:r>
            <w:hyperlink w:anchor="_ENREF_50" w:tooltip="Lago, 2019 #122" w:history="1">
              <w:r w:rsidR="00471467">
                <w:rPr>
                  <w:noProof/>
                </w:rPr>
                <w:t>50</w:t>
              </w:r>
            </w:hyperlink>
            <w:r w:rsidR="00471467">
              <w:rPr>
                <w:noProof/>
              </w:rPr>
              <w:t xml:space="preserve">, </w:t>
            </w:r>
            <w:hyperlink w:anchor="_ENREF_53" w:tooltip="Boer, 2019 #87" w:history="1">
              <w:r w:rsidR="00471467">
                <w:rPr>
                  <w:noProof/>
                </w:rPr>
                <w:t>53</w:t>
              </w:r>
            </w:hyperlink>
            <w:r w:rsidR="00471467">
              <w:rPr>
                <w:noProof/>
              </w:rPr>
              <w:t xml:space="preserve">, </w:t>
            </w:r>
            <w:hyperlink w:anchor="_ENREF_55" w:tooltip="Feldgen, 2014 #102" w:history="1">
              <w:r w:rsidR="00471467">
                <w:rPr>
                  <w:noProof/>
                </w:rPr>
                <w:t>55</w:t>
              </w:r>
            </w:hyperlink>
            <w:r w:rsidR="00471467">
              <w:rPr>
                <w:noProof/>
              </w:rPr>
              <w:t xml:space="preserve">, </w:t>
            </w:r>
            <w:hyperlink w:anchor="_ENREF_65" w:tooltip="Tappan, 2015 #55" w:history="1">
              <w:r w:rsidR="00471467">
                <w:rPr>
                  <w:noProof/>
                </w:rPr>
                <w:t>65</w:t>
              </w:r>
            </w:hyperlink>
            <w:r w:rsidR="00471467">
              <w:rPr>
                <w:noProof/>
              </w:rPr>
              <w:t xml:space="preserve">, </w:t>
            </w:r>
            <w:hyperlink w:anchor="_ENREF_67" w:tooltip="Agerwala, 2024 #44" w:history="1">
              <w:r w:rsidR="00471467">
                <w:rPr>
                  <w:noProof/>
                </w:rPr>
                <w:t>67</w:t>
              </w:r>
            </w:hyperlink>
            <w:r w:rsidR="00471467">
              <w:rPr>
                <w:noProof/>
              </w:rPr>
              <w:t xml:space="preserve">, </w:t>
            </w:r>
            <w:hyperlink w:anchor="_ENREF_70" w:tooltip="Rodrigues, 2010 #57" w:history="1">
              <w:r w:rsidR="00471467">
                <w:rPr>
                  <w:noProof/>
                </w:rPr>
                <w:t>70</w:t>
              </w:r>
            </w:hyperlink>
            <w:r w:rsidR="00471467">
              <w:rPr>
                <w:noProof/>
              </w:rPr>
              <w:t xml:space="preserve">, </w:t>
            </w:r>
            <w:hyperlink w:anchor="_ENREF_73" w:tooltip="Angelov, 2017 #63" w:history="1">
              <w:r w:rsidR="00471467">
                <w:rPr>
                  <w:noProof/>
                </w:rPr>
                <w:t>73</w:t>
              </w:r>
            </w:hyperlink>
            <w:r w:rsidR="00471467">
              <w:rPr>
                <w:noProof/>
              </w:rPr>
              <w:t xml:space="preserve">, </w:t>
            </w:r>
            <w:hyperlink w:anchor="_ENREF_75" w:tooltip="Wedemann, 2018 #48" w:history="1">
              <w:r w:rsidR="00471467">
                <w:rPr>
                  <w:noProof/>
                </w:rPr>
                <w:t>75</w:t>
              </w:r>
            </w:hyperlink>
            <w:r w:rsidR="00471467">
              <w:rPr>
                <w:noProof/>
              </w:rPr>
              <w:t xml:space="preserve">, </w:t>
            </w:r>
            <w:hyperlink w:anchor="_ENREF_76" w:tooltip="Katipoglu, 2024 #77" w:history="1">
              <w:r w:rsidR="00471467">
                <w:rPr>
                  <w:noProof/>
                </w:rPr>
                <w:t>76</w:t>
              </w:r>
            </w:hyperlink>
            <w:r w:rsidR="00471467">
              <w:rPr>
                <w:noProof/>
              </w:rPr>
              <w:t xml:space="preserve">, </w:t>
            </w:r>
            <w:hyperlink w:anchor="_ENREF_85" w:tooltip="Claudia, 2018 #104" w:history="1">
              <w:r w:rsidR="00471467">
                <w:rPr>
                  <w:noProof/>
                </w:rPr>
                <w:t>85</w:t>
              </w:r>
            </w:hyperlink>
            <w:r w:rsidR="00471467">
              <w:rPr>
                <w:noProof/>
              </w:rPr>
              <w:t xml:space="preserve">, </w:t>
            </w:r>
            <w:hyperlink w:anchor="_ENREF_86" w:tooltip="Ernst, 2023 #107" w:history="1">
              <w:r w:rsidR="00471467">
                <w:rPr>
                  <w:noProof/>
                </w:rPr>
                <w:t>86</w:t>
              </w:r>
            </w:hyperlink>
            <w:r w:rsidR="00471467">
              <w:rPr>
                <w:noProof/>
              </w:rPr>
              <w:t>]</w:t>
            </w:r>
            <w:r w:rsidRPr="008A2F74">
              <w:fldChar w:fldCharType="end"/>
            </w:r>
          </w:p>
        </w:tc>
        <w:tc>
          <w:tcPr>
            <w:tcW w:w="1701" w:type="dxa"/>
            <w:shd w:val="clear" w:color="auto" w:fill="auto"/>
            <w:tcMar>
              <w:left w:w="105" w:type="dxa"/>
              <w:right w:w="105" w:type="dxa"/>
            </w:tcMar>
          </w:tcPr>
          <w:p w14:paraId="0B0FBB8B" w14:textId="76250E8E" w:rsidR="791E93DB" w:rsidRPr="008A2F74" w:rsidRDefault="791E93DB" w:rsidP="00325974">
            <w:pPr>
              <w:pStyle w:val="TableText"/>
              <w:framePr w:wrap="around"/>
              <w:jc w:val="center"/>
            </w:pPr>
            <w:r w:rsidRPr="008A2F74">
              <w:t>20</w:t>
            </w:r>
          </w:p>
        </w:tc>
      </w:tr>
      <w:tr w:rsidR="791E93DB" w:rsidRPr="008A2F74" w14:paraId="1588F621" w14:textId="77777777" w:rsidTr="00325974">
        <w:trPr>
          <w:trHeight w:val="300"/>
        </w:trPr>
        <w:tc>
          <w:tcPr>
            <w:tcW w:w="1552" w:type="dxa"/>
            <w:shd w:val="clear" w:color="auto" w:fill="auto"/>
            <w:tcMar>
              <w:left w:w="105" w:type="dxa"/>
              <w:right w:w="105" w:type="dxa"/>
            </w:tcMar>
          </w:tcPr>
          <w:p w14:paraId="194AC4FC" w14:textId="5CA6C054" w:rsidR="791E93DB" w:rsidRPr="008A2F74" w:rsidRDefault="791E93DB" w:rsidP="001B5664">
            <w:pPr>
              <w:pStyle w:val="TableText"/>
              <w:framePr w:wrap="around"/>
            </w:pPr>
            <w:r w:rsidRPr="008A2F74">
              <w:t>Technology Assessment Tools</w:t>
            </w:r>
          </w:p>
        </w:tc>
        <w:tc>
          <w:tcPr>
            <w:tcW w:w="3260" w:type="dxa"/>
            <w:shd w:val="clear" w:color="auto" w:fill="auto"/>
            <w:tcMar>
              <w:left w:w="105" w:type="dxa"/>
              <w:right w:w="105" w:type="dxa"/>
            </w:tcMar>
          </w:tcPr>
          <w:p w14:paraId="47FBA746" w14:textId="7DDEEDC5" w:rsidR="791E93DB" w:rsidRPr="008A2F74" w:rsidRDefault="791E93DB" w:rsidP="001B5664">
            <w:pPr>
              <w:pStyle w:val="TableText"/>
              <w:framePr w:wrap="around"/>
            </w:pPr>
            <w:proofErr w:type="gramStart"/>
            <w:r w:rsidRPr="008A2F74">
              <w:t>Kahoot!,</w:t>
            </w:r>
            <w:proofErr w:type="gramEnd"/>
            <w:r w:rsidRPr="008A2F74">
              <w:t xml:space="preserve"> </w:t>
            </w:r>
            <w:proofErr w:type="spellStart"/>
            <w:r w:rsidRPr="008A2F74">
              <w:t>EasyChair</w:t>
            </w:r>
            <w:proofErr w:type="spellEnd"/>
            <w:r w:rsidRPr="008A2F74">
              <w:t xml:space="preserve">, </w:t>
            </w:r>
            <w:r w:rsidRPr="008A2F74">
              <w:rPr>
                <w:color w:val="000000" w:themeColor="text1"/>
              </w:rPr>
              <w:t xml:space="preserve">Client-Server Design Critic Tool, </w:t>
            </w:r>
            <w:r w:rsidRPr="008A2F74">
              <w:t>3D Visualisation Tools, Canvas</w:t>
            </w:r>
            <w:r w:rsidR="008C3236" w:rsidRPr="008A2F74">
              <w:t>.</w:t>
            </w:r>
          </w:p>
        </w:tc>
        <w:tc>
          <w:tcPr>
            <w:tcW w:w="2693" w:type="dxa"/>
            <w:shd w:val="clear" w:color="auto" w:fill="auto"/>
            <w:tcMar>
              <w:left w:w="105" w:type="dxa"/>
              <w:right w:w="105" w:type="dxa"/>
            </w:tcMar>
          </w:tcPr>
          <w:p w14:paraId="39D56443" w14:textId="36BF2C72" w:rsidR="791E93DB" w:rsidRPr="008A2F74" w:rsidRDefault="004970A3" w:rsidP="00325974">
            <w:pPr>
              <w:pStyle w:val="TableText"/>
              <w:framePr w:wrap="around"/>
            </w:pPr>
            <w:r w:rsidRPr="008A2F74">
              <w:fldChar w:fldCharType="begin">
                <w:fldData xml:space="preserve">PEVuZE5vdGU+PENpdGU+PEF1dGhvcj5Db3JyaXRvcmU8L0F1dGhvcj48WWVhcj4yMDIwPC9ZZWFy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</w:fldData>
              </w:fldChar>
            </w:r>
            <w:r w:rsidR="00471467">
              <w:instrText xml:space="preserve"> ADDIN EN.CITE </w:instrText>
            </w:r>
            <w:r w:rsidR="00471467">
              <w:fldChar w:fldCharType="begin">
                <w:fldData xml:space="preserve">PEVuZE5vdGU+PENpdGU+PEF1dGhvcj5Db3JyaXRvcmU8L0F1dGhvcj48WWVhcj4yMDIwPC9ZZWFy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</w:fldData>
              </w:fldChar>
            </w:r>
            <w:r w:rsidR="00471467">
              <w:instrText xml:space="preserve"> ADDIN EN.CITE.DATA </w:instrText>
            </w:r>
            <w:r w:rsidR="00471467">
              <w:fldChar w:fldCharType="end"/>
            </w:r>
            <w:r w:rsidRPr="008A2F74">
              <w:fldChar w:fldCharType="separate"/>
            </w:r>
            <w:r w:rsidR="00471467">
              <w:rPr>
                <w:noProof/>
              </w:rPr>
              <w:t>[</w:t>
            </w:r>
            <w:hyperlink w:anchor="_ENREF_41" w:tooltip="Jamal, 2017 #68" w:history="1">
              <w:r w:rsidR="00471467">
                <w:rPr>
                  <w:noProof/>
                </w:rPr>
                <w:t>41</w:t>
              </w:r>
            </w:hyperlink>
            <w:r w:rsidR="00471467">
              <w:rPr>
                <w:noProof/>
              </w:rPr>
              <w:t xml:space="preserve">, </w:t>
            </w:r>
            <w:hyperlink w:anchor="_ENREF_45" w:tooltip="Deursen, 2017 #52" w:history="1">
              <w:r w:rsidR="00471467">
                <w:rPr>
                  <w:noProof/>
                </w:rPr>
                <w:t>45</w:t>
              </w:r>
            </w:hyperlink>
            <w:r w:rsidR="00471467">
              <w:rPr>
                <w:noProof/>
              </w:rPr>
              <w:t xml:space="preserve">, </w:t>
            </w:r>
            <w:hyperlink w:anchor="_ENREF_49" w:tooltip="Parejo, 2020 #125" w:history="1">
              <w:r w:rsidR="00471467">
                <w:rPr>
                  <w:noProof/>
                </w:rPr>
                <w:t>49</w:t>
              </w:r>
            </w:hyperlink>
            <w:r w:rsidR="00471467">
              <w:rPr>
                <w:noProof/>
              </w:rPr>
              <w:t xml:space="preserve">, </w:t>
            </w:r>
            <w:hyperlink w:anchor="_ENREF_58" w:tooltip="Corritore, 2020 #35" w:history="1">
              <w:r w:rsidR="00471467">
                <w:rPr>
                  <w:noProof/>
                </w:rPr>
                <w:t>58</w:t>
              </w:r>
            </w:hyperlink>
            <w:r w:rsidR="00471467">
              <w:rPr>
                <w:noProof/>
              </w:rPr>
              <w:t xml:space="preserve">, </w:t>
            </w:r>
            <w:hyperlink w:anchor="_ENREF_72" w:tooltip="Rodrigues, 2011 #92" w:history="1">
              <w:r w:rsidR="00471467">
                <w:rPr>
                  <w:noProof/>
                </w:rPr>
                <w:t>72</w:t>
              </w:r>
            </w:hyperlink>
            <w:r w:rsidR="00471467">
              <w:rPr>
                <w:noProof/>
              </w:rPr>
              <w:t>]</w:t>
            </w:r>
            <w:r w:rsidRPr="008A2F74">
              <w:fldChar w:fldCharType="end"/>
            </w:r>
          </w:p>
        </w:tc>
        <w:tc>
          <w:tcPr>
            <w:tcW w:w="1701" w:type="dxa"/>
            <w:shd w:val="clear" w:color="auto" w:fill="auto"/>
            <w:tcMar>
              <w:left w:w="105" w:type="dxa"/>
              <w:right w:w="105" w:type="dxa"/>
            </w:tcMar>
          </w:tcPr>
          <w:p w14:paraId="3E165907" w14:textId="46FE1F6C" w:rsidR="791E93DB" w:rsidRPr="008A2F74" w:rsidRDefault="791E93DB" w:rsidP="00325974">
            <w:pPr>
              <w:pStyle w:val="TableText"/>
              <w:framePr w:wrap="around"/>
              <w:jc w:val="center"/>
            </w:pPr>
            <w:r w:rsidRPr="008A2F74">
              <w:t>5</w:t>
            </w:r>
          </w:p>
        </w:tc>
      </w:tr>
    </w:tbl>
    <w:p w14:paraId="02F60B1B" w14:textId="77777777" w:rsidR="00105DBE" w:rsidRPr="00105DBE" w:rsidRDefault="00105DBE" w:rsidP="00105DBE">
      <w:pPr>
        <w:pStyle w:val="Heading2"/>
        <w:numPr>
          <w:ilvl w:val="0"/>
          <w:numId w:val="0"/>
        </w:numPr>
        <w:ind w:left="709"/>
        <w:rPr>
          <w:i/>
        </w:rPr>
      </w:pPr>
    </w:p>
    <w:p w14:paraId="61586D60" w14:textId="6F43468A" w:rsidR="004F6E70" w:rsidRPr="008A2F74" w:rsidRDefault="5E3D1333" w:rsidP="00D66950">
      <w:pPr>
        <w:pStyle w:val="Heading2"/>
        <w:rPr>
          <w:i/>
        </w:rPr>
      </w:pPr>
      <w:r w:rsidRPr="008A2F74">
        <w:t>RQ4:</w:t>
      </w:r>
      <w:r w:rsidR="68A6756A" w:rsidRPr="008A2F74">
        <w:t xml:space="preserve"> What are the outcomes of software architecture teaching strategies?</w:t>
      </w:r>
    </w:p>
    <w:p w14:paraId="0945FA5F" w14:textId="41010487" w:rsidR="004F6E70" w:rsidRPr="008A2F74" w:rsidRDefault="008441EE" w:rsidP="00D577FF">
      <w:pPr>
        <w:shd w:val="clear" w:color="auto" w:fill="FFFFFF" w:themeFill="background1"/>
        <w:spacing w:line="276" w:lineRule="auto"/>
        <w:jc w:val="both"/>
        <w:rPr>
          <w:rFonts w:cs="Times New Roman"/>
          <w:color w:val="000000" w:themeColor="text1"/>
          <w:lang w:val="en-AU"/>
        </w:rPr>
      </w:pPr>
      <w:r w:rsidRPr="008A2F74">
        <w:rPr>
          <w:rFonts w:cs="Times New Roman"/>
          <w:color w:val="000000" w:themeColor="text1"/>
          <w:lang w:val="en-AU"/>
        </w:rPr>
        <w:t>A t</w:t>
      </w:r>
      <w:r w:rsidR="004F6E70" w:rsidRPr="008A2F74">
        <w:rPr>
          <w:rFonts w:cs="Times New Roman"/>
          <w:lang w:val="en-AU"/>
        </w:rPr>
        <w:t>otal of 64 articles were analysed</w:t>
      </w:r>
      <w:r w:rsidR="00203555">
        <w:rPr>
          <w:rFonts w:cs="Times New Roman"/>
          <w:lang w:val="en-AU"/>
        </w:rPr>
        <w:t>,</w:t>
      </w:r>
      <w:r w:rsidR="004F6E70" w:rsidRPr="008A2F74">
        <w:rPr>
          <w:rFonts w:cs="Times New Roman"/>
          <w:lang w:val="en-AU"/>
        </w:rPr>
        <w:t xml:space="preserve"> and in this </w:t>
      </w:r>
      <w:r w:rsidR="002F0B88">
        <w:rPr>
          <w:rFonts w:cs="Times New Roman"/>
          <w:lang w:val="en-AU"/>
        </w:rPr>
        <w:t>study</w:t>
      </w:r>
      <w:r w:rsidR="004F6E70" w:rsidRPr="008A2F74">
        <w:rPr>
          <w:rFonts w:cs="Times New Roman"/>
          <w:lang w:val="en-AU"/>
        </w:rPr>
        <w:t>,</w:t>
      </w:r>
      <w:r w:rsidR="004F6E70" w:rsidRPr="008A2F74">
        <w:rPr>
          <w:rFonts w:cs="Times New Roman"/>
          <w:color w:val="000000" w:themeColor="text1"/>
          <w:lang w:val="en-AU"/>
        </w:rPr>
        <w:t xml:space="preserve"> we have </w:t>
      </w:r>
      <w:r w:rsidR="00A37064" w:rsidRPr="008A2F74">
        <w:rPr>
          <w:rFonts w:cs="Times New Roman"/>
          <w:color w:val="000000" w:themeColor="text1"/>
          <w:lang w:val="en-AU"/>
        </w:rPr>
        <w:t>considered</w:t>
      </w:r>
      <w:r w:rsidR="004F6E70" w:rsidRPr="008A2F74">
        <w:rPr>
          <w:rFonts w:cs="Times New Roman"/>
          <w:color w:val="000000" w:themeColor="text1"/>
          <w:lang w:val="en-AU"/>
        </w:rPr>
        <w:t xml:space="preserve"> the learning outcome as the measurable statement that </w:t>
      </w:r>
      <w:r w:rsidRPr="008A2F74">
        <w:rPr>
          <w:rFonts w:cs="Times New Roman"/>
          <w:color w:val="000000" w:themeColor="text1"/>
          <w:lang w:val="en-AU"/>
        </w:rPr>
        <w:t xml:space="preserve">the </w:t>
      </w:r>
      <w:r w:rsidR="004F6E70" w:rsidRPr="008A2F74">
        <w:rPr>
          <w:rFonts w:cs="Times New Roman"/>
          <w:color w:val="000000" w:themeColor="text1"/>
          <w:lang w:val="en-AU"/>
        </w:rPr>
        <w:t>student has learned or gained from the studies conducted. So, we have adopted Bloom</w:t>
      </w:r>
      <w:r w:rsidRPr="008A2F74">
        <w:rPr>
          <w:rFonts w:cs="Times New Roman"/>
          <w:color w:val="000000" w:themeColor="text1"/>
          <w:lang w:val="en-AU"/>
        </w:rPr>
        <w:t>’</w:t>
      </w:r>
      <w:r w:rsidR="004F6E70" w:rsidRPr="008A2F74">
        <w:rPr>
          <w:rFonts w:cs="Times New Roman"/>
          <w:color w:val="000000" w:themeColor="text1"/>
          <w:lang w:val="en-AU"/>
        </w:rPr>
        <w:t xml:space="preserve">s taxonomy </w:t>
      </w:r>
      <w:r w:rsidR="004F6E70" w:rsidRPr="008A2F74">
        <w:rPr>
          <w:rFonts w:cs="Times New Roman"/>
        </w:rPr>
        <w:fldChar w:fldCharType="begin">
          <w:fldData xml:space="preserve">PEVuZE5vdGU+PENpdGU+PEF1dGhvcj5BZGFtczwvQXV0aG9yPjxZZWFyPjIwMTU8L1llYXI+PFJl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</w:fldData>
        </w:fldChar>
      </w:r>
      <w:r w:rsidR="00471467">
        <w:rPr>
          <w:rFonts w:cs="Times New Roman"/>
        </w:rPr>
        <w:instrText xml:space="preserve"> ADDIN EN.CITE </w:instrText>
      </w:r>
      <w:r w:rsidR="00471467">
        <w:rPr>
          <w:rFonts w:cs="Times New Roman"/>
        </w:rPr>
        <w:fldChar w:fldCharType="begin">
          <w:fldData xml:space="preserve">PEVuZE5vdGU+PENpdGU+PEF1dGhvcj5BZGFtczwvQXV0aG9yPjxZZWFyPjIwMTU8L1llYXI+PFJl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4F6E70" w:rsidRPr="008A2F74">
        <w:rPr>
          <w:rFonts w:cs="Times New Roman"/>
        </w:rPr>
      </w:r>
      <w:r w:rsidR="004F6E70" w:rsidRPr="008A2F74">
        <w:rPr>
          <w:rFonts w:cs="Times New Roman"/>
        </w:rPr>
        <w:fldChar w:fldCharType="separate"/>
      </w:r>
      <w:r w:rsidR="00471467">
        <w:rPr>
          <w:rFonts w:cs="Times New Roman"/>
          <w:noProof/>
        </w:rPr>
        <w:t>[</w:t>
      </w:r>
      <w:hyperlink w:anchor="_ENREF_92" w:tooltip="Adams, 2015 #88" w:history="1">
        <w:r w:rsidR="00471467">
          <w:rPr>
            <w:rFonts w:cs="Times New Roman"/>
            <w:noProof/>
          </w:rPr>
          <w:t>92</w:t>
        </w:r>
      </w:hyperlink>
      <w:r w:rsidR="00471467">
        <w:rPr>
          <w:rFonts w:cs="Times New Roman"/>
          <w:noProof/>
        </w:rPr>
        <w:t>]</w:t>
      </w:r>
      <w:r w:rsidR="004F6E70" w:rsidRPr="008A2F74">
        <w:rPr>
          <w:rFonts w:cs="Times New Roman"/>
        </w:rPr>
        <w:fldChar w:fldCharType="end"/>
      </w:r>
      <w:r w:rsidR="009B0728">
        <w:rPr>
          <w:rFonts w:cs="Times New Roman"/>
        </w:rPr>
        <w:t xml:space="preserve"> </w:t>
      </w:r>
      <w:r w:rsidR="00203555">
        <w:rPr>
          <w:rFonts w:cs="Times New Roman"/>
        </w:rPr>
        <w:t>for better comprehension and assessment</w:t>
      </w:r>
      <w:r w:rsidR="004F6E70" w:rsidRPr="008A2F74">
        <w:rPr>
          <w:rFonts w:cs="Times New Roman"/>
          <w:color w:val="000000" w:themeColor="text1"/>
          <w:lang w:val="en-AU"/>
        </w:rPr>
        <w:t>. Bloom</w:t>
      </w:r>
      <w:r w:rsidRPr="008A2F74">
        <w:rPr>
          <w:rFonts w:cs="Times New Roman"/>
          <w:color w:val="000000" w:themeColor="text1"/>
          <w:lang w:val="en-AU"/>
        </w:rPr>
        <w:t>’</w:t>
      </w:r>
      <w:r w:rsidR="004F6E70" w:rsidRPr="008A2F74">
        <w:rPr>
          <w:rFonts w:cs="Times New Roman"/>
          <w:color w:val="000000" w:themeColor="text1"/>
          <w:lang w:val="en-AU"/>
        </w:rPr>
        <w:t xml:space="preserve">s taxonomy is a comprehensive framework </w:t>
      </w:r>
      <w:r w:rsidRPr="008A2F74">
        <w:rPr>
          <w:rFonts w:cs="Times New Roman"/>
          <w:color w:val="000000" w:themeColor="text1"/>
          <w:lang w:val="en-AU"/>
        </w:rPr>
        <w:t>that</w:t>
      </w:r>
      <w:r w:rsidR="004F6E70" w:rsidRPr="008A2F74">
        <w:rPr>
          <w:rFonts w:cs="Times New Roman"/>
          <w:color w:val="000000" w:themeColor="text1"/>
          <w:lang w:val="en-AU"/>
        </w:rPr>
        <w:t xml:space="preserve"> will help identify and classify studies according to levels of complexity and specificity</w:t>
      </w:r>
      <w:r w:rsidRPr="008A2F74">
        <w:rPr>
          <w:rFonts w:cs="Times New Roman"/>
          <w:color w:val="000000" w:themeColor="text1"/>
          <w:lang w:val="en-AU"/>
        </w:rPr>
        <w:t>,</w:t>
      </w:r>
      <w:r w:rsidR="004F6E70" w:rsidRPr="008A2F74">
        <w:rPr>
          <w:rFonts w:cs="Times New Roman"/>
          <w:color w:val="000000" w:themeColor="text1"/>
          <w:lang w:val="en-AU"/>
        </w:rPr>
        <w:t xml:space="preserve"> as seen in </w:t>
      </w:r>
      <w:r w:rsidR="007874EE" w:rsidRPr="007874EE">
        <w:rPr>
          <w:rFonts w:cs="Times New Roman"/>
          <w:i/>
          <w:iCs/>
          <w:color w:val="000000" w:themeColor="text1"/>
          <w:lang w:val="en-AU"/>
        </w:rPr>
        <w:fldChar w:fldCharType="begin"/>
      </w:r>
      <w:r w:rsidR="007874EE" w:rsidRPr="007874EE">
        <w:rPr>
          <w:rFonts w:cs="Times New Roman"/>
          <w:i/>
          <w:iCs/>
          <w:color w:val="000000" w:themeColor="text1"/>
          <w:lang w:val="en-AU"/>
        </w:rPr>
        <w:instrText xml:space="preserve"> REF _Ref196600566 \h </w:instrText>
      </w:r>
      <w:r w:rsidR="007874EE">
        <w:rPr>
          <w:rFonts w:cs="Times New Roman"/>
          <w:i/>
          <w:iCs/>
          <w:color w:val="000000" w:themeColor="text1"/>
          <w:lang w:val="en-AU"/>
        </w:rPr>
        <w:instrText xml:space="preserve"> \* MERGEFORMAT </w:instrText>
      </w:r>
      <w:r w:rsidR="007874EE" w:rsidRPr="007874EE">
        <w:rPr>
          <w:rFonts w:cs="Times New Roman"/>
          <w:i/>
          <w:iCs/>
          <w:color w:val="000000" w:themeColor="text1"/>
          <w:lang w:val="en-AU"/>
        </w:rPr>
      </w:r>
      <w:r w:rsidR="007874EE" w:rsidRPr="007874EE">
        <w:rPr>
          <w:rFonts w:cs="Times New Roman"/>
          <w:i/>
          <w:iCs/>
          <w:color w:val="000000" w:themeColor="text1"/>
          <w:lang w:val="en-AU"/>
        </w:rPr>
        <w:fldChar w:fldCharType="separate"/>
      </w:r>
      <w:r w:rsidR="00AC0657" w:rsidRPr="00AC0657">
        <w:rPr>
          <w:i/>
          <w:iCs/>
        </w:rPr>
        <w:t xml:space="preserve">Figure </w:t>
      </w:r>
      <w:r w:rsidR="00AC0657" w:rsidRPr="00AC0657">
        <w:rPr>
          <w:i/>
          <w:iCs/>
          <w:noProof/>
        </w:rPr>
        <w:t>5</w:t>
      </w:r>
      <w:r w:rsidR="007874EE" w:rsidRPr="007874EE">
        <w:rPr>
          <w:rFonts w:cs="Times New Roman"/>
          <w:i/>
          <w:iCs/>
          <w:color w:val="000000" w:themeColor="text1"/>
          <w:lang w:val="en-AU"/>
        </w:rPr>
        <w:fldChar w:fldCharType="end"/>
      </w:r>
      <w:r w:rsidR="001A7B17" w:rsidRPr="008A2F74">
        <w:rPr>
          <w:rFonts w:cs="Times New Roman"/>
          <w:color w:val="000000" w:themeColor="text1"/>
          <w:lang w:val="en-AU"/>
        </w:rPr>
        <w:t>.</w:t>
      </w:r>
    </w:p>
    <w:p w14:paraId="5CA2C283" w14:textId="78D227C2" w:rsidR="004F6E70" w:rsidRPr="008A2F74" w:rsidRDefault="004F6E70" w:rsidP="00D577FF">
      <w:pPr>
        <w:spacing w:before="100" w:beforeAutospacing="1" w:after="100" w:afterAutospacing="1" w:line="276" w:lineRule="auto"/>
        <w:jc w:val="both"/>
        <w:rPr>
          <w:rFonts w:cs="Times New Roman"/>
          <w:lang w:val="en-AU"/>
        </w:rPr>
      </w:pPr>
      <w:r w:rsidRPr="008A2F74">
        <w:rPr>
          <w:rFonts w:cs="Times New Roman"/>
          <w:lang w:val="en-AU"/>
        </w:rPr>
        <w:t>The highest level of Bloom</w:t>
      </w:r>
      <w:r w:rsidR="008441EE" w:rsidRPr="008A2F74">
        <w:rPr>
          <w:rFonts w:cs="Times New Roman"/>
          <w:lang w:val="en-AU"/>
        </w:rPr>
        <w:t>’s</w:t>
      </w:r>
      <w:r w:rsidRPr="008A2F74">
        <w:rPr>
          <w:rFonts w:cs="Times New Roman"/>
          <w:lang w:val="en-AU"/>
        </w:rPr>
        <w:t xml:space="preserve"> taxonomy is the Create</w:t>
      </w:r>
      <w:r w:rsidR="008441EE" w:rsidRPr="008A2F74">
        <w:rPr>
          <w:rFonts w:cs="Times New Roman"/>
          <w:lang w:val="en-AU"/>
        </w:rPr>
        <w:t>,</w:t>
      </w:r>
      <w:r w:rsidRPr="008A2F74">
        <w:rPr>
          <w:rFonts w:cs="Times New Roman"/>
          <w:lang w:val="en-AU"/>
        </w:rPr>
        <w:t xml:space="preserve"> and only n=3 studies were reported under this level. Similarly, n=</w:t>
      </w:r>
      <w:r w:rsidR="00CD6B05" w:rsidRPr="008A2F74">
        <w:rPr>
          <w:rFonts w:cs="Times New Roman"/>
          <w:lang w:val="en-AU"/>
        </w:rPr>
        <w:t xml:space="preserve">3 </w:t>
      </w:r>
      <w:r w:rsidRPr="008A2F74">
        <w:rPr>
          <w:rFonts w:cs="Times New Roman"/>
          <w:lang w:val="en-AU"/>
        </w:rPr>
        <w:t>studies w</w:t>
      </w:r>
      <w:r w:rsidR="008441EE" w:rsidRPr="008A2F74">
        <w:rPr>
          <w:rFonts w:cs="Times New Roman"/>
          <w:lang w:val="en-AU"/>
        </w:rPr>
        <w:t>ere</w:t>
      </w:r>
      <w:r w:rsidRPr="008A2F74">
        <w:rPr>
          <w:rFonts w:cs="Times New Roman"/>
          <w:lang w:val="en-AU"/>
        </w:rPr>
        <w:t xml:space="preserve"> classified under Evaluate, followed by n</w:t>
      </w:r>
      <w:r w:rsidR="00203555">
        <w:rPr>
          <w:rFonts w:cs="Times New Roman"/>
          <w:lang w:val="en-AU"/>
        </w:rPr>
        <w:t>=4</w:t>
      </w:r>
      <w:r w:rsidRPr="008A2F74">
        <w:rPr>
          <w:rFonts w:cs="Times New Roman"/>
          <w:lang w:val="en-AU"/>
        </w:rPr>
        <w:t xml:space="preserve"> papers for the Analysis. </w:t>
      </w:r>
      <w:r w:rsidR="001A7B17" w:rsidRPr="008A2F74">
        <w:rPr>
          <w:rFonts w:cs="Times New Roman"/>
          <w:lang w:val="en-AU"/>
        </w:rPr>
        <w:t xml:space="preserve">Most </w:t>
      </w:r>
      <w:r w:rsidRPr="008A2F74">
        <w:rPr>
          <w:rFonts w:cs="Times New Roman"/>
          <w:lang w:val="en-AU"/>
        </w:rPr>
        <w:t>paper</w:t>
      </w:r>
      <w:r w:rsidR="005C3B95">
        <w:rPr>
          <w:rFonts w:cs="Times New Roman"/>
          <w:lang w:val="en-AU"/>
        </w:rPr>
        <w:t>s</w:t>
      </w:r>
      <w:r w:rsidRPr="008A2F74">
        <w:rPr>
          <w:rFonts w:cs="Times New Roman"/>
          <w:lang w:val="en-AU"/>
        </w:rPr>
        <w:t xml:space="preserve"> </w:t>
      </w:r>
      <w:r w:rsidR="00870B1C" w:rsidRPr="008A2F74">
        <w:rPr>
          <w:rFonts w:cs="Times New Roman"/>
          <w:lang w:val="en-AU"/>
        </w:rPr>
        <w:t>(</w:t>
      </w:r>
      <w:r w:rsidRPr="008A2F74">
        <w:rPr>
          <w:rFonts w:cs="Times New Roman"/>
          <w:lang w:val="en-AU"/>
        </w:rPr>
        <w:t>n=29</w:t>
      </w:r>
      <w:r w:rsidR="00870B1C" w:rsidRPr="008A2F74">
        <w:rPr>
          <w:rFonts w:cs="Times New Roman"/>
          <w:lang w:val="en-AU"/>
        </w:rPr>
        <w:t>)</w:t>
      </w:r>
      <w:r w:rsidRPr="008A2F74">
        <w:rPr>
          <w:rFonts w:cs="Times New Roman"/>
          <w:lang w:val="en-AU"/>
        </w:rPr>
        <w:t xml:space="preserve"> w</w:t>
      </w:r>
      <w:r w:rsidR="005C3B95">
        <w:rPr>
          <w:rFonts w:cs="Times New Roman"/>
          <w:lang w:val="en-AU"/>
        </w:rPr>
        <w:t>ere</w:t>
      </w:r>
      <w:r w:rsidRPr="008A2F74">
        <w:rPr>
          <w:rFonts w:cs="Times New Roman"/>
          <w:lang w:val="en-AU"/>
        </w:rPr>
        <w:t xml:space="preserve"> classified under Apply</w:t>
      </w:r>
      <w:r w:rsidR="00203555">
        <w:rPr>
          <w:rFonts w:cs="Times New Roman"/>
          <w:lang w:val="en-AU"/>
        </w:rPr>
        <w:t>,</w:t>
      </w:r>
      <w:r w:rsidRPr="008A2F74">
        <w:rPr>
          <w:rFonts w:cs="Times New Roman"/>
          <w:lang w:val="en-AU"/>
        </w:rPr>
        <w:t xml:space="preserve"> followed by </w:t>
      </w:r>
      <w:r w:rsidR="005C3B95">
        <w:rPr>
          <w:rFonts w:cs="Times New Roman"/>
          <w:lang w:val="en-AU"/>
        </w:rPr>
        <w:t>studies</w:t>
      </w:r>
      <w:r w:rsidRPr="008A2F74">
        <w:rPr>
          <w:rFonts w:cs="Times New Roman"/>
          <w:lang w:val="en-AU"/>
        </w:rPr>
        <w:t xml:space="preserve"> under Understand </w:t>
      </w:r>
      <w:r w:rsidR="00C06B94" w:rsidRPr="008A2F74">
        <w:rPr>
          <w:rFonts w:cs="Times New Roman"/>
          <w:lang w:val="en-AU"/>
        </w:rPr>
        <w:t xml:space="preserve">(n=27), </w:t>
      </w:r>
      <w:r w:rsidRPr="008A2F74">
        <w:rPr>
          <w:rFonts w:cs="Times New Roman"/>
          <w:lang w:val="en-AU"/>
        </w:rPr>
        <w:t xml:space="preserve">as </w:t>
      </w:r>
      <w:r w:rsidR="00CD6B05" w:rsidRPr="008A2F74">
        <w:rPr>
          <w:rFonts w:cs="Times New Roman"/>
          <w:lang w:val="en-AU"/>
        </w:rPr>
        <w:t>displayed</w:t>
      </w:r>
      <w:r w:rsidRPr="008A2F74">
        <w:rPr>
          <w:rFonts w:cs="Times New Roman"/>
          <w:lang w:val="en-AU"/>
        </w:rPr>
        <w:t xml:space="preserve"> </w:t>
      </w:r>
      <w:r w:rsidR="005C3B95">
        <w:rPr>
          <w:rFonts w:cs="Times New Roman"/>
          <w:lang w:val="en-AU"/>
        </w:rPr>
        <w:t>in</w:t>
      </w:r>
      <w:r w:rsidR="00CD6B05" w:rsidRPr="008A2F74">
        <w:rPr>
          <w:rFonts w:cs="Times New Roman"/>
          <w:lang w:val="en-AU"/>
        </w:rPr>
        <w:t xml:space="preserve"> </w:t>
      </w:r>
      <w:r w:rsidR="007874EE" w:rsidRPr="007874EE">
        <w:rPr>
          <w:rFonts w:cs="Times New Roman"/>
          <w:i/>
          <w:iCs/>
          <w:lang w:val="en-AU"/>
        </w:rPr>
        <w:fldChar w:fldCharType="begin"/>
      </w:r>
      <w:r w:rsidR="007874EE" w:rsidRPr="007874EE">
        <w:rPr>
          <w:rFonts w:cs="Times New Roman"/>
          <w:i/>
          <w:iCs/>
          <w:lang w:val="en-AU"/>
        </w:rPr>
        <w:instrText xml:space="preserve"> REF _Ref196474334 \h </w:instrText>
      </w:r>
      <w:r w:rsidR="007874EE">
        <w:rPr>
          <w:rFonts w:cs="Times New Roman"/>
          <w:i/>
          <w:iCs/>
          <w:lang w:val="en-AU"/>
        </w:rPr>
        <w:instrText xml:space="preserve"> \* MERGEFORMAT </w:instrText>
      </w:r>
      <w:r w:rsidR="007874EE" w:rsidRPr="007874EE">
        <w:rPr>
          <w:rFonts w:cs="Times New Roman"/>
          <w:i/>
          <w:iCs/>
          <w:lang w:val="en-AU"/>
        </w:rPr>
      </w:r>
      <w:r w:rsidR="007874EE" w:rsidRPr="007874EE">
        <w:rPr>
          <w:rFonts w:cs="Times New Roman"/>
          <w:i/>
          <w:iCs/>
          <w:lang w:val="en-AU"/>
        </w:rPr>
        <w:fldChar w:fldCharType="separate"/>
      </w:r>
      <w:r w:rsidR="00AC0657" w:rsidRPr="00AC0657">
        <w:rPr>
          <w:i/>
          <w:iCs/>
        </w:rPr>
        <w:t xml:space="preserve">Figure </w:t>
      </w:r>
      <w:r w:rsidR="00AC0657" w:rsidRPr="00AC0657">
        <w:rPr>
          <w:i/>
          <w:iCs/>
          <w:noProof/>
        </w:rPr>
        <w:t>6</w:t>
      </w:r>
      <w:r w:rsidR="007874EE" w:rsidRPr="007874EE">
        <w:rPr>
          <w:rFonts w:cs="Times New Roman"/>
          <w:i/>
          <w:iCs/>
          <w:lang w:val="en-AU"/>
        </w:rPr>
        <w:fldChar w:fldCharType="end"/>
      </w:r>
      <w:r w:rsidR="00CD6B05" w:rsidRPr="008A2F74">
        <w:rPr>
          <w:rFonts w:cs="Times New Roman"/>
          <w:lang w:val="en-AU"/>
        </w:rPr>
        <w:t xml:space="preserve">, </w:t>
      </w:r>
      <w:r w:rsidRPr="008A2F74">
        <w:rPr>
          <w:rFonts w:cs="Times New Roman"/>
          <w:lang w:val="en-AU"/>
        </w:rPr>
        <w:t>while Remember had none</w:t>
      </w:r>
      <w:r w:rsidR="00F61631" w:rsidRPr="008A2F74">
        <w:rPr>
          <w:rFonts w:cs="Times New Roman"/>
          <w:lang w:val="en-AU"/>
        </w:rPr>
        <w:t>,</w:t>
      </w:r>
      <w:r w:rsidRPr="008A2F74">
        <w:rPr>
          <w:rFonts w:cs="Times New Roman"/>
          <w:lang w:val="en-AU"/>
        </w:rPr>
        <w:t xml:space="preserve"> which can be positively perceived. The categori</w:t>
      </w:r>
      <w:r w:rsidR="008441EE" w:rsidRPr="008A2F74">
        <w:rPr>
          <w:rFonts w:cs="Times New Roman"/>
          <w:lang w:val="en-AU"/>
        </w:rPr>
        <w:t>s</w:t>
      </w:r>
      <w:r w:rsidRPr="008A2F74">
        <w:rPr>
          <w:rFonts w:cs="Times New Roman"/>
          <w:lang w:val="en-AU"/>
        </w:rPr>
        <w:t xml:space="preserve">ation thus reveals that all the papers with the identified software architecture teaching strategies contribute to the development of foundational and practical competencies among students, with varying degrees of emphasis depending on their alignment with specific Bloom’s Taxonomy levels. </w:t>
      </w:r>
    </w:p>
    <w:p w14:paraId="4BB78947" w14:textId="77777777" w:rsidR="00AB1E94" w:rsidRPr="008A2F74" w:rsidRDefault="00AB1E94" w:rsidP="00205FE8">
      <w:pPr>
        <w:keepNext/>
        <w:spacing w:after="0" w:line="276" w:lineRule="auto"/>
        <w:jc w:val="center"/>
        <w:rPr>
          <w:rFonts w:cs="Times New Roman"/>
        </w:rPr>
      </w:pPr>
      <w:r w:rsidRPr="008A2F74">
        <w:rPr>
          <w:rFonts w:cs="Times New Roman"/>
          <w:noProof/>
        </w:rPr>
        <w:lastRenderedPageBreak/>
        <w:drawing>
          <wp:inline distT="0" distB="0" distL="0" distR="0" wp14:anchorId="0B8EEE27" wp14:editId="05040C59">
            <wp:extent cx="6015652" cy="3379305"/>
            <wp:effectExtent l="0" t="0" r="4445" b="0"/>
            <wp:docPr id="1069745341" name="Picture 5"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745341" name="Picture 5" descr="A diagram of a diagram&#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40296" cy="3393149"/>
                    </a:xfrm>
                    <a:prstGeom prst="rect">
                      <a:avLst/>
                    </a:prstGeom>
                  </pic:spPr>
                </pic:pic>
              </a:graphicData>
            </a:graphic>
          </wp:inline>
        </w:drawing>
      </w:r>
    </w:p>
    <w:p w14:paraId="662CB003" w14:textId="7CE0285A" w:rsidR="00AB1E94" w:rsidRPr="008A2F74" w:rsidRDefault="00BF49D8" w:rsidP="00BF7C7A">
      <w:pPr>
        <w:pStyle w:val="Figurecaption"/>
        <w:rPr>
          <w:b/>
          <w:bCs/>
          <w:sz w:val="24"/>
          <w:szCs w:val="24"/>
        </w:rPr>
      </w:pPr>
      <w:bookmarkStart w:id="9" w:name="_Ref196600566"/>
      <w:r>
        <w:t xml:space="preserve">Figure </w:t>
      </w:r>
      <w:r w:rsidR="0078395B">
        <w:fldChar w:fldCharType="begin"/>
      </w:r>
      <w:r w:rsidR="0078395B">
        <w:instrText xml:space="preserve"> SEQ Figure \* ARABIC </w:instrText>
      </w:r>
      <w:r w:rsidR="0078395B">
        <w:fldChar w:fldCharType="separate"/>
      </w:r>
      <w:r w:rsidR="00AC0657">
        <w:rPr>
          <w:noProof/>
        </w:rPr>
        <w:t>5</w:t>
      </w:r>
      <w:r w:rsidR="0078395B">
        <w:rPr>
          <w:noProof/>
        </w:rPr>
        <w:fldChar w:fldCharType="end"/>
      </w:r>
      <w:bookmarkEnd w:id="9"/>
      <w:r>
        <w:t xml:space="preserve">: </w:t>
      </w:r>
      <w:r w:rsidRPr="00705F6D">
        <w:t>Learning outcomes aligned with Bloom's Taxonomy</w:t>
      </w:r>
    </w:p>
    <w:p w14:paraId="15C84DD8" w14:textId="51D0D08F" w:rsidR="004F6E70" w:rsidRPr="008A2F74" w:rsidRDefault="004F6E70" w:rsidP="00D577FF">
      <w:pPr>
        <w:spacing w:before="100" w:beforeAutospacing="1" w:after="100" w:afterAutospacing="1" w:line="276" w:lineRule="auto"/>
        <w:jc w:val="both"/>
        <w:rPr>
          <w:rFonts w:eastAsia="Times New Roman" w:cs="Times New Roman"/>
          <w:lang w:eastAsia="en-GB"/>
        </w:rPr>
      </w:pPr>
      <w:r w:rsidRPr="008A2F74">
        <w:rPr>
          <w:rFonts w:cs="Times New Roman"/>
        </w:rPr>
        <w:t>The reported learning outcome aligned with the Create level of Bloom’s taxonomy included statements such as “student created more complex software architecture</w:t>
      </w:r>
      <w:r w:rsidR="003B2C69" w:rsidRPr="008A2F74">
        <w:rPr>
          <w:rFonts w:cs="Times New Roman"/>
        </w:rPr>
        <w:t xml:space="preserve"> </w:t>
      </w:r>
      <w:r w:rsidR="002C012C">
        <w:rPr>
          <w:rFonts w:cs="Times New Roman"/>
        </w:rPr>
        <w:fldChar w:fldCharType="begin"/>
      </w:r>
      <w:r w:rsidR="00471467">
        <w:rPr>
          <w:rFonts w:cs="Times New Roman"/>
        </w:rPr>
        <w:instrText xml:space="preserve"> ADDIN EN.CITE &lt;EndNote&gt;&lt;Cite&gt;&lt;Author&gt;Alf Inge&lt;/Author&gt;&lt;Year&gt;2011&lt;/Year&gt;&lt;RecNum&gt;59&lt;/RecNum&gt;&lt;DisplayText&gt;[20]&lt;/DisplayText&gt;&lt;record&gt;&lt;rec-number&gt;59&lt;/rec-number&gt;&lt;foreign-keys&gt;&lt;key app="EN" db-id="e9pxax9rpzaed9e0p5ipfrz6a2fderwaepaf" timestamp="1744516072"&gt;59&lt;/key&gt;&lt;/foreign-keys&gt;&lt;ref-type name="Journal Article"&gt;17&lt;/ref-type&gt;&lt;contributors&gt;&lt;authors&gt;&lt;author&gt;Alf Inge, Wang&lt;/author&gt;&lt;/authors&gt;&lt;/contributors&gt;&lt;titles&gt;&lt;title&gt;Extensive Evaluation of Using a Game Project in a Software Architecture Course&lt;/title&gt;&lt;secondary-title&gt;ACM Trans. Comput. Educ.&lt;/secondary-title&gt;&lt;/titles&gt;&lt;periodical&gt;&lt;full-title&gt;ACM Trans. Comput. Educ.&lt;/full-title&gt;&lt;/periodical&gt;&lt;pages&gt;Article 5&lt;/pages&gt;&lt;volume&gt;11&lt;/volume&gt;&lt;number&gt;1&lt;/number&gt;&lt;dates&gt;&lt;year&gt;2011&lt;/year&gt;&lt;/dates&gt;&lt;label&gt;S20&lt;/label&gt;&lt;urls&gt;&lt;related-urls&gt;&lt;url&gt;https://doi.org/10.1145/1921607.1921612&lt;/url&gt;&lt;/related-urls&gt;&lt;/urls&gt;&lt;electronic-resource-num&gt;10.1145/1921607.1921612&lt;/electronic-resource-num&gt;&lt;/record&gt;&lt;/Cite&gt;&lt;/EndNote&gt;</w:instrText>
      </w:r>
      <w:r w:rsidR="002C012C">
        <w:rPr>
          <w:rFonts w:cs="Times New Roman"/>
        </w:rPr>
        <w:fldChar w:fldCharType="separate"/>
      </w:r>
      <w:r w:rsidR="00471467">
        <w:rPr>
          <w:rFonts w:cs="Times New Roman"/>
          <w:noProof/>
        </w:rPr>
        <w:t>[</w:t>
      </w:r>
      <w:hyperlink w:anchor="_ENREF_20" w:tooltip="Alf Inge, 2011 #59" w:history="1">
        <w:r w:rsidR="00471467">
          <w:rPr>
            <w:rFonts w:cs="Times New Roman"/>
            <w:noProof/>
          </w:rPr>
          <w:t>20</w:t>
        </w:r>
      </w:hyperlink>
      <w:r w:rsidR="00471467">
        <w:rPr>
          <w:rFonts w:cs="Times New Roman"/>
          <w:noProof/>
        </w:rPr>
        <w:t>]</w:t>
      </w:r>
      <w:r w:rsidR="002C012C">
        <w:rPr>
          <w:rFonts w:cs="Times New Roman"/>
        </w:rPr>
        <w:fldChar w:fldCharType="end"/>
      </w:r>
      <w:r w:rsidRPr="008A2F74">
        <w:rPr>
          <w:rFonts w:cs="Times New Roman"/>
        </w:rPr>
        <w:t xml:space="preserve">” and “solving real-world </w:t>
      </w:r>
      <w:r w:rsidR="009A7805" w:rsidRPr="008A2F74">
        <w:rPr>
          <w:rFonts w:cs="Times New Roman"/>
        </w:rPr>
        <w:t>problems</w:t>
      </w:r>
      <w:r w:rsidR="00921055">
        <w:rPr>
          <w:rFonts w:cs="Times New Roman"/>
        </w:rPr>
        <w:t xml:space="preserve"> </w:t>
      </w:r>
      <w:r w:rsidR="002C012C">
        <w:rPr>
          <w:rFonts w:cs="Times New Roman"/>
        </w:rPr>
        <w:fldChar w:fldCharType="begin"/>
      </w:r>
      <w:r w:rsidR="00471467">
        <w:rPr>
          <w:rFonts w:cs="Times New Roman"/>
        </w:rPr>
        <w:instrText xml:space="preserve"> ADDIN EN.CITE &lt;EndNote&gt;&lt;Cite&gt;&lt;Author&gt;Alf Inge&lt;/Author&gt;&lt;Year&gt;2011&lt;/Year&gt;&lt;RecNum&gt;59&lt;/RecNum&gt;&lt;DisplayText&gt;[20]&lt;/DisplayText&gt;&lt;record&gt;&lt;rec-number&gt;59&lt;/rec-number&gt;&lt;foreign-keys&gt;&lt;key app="EN" db-id="e9pxax9rpzaed9e0p5ipfrz6a2fderwaepaf" timestamp="1744516072"&gt;59&lt;/key&gt;&lt;/foreign-keys&gt;&lt;ref-type name="Journal Article"&gt;17&lt;/ref-type&gt;&lt;contributors&gt;&lt;authors&gt;&lt;author&gt;Alf Inge, Wang&lt;/author&gt;&lt;/authors&gt;&lt;/contributors&gt;&lt;titles&gt;&lt;title&gt;Extensive Evaluation of Using a Game Project in a Software Architecture Course&lt;/title&gt;&lt;secondary-title&gt;ACM Trans. Comput. Educ.&lt;/secondary-title&gt;&lt;/titles&gt;&lt;periodical&gt;&lt;full-title&gt;ACM Trans. Comput. Educ.&lt;/full-title&gt;&lt;/periodical&gt;&lt;pages&gt;Article 5&lt;/pages&gt;&lt;volume&gt;11&lt;/volume&gt;&lt;number&gt;1&lt;/number&gt;&lt;dates&gt;&lt;year&gt;2011&lt;/year&gt;&lt;/dates&gt;&lt;label&gt;S20&lt;/label&gt;&lt;urls&gt;&lt;related-urls&gt;&lt;url&gt;https://doi.org/10.1145/1921607.1921612&lt;/url&gt;&lt;/related-urls&gt;&lt;/urls&gt;&lt;electronic-resource-num&gt;10.1145/1921607.1921612&lt;/electronic-resource-num&gt;&lt;/record&gt;&lt;/Cite&gt;&lt;/EndNote&gt;</w:instrText>
      </w:r>
      <w:r w:rsidR="002C012C">
        <w:rPr>
          <w:rFonts w:cs="Times New Roman"/>
        </w:rPr>
        <w:fldChar w:fldCharType="separate"/>
      </w:r>
      <w:r w:rsidR="00471467">
        <w:rPr>
          <w:rFonts w:cs="Times New Roman"/>
          <w:noProof/>
        </w:rPr>
        <w:t>[</w:t>
      </w:r>
      <w:hyperlink w:anchor="_ENREF_20" w:tooltip="Alf Inge, 2011 #59" w:history="1">
        <w:r w:rsidR="00471467">
          <w:rPr>
            <w:rFonts w:cs="Times New Roman"/>
            <w:noProof/>
          </w:rPr>
          <w:t>20</w:t>
        </w:r>
      </w:hyperlink>
      <w:r w:rsidR="00471467">
        <w:rPr>
          <w:rFonts w:cs="Times New Roman"/>
          <w:noProof/>
        </w:rPr>
        <w:t>]</w:t>
      </w:r>
      <w:r w:rsidR="002C012C">
        <w:rPr>
          <w:rFonts w:cs="Times New Roman"/>
        </w:rPr>
        <w:fldChar w:fldCharType="end"/>
      </w:r>
      <w:r w:rsidR="00EA54AD">
        <w:rPr>
          <w:rFonts w:cs="Times New Roman"/>
        </w:rPr>
        <w:t>.</w:t>
      </w:r>
      <w:r w:rsidRPr="008A2F74">
        <w:rPr>
          <w:rFonts w:cs="Times New Roman"/>
        </w:rPr>
        <w:t xml:space="preserve">” These outcomes suggest that such strategies targeting these levels </w:t>
      </w:r>
      <w:r w:rsidR="00203555">
        <w:rPr>
          <w:rFonts w:cs="Times New Roman"/>
        </w:rPr>
        <w:t>encourage innovation and</w:t>
      </w:r>
      <w:r w:rsidRPr="008A2F74">
        <w:rPr>
          <w:rFonts w:cs="Times New Roman"/>
        </w:rPr>
        <w:t xml:space="preserve"> bridge the gap between theoretical understanding and practical application. </w:t>
      </w:r>
    </w:p>
    <w:p w14:paraId="405F22C6" w14:textId="5BDBC928" w:rsidR="004F6E70" w:rsidRPr="008A2F74" w:rsidRDefault="004F6E70" w:rsidP="00D577FF">
      <w:pPr>
        <w:spacing w:before="100" w:beforeAutospacing="1" w:after="100" w:afterAutospacing="1" w:line="276" w:lineRule="auto"/>
        <w:jc w:val="both"/>
        <w:rPr>
          <w:rFonts w:cs="Times New Roman"/>
        </w:rPr>
      </w:pPr>
      <w:r w:rsidRPr="008A2F74">
        <w:rPr>
          <w:rFonts w:cs="Times New Roman"/>
        </w:rPr>
        <w:t>At the Evaluate level, the reported learning outcome</w:t>
      </w:r>
      <w:r w:rsidR="005C3B95">
        <w:rPr>
          <w:rFonts w:cs="Times New Roman"/>
        </w:rPr>
        <w:t>s included “s</w:t>
      </w:r>
      <w:r w:rsidRPr="008A2F74">
        <w:rPr>
          <w:rFonts w:cs="Times New Roman"/>
        </w:rPr>
        <w:t>trongly favouring a strategy</w:t>
      </w:r>
      <w:r w:rsidR="00E57CCB">
        <w:rPr>
          <w:rFonts w:cs="Times New Roman"/>
        </w:rPr>
        <w:t xml:space="preserve"> </w:t>
      </w:r>
      <w:r w:rsidR="002C012C">
        <w:rPr>
          <w:rFonts w:cs="Times New Roman"/>
        </w:rPr>
        <w:fldChar w:fldCharType="begin"/>
      </w:r>
      <w:r w:rsidR="002C012C">
        <w:rPr>
          <w:rFonts w:cs="Times New Roman"/>
        </w:rPr>
        <w:instrText xml:space="preserve"> ADDIN EN.CITE &lt;EndNote&gt;&lt;Cite&gt;&lt;Author&gt;Rupakheti&lt;/Author&gt;&lt;Year&gt;2015&lt;/Year&gt;&lt;RecNum&gt;56&lt;/RecNum&gt;&lt;DisplayText&gt;[23]&lt;/DisplayText&gt;&lt;record&gt;&lt;rec-number&gt;56&lt;/rec-number&gt;&lt;foreign-keys&gt;&lt;key app="EN" db-id="e9pxax9rpzaed9e0p5ipfrz6a2fderwaepaf" timestamp="1744516072"&gt;56&lt;/key&gt;&lt;/foreign-keys&gt;&lt;ref-type name="Conference Paper"&gt;47&lt;/ref-type&gt;&lt;contributors&gt;&lt;authors&gt;&lt;author&gt;Rupakheti, Chandan Raj&lt;/author&gt;&lt;author&gt;Chenoweth, Stephen V.&lt;/author&gt;&lt;/authors&gt;&lt;/contributors&gt;&lt;titles&gt;&lt;title&gt;Teaching Software Architecture to Undergraduate Students: An Experience Report&lt;/title&gt;&lt;/titles&gt;&lt;pages&gt;445-454&lt;/pages&gt;&lt;dates&gt;&lt;year&gt;2015&lt;/year&gt;&lt;/dates&gt;&lt;label&gt;S15&lt;/label&gt;&lt;urls&gt;&lt;related-urls&gt;&lt;url&gt;https://doi.org/10.1109/ICSE.2015.177&lt;/url&gt;&lt;/related-urls&gt;&lt;/urls&gt;&lt;electronic-resource-num&gt;10.1109/ICSE.2015.177&lt;/electronic-resource-num&gt;&lt;/record&gt;&lt;/Cite&gt;&lt;/EndNote&gt;</w:instrText>
      </w:r>
      <w:r w:rsidR="002C012C">
        <w:rPr>
          <w:rFonts w:cs="Times New Roman"/>
        </w:rPr>
        <w:fldChar w:fldCharType="separate"/>
      </w:r>
      <w:r w:rsidR="002C012C">
        <w:rPr>
          <w:rFonts w:cs="Times New Roman"/>
          <w:noProof/>
        </w:rPr>
        <w:t>[</w:t>
      </w:r>
      <w:hyperlink w:anchor="_ENREF_23" w:tooltip="Rupakheti, 2015 #56" w:history="1">
        <w:r w:rsidR="00471467">
          <w:rPr>
            <w:rFonts w:cs="Times New Roman"/>
            <w:noProof/>
          </w:rPr>
          <w:t>23</w:t>
        </w:r>
      </w:hyperlink>
      <w:r w:rsidR="002C012C">
        <w:rPr>
          <w:rFonts w:cs="Times New Roman"/>
          <w:noProof/>
        </w:rPr>
        <w:t>]</w:t>
      </w:r>
      <w:r w:rsidR="002C012C">
        <w:rPr>
          <w:rFonts w:cs="Times New Roman"/>
        </w:rPr>
        <w:fldChar w:fldCharType="end"/>
      </w:r>
      <w:r w:rsidR="005C3B95">
        <w:rPr>
          <w:rFonts w:cs="Times New Roman"/>
        </w:rPr>
        <w:t>,</w:t>
      </w:r>
      <w:r w:rsidRPr="008A2F74">
        <w:rPr>
          <w:rFonts w:cs="Times New Roman"/>
        </w:rPr>
        <w:t>” “Enhanced reasoning skills</w:t>
      </w:r>
      <w:r w:rsidR="00E57CCB">
        <w:rPr>
          <w:rFonts w:cs="Times New Roman"/>
        </w:rPr>
        <w:t xml:space="preserve"> </w:t>
      </w:r>
      <w:r w:rsidR="002C012C">
        <w:rPr>
          <w:rFonts w:cs="Times New Roman"/>
        </w:rPr>
        <w:fldChar w:fldCharType="begin"/>
      </w:r>
      <w:r w:rsidR="00471467">
        <w:rPr>
          <w:rFonts w:cs="Times New Roman"/>
        </w:rPr>
        <w:instrText xml:space="preserve"> ADDIN EN.CITE &lt;EndNote&gt;&lt;Cite&gt;&lt;Author&gt;Lago&lt;/Author&gt;&lt;Year&gt;2019&lt;/Year&gt;&lt;RecNum&gt;122&lt;/RecNum&gt;&lt;DisplayText&gt;[50]&lt;/DisplayText&gt;&lt;record&gt;&lt;rec-number&gt;122&lt;/rec-number&gt;&lt;foreign-keys&gt;&lt;key app="EN" db-id="e9pxax9rpzaed9e0p5ipfrz6a2fderwaepaf" timestamp="1744880784"&gt;122&lt;/key&gt;&lt;/foreign-keys&gt;&lt;ref-type name="Conference Proceedings"&gt;10&lt;/ref-type&gt;&lt;contributors&gt;&lt;authors&gt;&lt;author&gt;Lago, Patricia&lt;/author&gt;&lt;author&gt;Cai, Jia F&lt;/author&gt;&lt;author&gt;de Boer, Remco C&lt;/author&gt;&lt;author&gt;Kruchten, Philippe&lt;/author&gt;&lt;author&gt;Verdecchia, Roberto&lt;/author&gt;&lt;/authors&gt;&lt;/contributors&gt;&lt;titles&gt;&lt;title&gt;DecidArch: Playing cards as software architects&lt;/title&gt;&lt;secondary-title&gt;Proceedings of the 52nd Hawaii International Conference on System Sciences (HICSS)&lt;/secondary-title&gt;&lt;/titles&gt;&lt;pages&gt;7815-7824&lt;/pages&gt;&lt;dates&gt;&lt;year&gt;2019&lt;/year&gt;&lt;/dates&gt;&lt;publisher&gt;Hawaii International Conference on System Sciences (HICSS)&lt;/publisher&gt;&lt;label&gt;S61&lt;/label&gt;&lt;urls&gt;&lt;/urls&gt;&lt;/record&gt;&lt;/Cite&gt;&lt;/EndNote&gt;</w:instrText>
      </w:r>
      <w:r w:rsidR="002C012C">
        <w:rPr>
          <w:rFonts w:cs="Times New Roman"/>
        </w:rPr>
        <w:fldChar w:fldCharType="separate"/>
      </w:r>
      <w:r w:rsidR="00471467">
        <w:rPr>
          <w:rFonts w:cs="Times New Roman"/>
          <w:noProof/>
        </w:rPr>
        <w:t>[</w:t>
      </w:r>
      <w:hyperlink w:anchor="_ENREF_50" w:tooltip="Lago, 2019 #122" w:history="1">
        <w:r w:rsidR="00471467">
          <w:rPr>
            <w:rFonts w:cs="Times New Roman"/>
            <w:noProof/>
          </w:rPr>
          <w:t>50</w:t>
        </w:r>
      </w:hyperlink>
      <w:r w:rsidR="00471467">
        <w:rPr>
          <w:rFonts w:cs="Times New Roman"/>
          <w:noProof/>
        </w:rPr>
        <w:t>]</w:t>
      </w:r>
      <w:r w:rsidR="002C012C">
        <w:rPr>
          <w:rFonts w:cs="Times New Roman"/>
        </w:rPr>
        <w:fldChar w:fldCharType="end"/>
      </w:r>
      <w:r w:rsidR="005C3B95">
        <w:rPr>
          <w:rFonts w:cs="Times New Roman"/>
        </w:rPr>
        <w:t>,</w:t>
      </w:r>
      <w:r w:rsidRPr="008A2F74">
        <w:rPr>
          <w:rFonts w:cs="Times New Roman"/>
        </w:rPr>
        <w:t xml:space="preserve">” </w:t>
      </w:r>
      <w:r w:rsidR="005C3B95">
        <w:rPr>
          <w:rFonts w:cs="Times New Roman"/>
        </w:rPr>
        <w:t xml:space="preserve">and </w:t>
      </w:r>
      <w:r w:rsidRPr="008A2F74">
        <w:rPr>
          <w:rFonts w:cs="Times New Roman"/>
        </w:rPr>
        <w:t>“Developed critical thinking</w:t>
      </w:r>
      <w:r w:rsidR="00E57CCB">
        <w:rPr>
          <w:rFonts w:cs="Times New Roman"/>
        </w:rPr>
        <w:t xml:space="preserve"> </w:t>
      </w:r>
      <w:r w:rsidR="002C012C">
        <w:rPr>
          <w:rFonts w:cs="Times New Roman"/>
        </w:rPr>
        <w:fldChar w:fldCharType="begin"/>
      </w:r>
      <w:r w:rsidR="002C012C">
        <w:rPr>
          <w:rFonts w:cs="Times New Roman"/>
        </w:rPr>
        <w:instrText xml:space="preserve"> ADDIN EN.CITE &lt;EndNote&gt;&lt;Cite&gt;&lt;Author&gt;Gonçalves&lt;/Author&gt;&lt;Year&gt;2020&lt;/Year&gt;&lt;RecNum&gt;46&lt;/RecNum&gt;&lt;DisplayText&gt;[1]&lt;/DisplayText&gt;&lt;record&gt;&lt;rec-number&gt;46&lt;/rec-number&gt;&lt;foreign-keys&gt;&lt;key app="EN" db-id="e9pxax9rpzaed9e0p5ipfrz6a2fderwaepaf" timestamp="1744516072"&gt;46&lt;/key&gt;&lt;/foreign-keys&gt;&lt;ref-type name="Conference Paper"&gt;47&lt;/ref-type&gt;&lt;contributors&gt;&lt;authors&gt;&lt;author&gt;Gonçalves, Anderson Cavalcante&lt;/author&gt;&lt;author&gt;Neto, Valdemar Vicente Graciano&lt;/author&gt;&lt;author&gt;Ferreira, Deller James&lt;/author&gt;&lt;author&gt;Silva, Uyara Ferreira&lt;/author&gt;&lt;/authors&gt;&lt;/contributors&gt;&lt;titles&gt;&lt;title&gt;Flipped Classroom Applied to Software Architecture Teaching&lt;/title&gt;&lt;/titles&gt;&lt;pages&gt;1-8&lt;/pages&gt;&lt;dates&gt;&lt;year&gt;2020&lt;/year&gt;&lt;/dates&gt;&lt;label&gt;S62&lt;/label&gt;&lt;urls&gt;&lt;related-urls&gt;&lt;url&gt;https://doi.org/10.1109/FIE44824.2020.9274255&lt;/url&gt;&lt;/related-urls&gt;&lt;/urls&gt;&lt;electronic-resource-num&gt;10.1109/FIE44824.2020.9274255&lt;/electronic-resource-num&gt;&lt;/record&gt;&lt;/Cite&gt;&lt;/EndNote&gt;</w:instrText>
      </w:r>
      <w:r w:rsidR="002C012C">
        <w:rPr>
          <w:rFonts w:cs="Times New Roman"/>
        </w:rPr>
        <w:fldChar w:fldCharType="separate"/>
      </w:r>
      <w:r w:rsidR="002C012C">
        <w:rPr>
          <w:rFonts w:cs="Times New Roman"/>
          <w:noProof/>
        </w:rPr>
        <w:t>[</w:t>
      </w:r>
      <w:hyperlink w:anchor="_ENREF_1" w:tooltip="Gonçalves, 2020 #46" w:history="1">
        <w:r w:rsidR="00471467">
          <w:rPr>
            <w:rFonts w:cs="Times New Roman"/>
            <w:noProof/>
          </w:rPr>
          <w:t>1</w:t>
        </w:r>
      </w:hyperlink>
      <w:r w:rsidR="002C012C">
        <w:rPr>
          <w:rFonts w:cs="Times New Roman"/>
          <w:noProof/>
        </w:rPr>
        <w:t>]</w:t>
      </w:r>
      <w:r w:rsidR="002C012C">
        <w:rPr>
          <w:rFonts w:cs="Times New Roman"/>
        </w:rPr>
        <w:fldChar w:fldCharType="end"/>
      </w:r>
      <w:r w:rsidR="005C3B95">
        <w:rPr>
          <w:rFonts w:cs="Times New Roman"/>
        </w:rPr>
        <w:t>.”</w:t>
      </w:r>
      <w:r w:rsidRPr="008A2F74">
        <w:rPr>
          <w:rFonts w:cs="Times New Roman"/>
        </w:rPr>
        <w:t xml:space="preserve"> Such outcomes reflect </w:t>
      </w:r>
      <w:r w:rsidR="005C3B95">
        <w:rPr>
          <w:rFonts w:cs="Times New Roman"/>
        </w:rPr>
        <w:t xml:space="preserve">the </w:t>
      </w:r>
      <w:r w:rsidRPr="008A2F74">
        <w:rPr>
          <w:rFonts w:cs="Times New Roman"/>
        </w:rPr>
        <w:t>student’s ability to make informed judgements, assess complex scenarios</w:t>
      </w:r>
      <w:r w:rsidR="005C3B95">
        <w:rPr>
          <w:rFonts w:cs="Times New Roman"/>
        </w:rPr>
        <w:t>,</w:t>
      </w:r>
      <w:r w:rsidRPr="008A2F74">
        <w:rPr>
          <w:rFonts w:cs="Times New Roman"/>
        </w:rPr>
        <w:t xml:space="preserve"> and justify preferences</w:t>
      </w:r>
      <w:r w:rsidR="005C3B95">
        <w:rPr>
          <w:rFonts w:cs="Times New Roman"/>
        </w:rPr>
        <w:t>,</w:t>
      </w:r>
      <w:r w:rsidRPr="008A2F74">
        <w:rPr>
          <w:rFonts w:cs="Times New Roman"/>
        </w:rPr>
        <w:t xml:space="preserve"> which are the key component</w:t>
      </w:r>
      <w:r w:rsidR="005C3B95">
        <w:rPr>
          <w:rFonts w:cs="Times New Roman"/>
        </w:rPr>
        <w:t>s of</w:t>
      </w:r>
      <w:r w:rsidRPr="008A2F74">
        <w:rPr>
          <w:rFonts w:cs="Times New Roman"/>
        </w:rPr>
        <w:t xml:space="preserve"> the level.  </w:t>
      </w:r>
    </w:p>
    <w:p w14:paraId="1CC5CE76" w14:textId="1AE6076C" w:rsidR="004F6E70" w:rsidRPr="008A2F74" w:rsidRDefault="004F6E70" w:rsidP="00D577FF">
      <w:pPr>
        <w:spacing w:before="100" w:beforeAutospacing="1" w:after="100" w:afterAutospacing="1" w:line="276" w:lineRule="auto"/>
        <w:jc w:val="both"/>
        <w:rPr>
          <w:rFonts w:cs="Times New Roman"/>
          <w:lang w:val="en-AU"/>
        </w:rPr>
      </w:pPr>
      <w:r w:rsidRPr="008A2F74">
        <w:rPr>
          <w:rFonts w:cs="Times New Roman"/>
          <w:lang w:val="en-AU"/>
        </w:rPr>
        <w:t xml:space="preserve">For the Analyse, reported outcomes </w:t>
      </w:r>
      <w:r w:rsidR="00F10E71">
        <w:rPr>
          <w:rFonts w:cs="Times New Roman"/>
          <w:lang w:val="en-AU"/>
        </w:rPr>
        <w:t>were</w:t>
      </w:r>
      <w:r w:rsidRPr="008A2F74">
        <w:rPr>
          <w:rFonts w:cs="Times New Roman"/>
          <w:lang w:val="en-AU"/>
        </w:rPr>
        <w:t xml:space="preserve"> “Improved ability to reason and analy</w:t>
      </w:r>
      <w:r w:rsidR="007E593B" w:rsidRPr="008A2F74">
        <w:rPr>
          <w:rFonts w:cs="Times New Roman"/>
          <w:lang w:val="en-AU"/>
        </w:rPr>
        <w:t>se</w:t>
      </w:r>
      <w:r w:rsidR="0084203A" w:rsidRPr="008A2F74">
        <w:rPr>
          <w:rFonts w:cs="Times New Roman"/>
          <w:lang w:val="en-AU"/>
        </w:rPr>
        <w:t xml:space="preserve"> </w:t>
      </w:r>
      <w:r w:rsidR="0084203A" w:rsidRPr="008A2F74">
        <w:rPr>
          <w:rFonts w:cs="Times New Roman"/>
        </w:rPr>
        <w:fldChar w:fldCharType="begin"/>
      </w:r>
      <w:r w:rsidR="00471467">
        <w:rPr>
          <w:rFonts w:cs="Times New Roman"/>
        </w:rPr>
        <w:instrText xml:space="preserve"> ADDIN EN.CITE &lt;EndNote&gt;&lt;Cite&gt;&lt;Author&gt;Agerwala&lt;/Author&gt;&lt;Year&gt;2024&lt;/Year&gt;&lt;RecNum&gt;44&lt;/RecNum&gt;&lt;DisplayText&gt;[67]&lt;/DisplayText&gt;&lt;record&gt;&lt;rec-number&gt;44&lt;/rec-number&gt;&lt;foreign-keys&gt;&lt;key app="EN" db-id="e9pxax9rpzaed9e0p5ipfrz6a2fderwaepaf" timestamp="1744516072"&gt;44&lt;/key&gt;&lt;/foreign-keys&gt;&lt;ref-type name="Conference Paper"&gt;47&lt;/ref-type&gt;&lt;contributors&gt;&lt;authors&gt;&lt;author&gt;Agerwala, Gaurav&lt;/author&gt;&lt;author&gt;Bass, Len&lt;/author&gt;&lt;/authors&gt;&lt;/contributors&gt;&lt;titles&gt;&lt;title&gt;Teaching Software Architecture Design - Building Intuition&lt;/title&gt;&lt;/titles&gt;&lt;pages&gt;27-31&lt;/pages&gt;&lt;dates&gt;&lt;year&gt;2024&lt;/year&gt;&lt;/dates&gt;&lt;label&gt;S14&lt;/label&gt;&lt;urls&gt;&lt;related-urls&gt;&lt;url&gt;https://ieeexplore.ieee.org/document/10669881&lt;/url&gt;&lt;/related-urls&gt;&lt;/urls&gt;&lt;/record&gt;&lt;/Cite&gt;&lt;/EndNote&gt;</w:instrText>
      </w:r>
      <w:r w:rsidR="0084203A" w:rsidRPr="008A2F74">
        <w:rPr>
          <w:rFonts w:cs="Times New Roman"/>
        </w:rPr>
        <w:fldChar w:fldCharType="separate"/>
      </w:r>
      <w:r w:rsidR="00471467">
        <w:rPr>
          <w:rFonts w:cs="Times New Roman"/>
          <w:noProof/>
        </w:rPr>
        <w:t>[</w:t>
      </w:r>
      <w:hyperlink w:anchor="_ENREF_67" w:tooltip="Agerwala, 2024 #44" w:history="1">
        <w:r w:rsidR="00471467">
          <w:rPr>
            <w:rFonts w:cs="Times New Roman"/>
            <w:noProof/>
          </w:rPr>
          <w:t>67</w:t>
        </w:r>
      </w:hyperlink>
      <w:r w:rsidR="00471467">
        <w:rPr>
          <w:rFonts w:cs="Times New Roman"/>
          <w:noProof/>
        </w:rPr>
        <w:t>]</w:t>
      </w:r>
      <w:r w:rsidR="0084203A" w:rsidRPr="008A2F74">
        <w:rPr>
          <w:rFonts w:cs="Times New Roman"/>
        </w:rPr>
        <w:fldChar w:fldCharType="end"/>
      </w:r>
      <w:r w:rsidRPr="008A2F74">
        <w:rPr>
          <w:rFonts w:cs="Times New Roman"/>
          <w:lang w:val="en-AU"/>
        </w:rPr>
        <w:t>”, “Enhance analytical skills</w:t>
      </w:r>
      <w:r w:rsidR="00EF6ECA" w:rsidRPr="008A2F74">
        <w:rPr>
          <w:rFonts w:cs="Times New Roman"/>
          <w:lang w:val="en-AU"/>
        </w:rPr>
        <w:t xml:space="preserve"> </w:t>
      </w:r>
      <w:r w:rsidR="00EF6ECA" w:rsidRPr="008A2F74">
        <w:rPr>
          <w:rFonts w:cs="Times New Roman"/>
        </w:rPr>
        <w:fldChar w:fldCharType="begin"/>
      </w:r>
      <w:r w:rsidR="001E6FD8" w:rsidRPr="008A2F74">
        <w:rPr>
          <w:rFonts w:cs="Times New Roman"/>
        </w:rPr>
        <w:instrText xml:space="preserve"> ADDIN EN.CITE &lt;EndNote&gt;&lt;Cite&gt;&lt;Author&gt;Ouh&lt;/Author&gt;&lt;Year&gt;2019&lt;/Year&gt;&lt;RecNum&gt;115&lt;/RecNum&gt;&lt;DisplayText&gt;[39]&lt;/DisplayText&gt;&lt;record&gt;&lt;rec-number&gt;115&lt;/rec-number&gt;&lt;foreign-keys&gt;&lt;key app="EN" db-id="e9pxax9rpzaed9e0p5ipfrz6a2fderwaepaf" timestamp="1744707435"&gt;115&lt;/key&gt;&lt;/foreign-keys&gt;&lt;ref-type name="Conference Paper"&gt;47&lt;/ref-type&gt;&lt;contributors&gt;&lt;authors&gt;&lt;author&gt;Eng Lieh Ouh&lt;/author&gt;&lt;author&gt;Yunghans Irawan&lt;/author&gt;&lt;/authors&gt;&lt;/contributors&gt;&lt;titles&gt;&lt;title&gt;Applying Case-Based Learning for a Postgraduate Software Architecture Course&lt;/title&gt;&lt;secondary-title&gt;Proceedings of the 2019 ACM Conference on Innovation and Technology in Computer Science Education&lt;/secondary-title&gt;&lt;/titles&gt;&lt;pages&gt;457–463&lt;/pages&gt;&lt;keywords&gt;&lt;keyword&gt;software architecture, pedagogical approach, curriculum design, case-based learning&lt;/keyword&gt;&lt;/keywords&gt;&lt;dates&gt;&lt;year&gt;2019&lt;/year&gt;&lt;/dates&gt;&lt;pub-location&gt;Aberdeen, Scotland Uk&lt;/pub-location&gt;&lt;publisher&gt;Association for Computing Machinery&lt;/publisher&gt;&lt;label&gt;S59&lt;/label&gt;&lt;urls&gt;&lt;related-urls&gt;&lt;url&gt;https://doi.org/10.1145/3304221.3319737&lt;/url&gt;&lt;/related-urls&gt;&lt;/urls&gt;&lt;electronic-resource-num&gt;10.1145/3304221.3319737&lt;/electronic-resource-num&gt;&lt;/record&gt;&lt;/Cite&gt;&lt;/EndNote&gt;</w:instrText>
      </w:r>
      <w:r w:rsidR="00EF6ECA" w:rsidRPr="008A2F74">
        <w:rPr>
          <w:rFonts w:cs="Times New Roman"/>
        </w:rPr>
        <w:fldChar w:fldCharType="separate"/>
      </w:r>
      <w:r w:rsidR="001E6FD8" w:rsidRPr="008A2F74">
        <w:rPr>
          <w:rFonts w:cs="Times New Roman"/>
          <w:noProof/>
          <w:lang w:val="en-AU"/>
        </w:rPr>
        <w:t>[</w:t>
      </w:r>
      <w:hyperlink w:anchor="_ENREF_39" w:tooltip="Ouh, 2019 #115" w:history="1">
        <w:r w:rsidR="00471467" w:rsidRPr="008A2F74">
          <w:rPr>
            <w:rFonts w:cs="Times New Roman"/>
            <w:noProof/>
            <w:lang w:val="en-AU"/>
          </w:rPr>
          <w:t>39</w:t>
        </w:r>
      </w:hyperlink>
      <w:r w:rsidR="001E6FD8" w:rsidRPr="008A2F74">
        <w:rPr>
          <w:rFonts w:cs="Times New Roman"/>
          <w:noProof/>
          <w:lang w:val="en-AU"/>
        </w:rPr>
        <w:t>]</w:t>
      </w:r>
      <w:r w:rsidR="00EF6ECA" w:rsidRPr="008A2F74">
        <w:rPr>
          <w:rFonts w:cs="Times New Roman"/>
        </w:rPr>
        <w:fldChar w:fldCharType="end"/>
      </w:r>
      <w:r w:rsidRPr="008A2F74">
        <w:rPr>
          <w:rFonts w:cs="Times New Roman"/>
          <w:lang w:val="en-AU"/>
        </w:rPr>
        <w:t>” “Learnt to make decisions and prioriti</w:t>
      </w:r>
      <w:r w:rsidR="007E593B" w:rsidRPr="008A2F74">
        <w:rPr>
          <w:rFonts w:cs="Times New Roman"/>
          <w:lang w:val="en-AU"/>
        </w:rPr>
        <w:t>s</w:t>
      </w:r>
      <w:r w:rsidRPr="008A2F74">
        <w:rPr>
          <w:rFonts w:cs="Times New Roman"/>
          <w:lang w:val="en-AU"/>
        </w:rPr>
        <w:t>ing</w:t>
      </w:r>
      <w:r w:rsidR="000F393B" w:rsidRPr="008A2F74">
        <w:rPr>
          <w:rFonts w:cs="Times New Roman"/>
        </w:rPr>
        <w:fldChar w:fldCharType="begin"/>
      </w:r>
      <w:r w:rsidR="001E6FD8" w:rsidRPr="008A2F74">
        <w:rPr>
          <w:rFonts w:cs="Times New Roman"/>
        </w:rPr>
        <w:instrText xml:space="preserve"> ADDIN EN.CITE &lt;EndNote&gt;&lt;Cite&gt;&lt;Author&gt;Ouh&lt;/Author&gt;&lt;Year&gt;2019&lt;/Year&gt;&lt;RecNum&gt;115&lt;/RecNum&gt;&lt;DisplayText&gt;[39]&lt;/DisplayText&gt;&lt;record&gt;&lt;rec-number&gt;115&lt;/rec-number&gt;&lt;foreign-keys&gt;&lt;key app="EN" db-id="e9pxax9rpzaed9e0p5ipfrz6a2fderwaepaf" timestamp="1744707435"&gt;115&lt;/key&gt;&lt;/foreign-keys&gt;&lt;ref-type name="Conference Paper"&gt;47&lt;/ref-type&gt;&lt;contributors&gt;&lt;authors&gt;&lt;author&gt;Eng Lieh Ouh&lt;/author&gt;&lt;author&gt;Yunghans Irawan&lt;/author&gt;&lt;/authors&gt;&lt;/contributors&gt;&lt;titles&gt;&lt;title&gt;Applying Case-Based Learning for a Postgraduate Software Architecture Course&lt;/title&gt;&lt;secondary-title&gt;Proceedings of the 2019 ACM Conference on Innovation and Technology in Computer Science Education&lt;/secondary-title&gt;&lt;/titles&gt;&lt;pages&gt;457–463&lt;/pages&gt;&lt;keywords&gt;&lt;keyword&gt;software architecture, pedagogical approach, curriculum design, case-based learning&lt;/keyword&gt;&lt;/keywords&gt;&lt;dates&gt;&lt;year&gt;2019&lt;/year&gt;&lt;/dates&gt;&lt;pub-location&gt;Aberdeen, Scotland Uk&lt;/pub-location&gt;&lt;publisher&gt;Association for Computing Machinery&lt;/publisher&gt;&lt;label&gt;S59&lt;/label&gt;&lt;urls&gt;&lt;related-urls&gt;&lt;url&gt;https://doi.org/10.1145/3304221.3319737&lt;/url&gt;&lt;/related-urls&gt;&lt;/urls&gt;&lt;electronic-resource-num&gt;10.1145/3304221.3319737&lt;/electronic-resource-num&gt;&lt;/record&gt;&lt;/Cite&gt;&lt;/EndNote&gt;</w:instrText>
      </w:r>
      <w:r w:rsidR="000F393B" w:rsidRPr="008A2F74">
        <w:rPr>
          <w:rFonts w:cs="Times New Roman"/>
        </w:rPr>
        <w:fldChar w:fldCharType="separate"/>
      </w:r>
      <w:r w:rsidR="001E6FD8" w:rsidRPr="008A2F74">
        <w:rPr>
          <w:rFonts w:cs="Times New Roman"/>
          <w:noProof/>
          <w:lang w:val="en-AU"/>
        </w:rPr>
        <w:t>[</w:t>
      </w:r>
      <w:hyperlink w:anchor="_ENREF_39" w:tooltip="Ouh, 2019 #115" w:history="1">
        <w:r w:rsidR="00471467" w:rsidRPr="008A2F74">
          <w:rPr>
            <w:rFonts w:cs="Times New Roman"/>
            <w:noProof/>
            <w:lang w:val="en-AU"/>
          </w:rPr>
          <w:t>39</w:t>
        </w:r>
      </w:hyperlink>
      <w:r w:rsidR="001E6FD8" w:rsidRPr="008A2F74">
        <w:rPr>
          <w:rFonts w:cs="Times New Roman"/>
          <w:noProof/>
          <w:lang w:val="en-AU"/>
        </w:rPr>
        <w:t>]</w:t>
      </w:r>
      <w:r w:rsidR="000F393B" w:rsidRPr="008A2F74">
        <w:rPr>
          <w:rFonts w:cs="Times New Roman"/>
        </w:rPr>
        <w:fldChar w:fldCharType="end"/>
      </w:r>
      <w:r w:rsidR="005C3B95">
        <w:rPr>
          <w:rFonts w:cs="Times New Roman"/>
        </w:rPr>
        <w:t>.”</w:t>
      </w:r>
      <w:r w:rsidRPr="008A2F74">
        <w:rPr>
          <w:rFonts w:cs="Times New Roman"/>
          <w:lang w:val="en-AU"/>
        </w:rPr>
        <w:t xml:space="preserve"> These highlight the role of strategies in fostering student</w:t>
      </w:r>
      <w:r w:rsidR="007E593B" w:rsidRPr="008A2F74">
        <w:rPr>
          <w:rFonts w:cs="Times New Roman"/>
          <w:lang w:val="en-AU"/>
        </w:rPr>
        <w:t>s’</w:t>
      </w:r>
      <w:r w:rsidRPr="008A2F74">
        <w:rPr>
          <w:rFonts w:cs="Times New Roman"/>
          <w:lang w:val="en-AU"/>
        </w:rPr>
        <w:t xml:space="preserve"> capacity to deconstruct problem</w:t>
      </w:r>
      <w:r w:rsidR="007E593B" w:rsidRPr="008A2F74">
        <w:rPr>
          <w:rFonts w:cs="Times New Roman"/>
          <w:lang w:val="en-AU"/>
        </w:rPr>
        <w:t>s</w:t>
      </w:r>
      <w:r w:rsidRPr="008A2F74">
        <w:rPr>
          <w:rFonts w:cs="Times New Roman"/>
          <w:lang w:val="en-AU"/>
        </w:rPr>
        <w:t xml:space="preserve">, identify and make informed choices. </w:t>
      </w:r>
    </w:p>
    <w:p w14:paraId="6B8E581C" w14:textId="34481B10" w:rsidR="004F6E70" w:rsidRPr="008A2F74" w:rsidRDefault="004F6E70" w:rsidP="00D577FF">
      <w:pPr>
        <w:spacing w:before="100" w:beforeAutospacing="1" w:after="100" w:afterAutospacing="1" w:line="276" w:lineRule="auto"/>
        <w:jc w:val="both"/>
        <w:rPr>
          <w:rFonts w:cs="Times New Roman"/>
          <w:lang w:val="en-AU"/>
        </w:rPr>
      </w:pPr>
      <w:r w:rsidRPr="008A2F74">
        <w:rPr>
          <w:rFonts w:cs="Times New Roman"/>
          <w:lang w:val="en-AU"/>
        </w:rPr>
        <w:t xml:space="preserve">The Apply level was the most represented among the studies, with commonly reported learning </w:t>
      </w:r>
      <w:r w:rsidR="001A7B17" w:rsidRPr="008A2F74">
        <w:rPr>
          <w:rFonts w:cs="Times New Roman"/>
          <w:lang w:val="en-AU"/>
        </w:rPr>
        <w:t>outcomes</w:t>
      </w:r>
      <w:r w:rsidRPr="008A2F74">
        <w:rPr>
          <w:rFonts w:cs="Times New Roman"/>
          <w:lang w:val="en-AU"/>
        </w:rPr>
        <w:t xml:space="preserve"> including “Increased productivity</w:t>
      </w:r>
      <w:r w:rsidR="00FD6073" w:rsidRPr="008A2F74">
        <w:rPr>
          <w:rFonts w:cs="Times New Roman"/>
          <w:lang w:val="en-AU"/>
        </w:rPr>
        <w:t xml:space="preserve"> </w:t>
      </w:r>
      <w:r w:rsidR="00FD6073" w:rsidRPr="008A2F74">
        <w:rPr>
          <w:rFonts w:cs="Times New Roman"/>
        </w:rPr>
        <w:fldChar w:fldCharType="begin"/>
      </w:r>
      <w:r w:rsidR="001E6FD8" w:rsidRPr="008A2F74">
        <w:rPr>
          <w:rFonts w:cs="Times New Roman"/>
        </w:rPr>
        <w:instrText xml:space="preserve"> ADDIN EN.CITE &lt;EndNote&gt;&lt;Cite&gt;&lt;Author&gt;Santi&lt;/Author&gt;&lt;Year&gt;2010&lt;/Year&gt;&lt;RecNum&gt;65&lt;/RecNum&gt;&lt;DisplayText&gt;[42]&lt;/DisplayText&gt;&lt;record&gt;&lt;rec-number&gt;65&lt;/rec-number&gt;&lt;foreign-keys&gt;&lt;key app="EN" db-id="e9pxax9rpzaed9e0p5ipfrz6a2fderwaepaf" timestamp="1744516072"&gt;65&lt;/key&gt;&lt;/foreign-keys&gt;&lt;ref-type name="Journal Article"&gt;17&lt;/ref-type&gt;&lt;contributors&gt;&lt;authors&gt;&lt;author&gt;Santi, Caballé&lt;/author&gt;&lt;author&gt;Fatos, Xhafa&lt;/author&gt;&lt;/authors&gt;&lt;/contributors&gt;&lt;titles&gt;&lt;title&gt;CLPL: Providing software infrastructure for the systematic and effective construction of complex collaborative learning systems&lt;/title&gt;&lt;secondary-title&gt;Journal of Systems and Software&lt;/secondary-title&gt;&lt;/titles&gt;&lt;periodical&gt;&lt;full-title&gt;Journal of Systems and Software&lt;/full-title&gt;&lt;/periodical&gt;&lt;pages&gt;2083-2097&lt;/pages&gt;&lt;volume&gt;83&lt;/volume&gt;&lt;number&gt;11&lt;/number&gt;&lt;dates&gt;&lt;year&gt;2010&lt;/year&gt;&lt;/dates&gt;&lt;label&gt;S6&lt;/label&gt;&lt;urls&gt;&lt;related-urls&gt;&lt;url&gt;https://www.sciencedirect.com/science/article/pii/S0164121210001652&lt;/url&gt;&lt;/related-urls&gt;&lt;/urls&gt;&lt;electronic-resource-num&gt;https://doi.org/10.1016/j.jss.2010.06.013&lt;/electronic-resource-num&gt;&lt;/record&gt;&lt;/Cite&gt;&lt;/EndNote&gt;</w:instrText>
      </w:r>
      <w:r w:rsidR="00FD6073" w:rsidRPr="008A2F74">
        <w:rPr>
          <w:rFonts w:cs="Times New Roman"/>
        </w:rPr>
        <w:fldChar w:fldCharType="separate"/>
      </w:r>
      <w:r w:rsidR="001E6FD8" w:rsidRPr="008A2F74">
        <w:rPr>
          <w:rFonts w:cs="Times New Roman"/>
          <w:lang w:val="en-AU"/>
        </w:rPr>
        <w:t>[</w:t>
      </w:r>
      <w:hyperlink w:anchor="_ENREF_42" w:tooltip="Santi, 2010 #65" w:history="1">
        <w:r w:rsidR="00471467" w:rsidRPr="008A2F74">
          <w:rPr>
            <w:rFonts w:cs="Times New Roman"/>
            <w:lang w:val="en-AU"/>
          </w:rPr>
          <w:t>42</w:t>
        </w:r>
      </w:hyperlink>
      <w:r w:rsidR="001E6FD8" w:rsidRPr="008A2F74">
        <w:rPr>
          <w:rFonts w:cs="Times New Roman"/>
          <w:lang w:val="en-AU"/>
        </w:rPr>
        <w:t>]</w:t>
      </w:r>
      <w:r w:rsidR="00FD6073" w:rsidRPr="008A2F74">
        <w:rPr>
          <w:rFonts w:cs="Times New Roman"/>
        </w:rPr>
        <w:fldChar w:fldCharType="end"/>
      </w:r>
      <w:r w:rsidR="005C3B95">
        <w:rPr>
          <w:rFonts w:cs="Times New Roman"/>
        </w:rPr>
        <w:t>,</w:t>
      </w:r>
      <w:r w:rsidRPr="008A2F74">
        <w:rPr>
          <w:rFonts w:cs="Times New Roman"/>
          <w:lang w:val="en-AU"/>
        </w:rPr>
        <w:t>” “Improved Knowledge/learning</w:t>
      </w:r>
      <w:r w:rsidR="00C63F07" w:rsidRPr="008A2F74">
        <w:rPr>
          <w:rFonts w:cs="Times New Roman"/>
          <w:lang w:val="en-AU"/>
        </w:rPr>
        <w:t xml:space="preserve"> </w:t>
      </w:r>
      <w:r w:rsidR="00C63F07" w:rsidRPr="008A2F74">
        <w:rPr>
          <w:rFonts w:cs="Times New Roman"/>
        </w:rPr>
        <w:fldChar w:fldCharType="begin">
          <w:fldData xml:space="preserve">PEVuZE5vdGU+PENpdGU+PEF1dGhvcj5XaWxzb24gTGliYXJkbyBQYW50b2phPC9BdXRob3I+PFll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</w:fldData>
        </w:fldChar>
      </w:r>
      <w:r w:rsidR="00471467">
        <w:rPr>
          <w:rFonts w:cs="Times New Roman"/>
        </w:rPr>
        <w:instrText xml:space="preserve"> ADDIN EN.CITE </w:instrText>
      </w:r>
      <w:r w:rsidR="00471467">
        <w:rPr>
          <w:rFonts w:cs="Times New Roman"/>
        </w:rPr>
        <w:fldChar w:fldCharType="begin">
          <w:fldData xml:space="preserve">PEVuZE5vdGU+PENpdGU+PEF1dGhvcj5XaWxzb24gTGliYXJkbyBQYW50b2phPC9BdXRob3I+PFll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C63F07" w:rsidRPr="008A2F74">
        <w:rPr>
          <w:rFonts w:cs="Times New Roman"/>
        </w:rPr>
      </w:r>
      <w:r w:rsidR="00C63F07" w:rsidRPr="008A2F74">
        <w:rPr>
          <w:rFonts w:cs="Times New Roman"/>
        </w:rPr>
        <w:fldChar w:fldCharType="separate"/>
      </w:r>
      <w:r w:rsidR="00471467">
        <w:rPr>
          <w:rFonts w:cs="Times New Roman"/>
          <w:noProof/>
        </w:rPr>
        <w:t>[</w:t>
      </w:r>
      <w:hyperlink w:anchor="_ENREF_26" w:tooltip="Giovanni Gonzalez, 2024 #38" w:history="1">
        <w:r w:rsidR="00471467">
          <w:rPr>
            <w:rFonts w:cs="Times New Roman"/>
            <w:noProof/>
          </w:rPr>
          <w:t>26</w:t>
        </w:r>
      </w:hyperlink>
      <w:r w:rsidR="00471467">
        <w:rPr>
          <w:rFonts w:cs="Times New Roman"/>
          <w:noProof/>
        </w:rPr>
        <w:t xml:space="preserve">, </w:t>
      </w:r>
      <w:hyperlink w:anchor="_ENREF_35" w:tooltip="Wilson Libardo Pantoja, 2024 #42" w:history="1">
        <w:r w:rsidR="00471467">
          <w:rPr>
            <w:rFonts w:cs="Times New Roman"/>
            <w:noProof/>
          </w:rPr>
          <w:t>35</w:t>
        </w:r>
      </w:hyperlink>
      <w:r w:rsidR="00471467">
        <w:rPr>
          <w:rFonts w:cs="Times New Roman"/>
          <w:noProof/>
        </w:rPr>
        <w:t xml:space="preserve">, </w:t>
      </w:r>
      <w:hyperlink w:anchor="_ENREF_56" w:tooltip="Chimalakonda, 2023 #34" w:history="1">
        <w:r w:rsidR="00471467">
          <w:rPr>
            <w:rFonts w:cs="Times New Roman"/>
            <w:noProof/>
          </w:rPr>
          <w:t>56</w:t>
        </w:r>
      </w:hyperlink>
      <w:r w:rsidR="00471467">
        <w:rPr>
          <w:rFonts w:cs="Times New Roman"/>
          <w:noProof/>
        </w:rPr>
        <w:t xml:space="preserve">, </w:t>
      </w:r>
      <w:hyperlink w:anchor="_ENREF_74" w:tooltip="Ezequiel, 2016 #105" w:history="1">
        <w:r w:rsidR="00471467">
          <w:rPr>
            <w:rFonts w:cs="Times New Roman"/>
            <w:noProof/>
          </w:rPr>
          <w:t>74</w:t>
        </w:r>
      </w:hyperlink>
      <w:r w:rsidR="00471467">
        <w:rPr>
          <w:rFonts w:cs="Times New Roman"/>
          <w:noProof/>
        </w:rPr>
        <w:t>]</w:t>
      </w:r>
      <w:r w:rsidR="00C63F07" w:rsidRPr="008A2F74">
        <w:rPr>
          <w:rFonts w:cs="Times New Roman"/>
        </w:rPr>
        <w:fldChar w:fldCharType="end"/>
      </w:r>
      <w:r w:rsidR="005C3B95">
        <w:rPr>
          <w:rFonts w:cs="Times New Roman"/>
        </w:rPr>
        <w:t>,</w:t>
      </w:r>
      <w:r w:rsidRPr="008A2F74">
        <w:rPr>
          <w:rFonts w:cs="Times New Roman"/>
          <w:lang w:val="en-AU"/>
        </w:rPr>
        <w:t>” “Positive performance</w:t>
      </w:r>
      <w:r w:rsidR="00D57E94" w:rsidRPr="008A2F74">
        <w:rPr>
          <w:rFonts w:cs="Times New Roman"/>
          <w:lang w:val="en-AU"/>
        </w:rPr>
        <w:t xml:space="preserve"> </w:t>
      </w:r>
      <w:r w:rsidR="00D57E94" w:rsidRPr="008A2F74">
        <w:rPr>
          <w:rFonts w:cs="Times New Roman"/>
        </w:rPr>
        <w:fldChar w:fldCharType="begin"/>
      </w:r>
      <w:r w:rsidR="00471467">
        <w:rPr>
          <w:rFonts w:cs="Times New Roman"/>
        </w:rPr>
        <w:instrText xml:space="preserve"> ADDIN EN.CITE &lt;EndNote&gt;&lt;Cite&gt;&lt;Author&gt;Manal&lt;/Author&gt;&lt;Year&gt;2018&lt;/Year&gt;&lt;RecNum&gt;106&lt;/RecNum&gt;&lt;DisplayText&gt;[48, 61]&lt;/DisplayText&gt;&lt;record&gt;&lt;rec-number&gt;106&lt;/rec-number&gt;&lt;foreign-keys&gt;&lt;key app="EN" db-id="e9pxax9rpzaed9e0p5ipfrz6a2fderwaepaf" timestamp="1744516072"&gt;106&lt;/key&gt;&lt;/foreign-keys&gt;&lt;ref-type name="Journal Article"&gt;17&lt;/ref-type&gt;&lt;contributors&gt;&lt;authors&gt;&lt;author&gt;Manal, M. Alhammad&lt;/author&gt;&lt;author&gt;Ana, M. Moreno&lt;/author&gt;&lt;/authors&gt;&lt;/contributors&gt;&lt;titles&gt;&lt;title&gt;Gamification in software engineering education: A systematic mapping&lt;/title&gt;&lt;secondary-title&gt;Journal of Systems and Software&lt;/secondary-title&gt;&lt;/titles&gt;&lt;periodical&gt;&lt;full-title&gt;Journal of Systems and Software&lt;/full-title&gt;&lt;/periodical&gt;&lt;pages&gt;131-150&lt;/pages&gt;&lt;volume&gt;141&lt;/volume&gt;&lt;dates&gt;&lt;year&gt;2018&lt;/year&gt;&lt;/dates&gt;&lt;label&gt;S11&lt;/label&gt;&lt;urls&gt;&lt;related-urls&gt;&lt;url&gt;https://www.sciencedirect.com/science/article/pii/S0164121218300645&lt;/url&gt;&lt;/related-urls&gt;&lt;/urls&gt;&lt;electronic-resource-num&gt;https://doi.org/10.1016/j.jss.2018.03.065&lt;/electronic-resource-num&gt;&lt;/record&gt;&lt;/Cite&gt;&lt;Cite&gt;&lt;Author&gt;Kazi&lt;/Author&gt;&lt;Year&gt;2019&lt;/Year&gt;&lt;RecNum&gt;98&lt;/RecNum&gt;&lt;record&gt;&lt;rec-number&gt;98&lt;/rec-number&gt;&lt;foreign-keys&gt;&lt;key app="EN" db-id="e9pxax9rpzaed9e0p5ipfrz6a2fderwaepaf" timestamp="1744516072"&gt;98&lt;/key&gt;&lt;/foreign-keys&gt;&lt;ref-type name="Journal Article"&gt;17&lt;/ref-type&gt;&lt;contributors&gt;&lt;authors&gt;&lt;author&gt;L. Kazi&lt;/author&gt;&lt;/authors&gt;&lt;/contributors&gt;&lt;titles&gt;&lt;title&gt;The Role of Modelling in Business Software Development: Case Study of Teaching and Industrial Practice in Zrenjanin, Serbia&lt;/title&gt;&lt;secondary-title&gt;2019 29th International Conference on Computer Theory and Applications (ICCTA)&lt;/secondary-title&gt;&lt;/titles&gt;&lt;periodical&gt;&lt;full-title&gt;2019 29th International Conference on Computer Theory and Applications (ICCTA)&lt;/full-title&gt;&lt;/periodical&gt;&lt;pages&gt;14-23&lt;/pages&gt;&lt;dates&gt;&lt;year&gt;2019&lt;/year&gt;&lt;/dates&gt;&lt;label&gt;S21&lt;/label&gt;&lt;urls&gt;&lt;/urls&gt;&lt;electronic-resource-num&gt;10.1109/ICCTA48790.2019.9478817&lt;/electronic-resource-num&gt;&lt;/record&gt;&lt;/Cite&gt;&lt;/EndNote&gt;</w:instrText>
      </w:r>
      <w:r w:rsidR="00D57E94" w:rsidRPr="008A2F74">
        <w:rPr>
          <w:rFonts w:cs="Times New Roman"/>
        </w:rPr>
        <w:fldChar w:fldCharType="separate"/>
      </w:r>
      <w:r w:rsidR="00471467">
        <w:rPr>
          <w:rFonts w:cs="Times New Roman"/>
          <w:noProof/>
        </w:rPr>
        <w:t>[</w:t>
      </w:r>
      <w:hyperlink w:anchor="_ENREF_48" w:tooltip="Manal, 2018 #106" w:history="1">
        <w:r w:rsidR="00471467">
          <w:rPr>
            <w:rFonts w:cs="Times New Roman"/>
            <w:noProof/>
          </w:rPr>
          <w:t>48</w:t>
        </w:r>
      </w:hyperlink>
      <w:r w:rsidR="00471467">
        <w:rPr>
          <w:rFonts w:cs="Times New Roman"/>
          <w:noProof/>
        </w:rPr>
        <w:t xml:space="preserve">, </w:t>
      </w:r>
      <w:hyperlink w:anchor="_ENREF_61" w:tooltip="Kazi, 2019 #98" w:history="1">
        <w:r w:rsidR="00471467">
          <w:rPr>
            <w:rFonts w:cs="Times New Roman"/>
            <w:noProof/>
          </w:rPr>
          <w:t>61</w:t>
        </w:r>
      </w:hyperlink>
      <w:r w:rsidR="00471467">
        <w:rPr>
          <w:rFonts w:cs="Times New Roman"/>
          <w:noProof/>
        </w:rPr>
        <w:t>]</w:t>
      </w:r>
      <w:r w:rsidR="00D57E94" w:rsidRPr="008A2F74">
        <w:rPr>
          <w:rFonts w:cs="Times New Roman"/>
        </w:rPr>
        <w:fldChar w:fldCharType="end"/>
      </w:r>
      <w:r w:rsidR="005C3B95">
        <w:rPr>
          <w:rFonts w:cs="Times New Roman"/>
        </w:rPr>
        <w:t>,</w:t>
      </w:r>
      <w:r w:rsidR="00C80EB4" w:rsidRPr="008A2F74">
        <w:rPr>
          <w:rFonts w:cs="Times New Roman"/>
          <w:lang w:val="en-AU"/>
        </w:rPr>
        <w:t>”</w:t>
      </w:r>
      <w:r w:rsidRPr="008A2F74">
        <w:rPr>
          <w:rFonts w:cs="Times New Roman"/>
          <w:lang w:val="en-AU"/>
        </w:rPr>
        <w:t xml:space="preserve"> “Adequately demonstrating </w:t>
      </w:r>
      <w:r w:rsidR="00D2216E" w:rsidRPr="008A2F74">
        <w:rPr>
          <w:rFonts w:cs="Times New Roman"/>
        </w:rPr>
        <w:fldChar w:fldCharType="begin"/>
      </w:r>
      <w:r w:rsidR="00D07290" w:rsidRPr="008A2F74">
        <w:rPr>
          <w:rFonts w:cs="Times New Roman"/>
        </w:rPr>
        <w:instrText xml:space="preserve"> ADDIN EN.CITE &lt;EndNote&gt;&lt;Cite&gt;&lt;Author&gt;Herold&lt;/Author&gt;&lt;Year&gt;2011&lt;/Year&gt;&lt;RecNum&gt;96&lt;/RecNum&gt;&lt;DisplayText&gt;[24]&lt;/DisplayText&gt;&lt;record&gt;&lt;rec-number&gt;96&lt;/rec-number&gt;&lt;foreign-keys&gt;&lt;key app="EN" db-id="e9pxax9rpzaed9e0p5ipfrz6a2fderwaepaf" timestamp="1744516072"&gt;96&lt;/key&gt;&lt;/foreign-keys&gt;&lt;ref-type name="Journal Article"&gt;17&lt;/ref-type&gt;&lt;contributors&gt;&lt;authors&gt;&lt;author&gt;M. Herold&lt;/author&gt;&lt;author&gt;J. Bolinger&lt;/author&gt;&lt;author&gt;R. Ramnath&lt;/author&gt;&lt;author&gt;T. Bihari&lt;/author&gt;&lt;author&gt;J. Ramanathan&lt;/author&gt;&lt;/authors&gt;&lt;/contributors&gt;&lt;titles&gt;&lt;title&gt;Providing end-to-end perspectives in software engineering&lt;/title&gt;&lt;secondary-title&gt;2011 Frontiers in Education Conference (FIE)&lt;/secondary-title&gt;&lt;/titles&gt;&lt;periodical&gt;&lt;full-title&gt;2011 Frontiers in Education Conference (FIE)&lt;/full-title&gt;&lt;/periodical&gt;&lt;pages&gt;S4B-1&lt;/pages&gt;&lt;dates&gt;&lt;year&gt;2011&lt;/year&gt;&lt;/dates&gt;&lt;label&gt;S16&lt;/label&gt;&lt;urls&gt;&lt;/urls&gt;&lt;electronic-resource-num&gt;10.1109/FIE.2011.6142927&lt;/electronic-resource-num&gt;&lt;/record&gt;&lt;/Cite&gt;&lt;/EndNote&gt;</w:instrText>
      </w:r>
      <w:r w:rsidR="00D2216E" w:rsidRPr="008A2F74">
        <w:rPr>
          <w:rFonts w:cs="Times New Roman"/>
        </w:rPr>
        <w:fldChar w:fldCharType="separate"/>
      </w:r>
      <w:r w:rsidR="00AA544C" w:rsidRPr="008A2F74">
        <w:rPr>
          <w:rFonts w:cs="Times New Roman"/>
          <w:noProof/>
        </w:rPr>
        <w:t>[</w:t>
      </w:r>
      <w:hyperlink w:anchor="_ENREF_24" w:tooltip="Herold, 2011 #96" w:history="1">
        <w:r w:rsidR="00471467" w:rsidRPr="008A2F74">
          <w:rPr>
            <w:rFonts w:cs="Times New Roman"/>
            <w:noProof/>
          </w:rPr>
          <w:t>24</w:t>
        </w:r>
      </w:hyperlink>
      <w:r w:rsidR="00AA544C" w:rsidRPr="008A2F74">
        <w:rPr>
          <w:rFonts w:cs="Times New Roman"/>
          <w:noProof/>
        </w:rPr>
        <w:t>]</w:t>
      </w:r>
      <w:r w:rsidR="00D2216E" w:rsidRPr="008A2F74">
        <w:rPr>
          <w:rFonts w:cs="Times New Roman"/>
        </w:rPr>
        <w:fldChar w:fldCharType="end"/>
      </w:r>
      <w:r w:rsidR="005C3B95">
        <w:rPr>
          <w:rFonts w:cs="Times New Roman"/>
        </w:rPr>
        <w:t>,</w:t>
      </w:r>
      <w:r w:rsidRPr="008A2F74">
        <w:rPr>
          <w:rFonts w:cs="Times New Roman"/>
          <w:lang w:val="en-AU"/>
        </w:rPr>
        <w:t>” “Applying  understanding across subject area</w:t>
      </w:r>
      <w:r w:rsidR="000D69E5" w:rsidRPr="008A2F74">
        <w:rPr>
          <w:rFonts w:cs="Times New Roman"/>
          <w:lang w:val="en-AU"/>
        </w:rPr>
        <w:t xml:space="preserve"> </w:t>
      </w:r>
      <w:r w:rsidR="000D69E5" w:rsidRPr="008A2F74">
        <w:rPr>
          <w:rFonts w:cs="Times New Roman"/>
        </w:rPr>
        <w:fldChar w:fldCharType="begin"/>
      </w:r>
      <w:r w:rsidR="00471467">
        <w:rPr>
          <w:rFonts w:cs="Times New Roman"/>
        </w:rPr>
        <w:instrText xml:space="preserve"> ADDIN EN.CITE &lt;EndNote&gt;&lt;Cite&gt;&lt;Author&gt;Feldgen&lt;/Author&gt;&lt;Year&gt;2014&lt;/Year&gt;&lt;RecNum&gt;102&lt;/RecNum&gt;&lt;DisplayText&gt;[55]&lt;/DisplayText&gt;&lt;record&gt;&lt;rec-number&gt;102&lt;/rec-number&gt;&lt;foreign-keys&gt;&lt;key app="EN" db-id="e9pxax9rpzaed9e0p5ipfrz6a2fderwaepaf" timestamp="1744516072"&gt;102&lt;/key&gt;&lt;/foreign-keys&gt;&lt;ref-type name="Journal Article"&gt;17&lt;/ref-type&gt;&lt;contributors&gt;&lt;authors&gt;&lt;author&gt;M. Feldgen&lt;/author&gt;&lt;author&gt;O. Clua&lt;/author&gt;&lt;/authors&gt;&lt;/contributors&gt;&lt;titles&gt;&lt;title&gt;Teaching effective requirements engineering for large-scale software development with scaffolding&lt;/title&gt;&lt;secondary-title&gt;2014 IEEE Frontiers in Education Conference (FIE) Proceedings&lt;/secondary-title&gt;&lt;/titles&gt;&lt;periodical&gt;&lt;full-title&gt;2014 IEEE Frontiers in Education Conference (FIE) Proceedings&lt;/full-title&gt;&lt;/periodical&gt;&lt;pages&gt;1-8&lt;/pages&gt;&lt;dates&gt;&lt;year&gt;2014&lt;/year&gt;&lt;/dates&gt;&lt;label&gt;S22&lt;/label&gt;&lt;urls&gt;&lt;/urls&gt;&lt;electronic-resource-num&gt;10.1109/FIE.2014.7044176&lt;/electronic-resource-num&gt;&lt;/record&gt;&lt;/Cite&gt;&lt;/EndNote&gt;</w:instrText>
      </w:r>
      <w:r w:rsidR="000D69E5" w:rsidRPr="008A2F74">
        <w:rPr>
          <w:rFonts w:cs="Times New Roman"/>
        </w:rPr>
        <w:fldChar w:fldCharType="separate"/>
      </w:r>
      <w:r w:rsidR="00471467">
        <w:rPr>
          <w:rFonts w:cs="Times New Roman"/>
          <w:noProof/>
        </w:rPr>
        <w:t>[</w:t>
      </w:r>
      <w:hyperlink w:anchor="_ENREF_55" w:tooltip="Feldgen, 2014 #102" w:history="1">
        <w:r w:rsidR="00471467">
          <w:rPr>
            <w:rFonts w:cs="Times New Roman"/>
            <w:noProof/>
          </w:rPr>
          <w:t>55</w:t>
        </w:r>
      </w:hyperlink>
      <w:r w:rsidR="00471467">
        <w:rPr>
          <w:rFonts w:cs="Times New Roman"/>
          <w:noProof/>
        </w:rPr>
        <w:t>]</w:t>
      </w:r>
      <w:r w:rsidR="000D69E5" w:rsidRPr="008A2F74">
        <w:rPr>
          <w:rFonts w:cs="Times New Roman"/>
        </w:rPr>
        <w:fldChar w:fldCharType="end"/>
      </w:r>
      <w:r w:rsidR="005C3B95">
        <w:rPr>
          <w:rFonts w:cs="Times New Roman"/>
        </w:rPr>
        <w:t>,</w:t>
      </w:r>
      <w:r w:rsidRPr="008A2F74">
        <w:rPr>
          <w:rFonts w:cs="Times New Roman"/>
          <w:lang w:val="en-AU"/>
        </w:rPr>
        <w:t>” “Fosters early engagement</w:t>
      </w:r>
      <w:r w:rsidR="000A48F5" w:rsidRPr="008A2F74">
        <w:rPr>
          <w:rFonts w:cs="Times New Roman"/>
          <w:lang w:val="en-AU"/>
        </w:rPr>
        <w:t xml:space="preserve"> </w:t>
      </w:r>
      <w:r w:rsidR="000A48F5" w:rsidRPr="008A2F74">
        <w:rPr>
          <w:rFonts w:cs="Times New Roman"/>
        </w:rPr>
        <w:fldChar w:fldCharType="begin"/>
      </w:r>
      <w:r w:rsidR="00471467">
        <w:rPr>
          <w:rFonts w:cs="Times New Roman"/>
        </w:rPr>
        <w:instrText xml:space="preserve"> ADDIN EN.CITE &lt;EndNote&gt;&lt;Cite&gt;&lt;Author&gt;Castro&lt;/Author&gt;&lt;Year&gt;2024&lt;/Year&gt;&lt;RecNum&gt;43&lt;/RecNum&gt;&lt;DisplayText&gt;[57]&lt;/DisplayText&gt;&lt;record&gt;&lt;rec-number&gt;43&lt;/rec-number&gt;&lt;foreign-keys&gt;&lt;key app="EN" db-id="e9pxax9rpzaed9e0p5ipfrz6a2fderwaepaf" timestamp="1744516072"&gt;43&lt;/key&gt;&lt;/foreign-keys&gt;&lt;ref-type name="Conference Paper"&gt;47&lt;/ref-type&gt;&lt;contributors&gt;&lt;authors&gt;&lt;author&gt;Castro, Laura M.&lt;/author&gt;&lt;author&gt;Hidalgo, Mauricio&lt;/author&gt;&lt;author&gt;Astudillo, Hernán&lt;/author&gt;&lt;/authors&gt;&lt;/contributors&gt;&lt;titles&gt;&lt;title&gt;Effective Teaching Strategies for Large Classes: A Case Study in Software Architecture Education&lt;/title&gt;&lt;/titles&gt;&lt;pages&gt;199-205&lt;/pages&gt;&lt;dates&gt;&lt;year&gt;2024&lt;/year&gt;&lt;/dates&gt;&lt;label&gt;S38&lt;/label&gt;&lt;urls&gt;&lt;related-urls&gt;&lt;url&gt;https://doi.org/10.1145/3702163.3702414&lt;/url&gt;&lt;/related-urls&gt;&lt;/urls&gt;&lt;electronic-resource-num&gt;10.1145/3702163.3702414&lt;/electronic-resource-num&gt;&lt;/record&gt;&lt;/Cite&gt;&lt;/EndNote&gt;</w:instrText>
      </w:r>
      <w:r w:rsidR="000A48F5" w:rsidRPr="008A2F74">
        <w:rPr>
          <w:rFonts w:cs="Times New Roman"/>
        </w:rPr>
        <w:fldChar w:fldCharType="separate"/>
      </w:r>
      <w:r w:rsidR="00471467">
        <w:rPr>
          <w:rFonts w:cs="Times New Roman"/>
          <w:noProof/>
        </w:rPr>
        <w:t>[</w:t>
      </w:r>
      <w:hyperlink w:anchor="_ENREF_57" w:tooltip="Castro, 2024 #43" w:history="1">
        <w:r w:rsidR="00471467">
          <w:rPr>
            <w:rFonts w:cs="Times New Roman"/>
            <w:noProof/>
          </w:rPr>
          <w:t>57</w:t>
        </w:r>
      </w:hyperlink>
      <w:r w:rsidR="00471467">
        <w:rPr>
          <w:rFonts w:cs="Times New Roman"/>
          <w:noProof/>
        </w:rPr>
        <w:t>]</w:t>
      </w:r>
      <w:r w:rsidR="000A48F5" w:rsidRPr="008A2F74">
        <w:rPr>
          <w:rFonts w:cs="Times New Roman"/>
        </w:rPr>
        <w:fldChar w:fldCharType="end"/>
      </w:r>
      <w:r w:rsidR="005C3B95">
        <w:rPr>
          <w:rFonts w:cs="Times New Roman"/>
        </w:rPr>
        <w:t>,</w:t>
      </w:r>
      <w:r w:rsidR="00777C0A" w:rsidRPr="008A2F74">
        <w:rPr>
          <w:rFonts w:cs="Times New Roman"/>
          <w:lang w:val="en-AU"/>
        </w:rPr>
        <w:t>”</w:t>
      </w:r>
      <w:r w:rsidRPr="008A2F74">
        <w:rPr>
          <w:rFonts w:cs="Times New Roman"/>
          <w:lang w:val="en-AU"/>
        </w:rPr>
        <w:t xml:space="preserve"> “Enhanced motivation and engagement</w:t>
      </w:r>
      <w:r w:rsidR="00D1655A" w:rsidRPr="008A2F74">
        <w:rPr>
          <w:rFonts w:cs="Times New Roman"/>
          <w:lang w:val="en-AU"/>
        </w:rPr>
        <w:t xml:space="preserve"> </w:t>
      </w:r>
      <w:r w:rsidR="00D1655A" w:rsidRPr="008A2F74">
        <w:rPr>
          <w:rFonts w:cs="Times New Roman"/>
        </w:rPr>
        <w:fldChar w:fldCharType="begin"/>
      </w:r>
      <w:r w:rsidR="00D07290" w:rsidRPr="008A2F74">
        <w:rPr>
          <w:rFonts w:cs="Times New Roman"/>
        </w:rPr>
        <w:instrText xml:space="preserve"> ADDIN EN.CITE &lt;EndNote&gt;&lt;Cite&gt;&lt;Author&gt;Al-Qora&amp;apos;n&lt;/Author&gt;&lt;Year&gt;2023&lt;/Year&gt;&lt;RecNum&gt;45&lt;/RecNum&gt;&lt;DisplayText&gt;[10]&lt;/DisplayText&gt;&lt;record&gt;&lt;rec-number&gt;45&lt;/rec-number&gt;&lt;foreign-keys&gt;&lt;key app="EN" db-id="e9pxax9rpzaed9e0p5ipfrz6a2fderwaepaf" timestamp="1744516072"&gt;45&lt;/key&gt;&lt;/foreign-keys&gt;&lt;ref-type name="Journal Article"&gt;17&lt;/ref-type&gt;&lt;contributors&gt;&lt;authors&gt;&lt;author&gt;Al-Qora&amp;apos;n, Lamis Farah&lt;/author&gt;&lt;author&gt;Jawarneh, Ali&lt;/author&gt;&lt;author&gt;Nganji, Julius Tanyu&lt;/author&gt;&lt;/authors&gt;&lt;/contributors&gt;&lt;titles&gt;&lt;title&gt;Toward Creating Software Architects Using Mobile Project-Based Learning Model (Mobile-PBL) for Teaching Software Architecture&lt;/title&gt;&lt;secondary-title&gt;Multimodal Technol. Interact.&lt;/secondary-title&gt;&lt;/titles&gt;&lt;periodical&gt;&lt;full-title&gt;Multimodal Technol. Interact.&lt;/full-title&gt;&lt;/periodical&gt;&lt;pages&gt;31&lt;/pages&gt;&lt;volume&gt;7&lt;/volume&gt;&lt;number&gt;3&lt;/number&gt;&lt;dates&gt;&lt;year&gt;2023&lt;/year&gt;&lt;/dates&gt;&lt;label&gt;S39&lt;/label&gt;&lt;urls&gt;&lt;related-urls&gt;&lt;url&gt;https://doi.org/10.3390/mti7030031&lt;/url&gt;&lt;/related-urls&gt;&lt;/urls&gt;&lt;electronic-resource-num&gt;10.3390/MTI7030031&lt;/electronic-resource-num&gt;&lt;/record&gt;&lt;/Cite&gt;&lt;/EndNote&gt;</w:instrText>
      </w:r>
      <w:r w:rsidR="00D1655A" w:rsidRPr="008A2F74">
        <w:rPr>
          <w:rFonts w:cs="Times New Roman"/>
        </w:rPr>
        <w:fldChar w:fldCharType="separate"/>
      </w:r>
      <w:r w:rsidR="00AA544C" w:rsidRPr="008A2F74">
        <w:rPr>
          <w:rFonts w:cs="Times New Roman"/>
          <w:noProof/>
        </w:rPr>
        <w:t>[</w:t>
      </w:r>
      <w:hyperlink w:anchor="_ENREF_10" w:tooltip="Al-Qora'n, 2023 #45" w:history="1">
        <w:r w:rsidR="00471467" w:rsidRPr="008A2F74">
          <w:rPr>
            <w:rFonts w:cs="Times New Roman"/>
            <w:noProof/>
          </w:rPr>
          <w:t>10</w:t>
        </w:r>
      </w:hyperlink>
      <w:r w:rsidR="00AA544C" w:rsidRPr="008A2F74">
        <w:rPr>
          <w:rFonts w:cs="Times New Roman"/>
          <w:noProof/>
        </w:rPr>
        <w:t>]</w:t>
      </w:r>
      <w:r w:rsidR="00D1655A" w:rsidRPr="008A2F74">
        <w:rPr>
          <w:rFonts w:cs="Times New Roman"/>
        </w:rPr>
        <w:fldChar w:fldCharType="end"/>
      </w:r>
      <w:r w:rsidR="005C3B95">
        <w:rPr>
          <w:rFonts w:cs="Times New Roman"/>
        </w:rPr>
        <w:t>,</w:t>
      </w:r>
      <w:r w:rsidR="00CF5F7D" w:rsidRPr="008A2F74">
        <w:rPr>
          <w:rFonts w:cs="Times New Roman"/>
          <w:lang w:val="en-AU"/>
        </w:rPr>
        <w:t>”</w:t>
      </w:r>
      <w:r w:rsidRPr="008A2F74">
        <w:rPr>
          <w:rFonts w:cs="Times New Roman"/>
          <w:lang w:val="en-AU"/>
        </w:rPr>
        <w:t xml:space="preserve"> “Application of software architecture principles </w:t>
      </w:r>
      <w:r w:rsidR="003D7E70" w:rsidRPr="008A2F74">
        <w:rPr>
          <w:rFonts w:cs="Times New Roman"/>
        </w:rPr>
        <w:fldChar w:fldCharType="begin"/>
      </w:r>
      <w:r w:rsidR="00D07290" w:rsidRPr="008A2F74">
        <w:rPr>
          <w:rFonts w:cs="Times New Roman"/>
        </w:rPr>
        <w:instrText xml:space="preserve"> ADDIN EN.CITE &lt;EndNote&gt;&lt;Cite&gt;&lt;Author&gt;Lieh&lt;/Author&gt;&lt;Year&gt;2018&lt;/Year&gt;&lt;RecNum&gt;49&lt;/RecNum&gt;&lt;DisplayText&gt;[6]&lt;/DisplayText&gt;&lt;record&gt;&lt;rec-number&gt;49&lt;/rec-number&gt;&lt;foreign-keys&gt;&lt;key app="EN" db-id="e9pxax9rpzaed9e0p5ipfrz6a2fderwaepaf" timestamp="1744516072"&gt;49&lt;/key&gt;&lt;/foreign-keys&gt;&lt;ref-type name="Conference Paper"&gt;47&lt;/ref-type&gt;&lt;contributors&gt;&lt;authors&gt;&lt;author&gt;Lieh, Ouh Eng&lt;/author&gt;&lt;author&gt;Irawan, Yunghans&lt;/author&gt;&lt;/authors&gt;&lt;/contributors&gt;&lt;titles&gt;&lt;title&gt;Teaching Adult Learners on Software Architecture Design Skills&lt;/title&gt;&lt;/titles&gt;&lt;pages&gt;1-9&lt;/pages&gt;&lt;dates&gt;&lt;year&gt;2018&lt;/year&gt;&lt;/dates&gt;&lt;label&gt;S42&lt;/label&gt;&lt;urls&gt;&lt;related-urls&gt;&lt;url&gt;https://doi.org/10.1109/FIE.2018.8658714&lt;/url&gt;&lt;/related-urls&gt;&lt;/urls&gt;&lt;electronic-resource-num&gt;10.1109/FIE.2018.8658714&lt;/electronic-resource-num&gt;&lt;/record&gt;&lt;/Cite&gt;&lt;/EndNote&gt;</w:instrText>
      </w:r>
      <w:r w:rsidR="003D7E70" w:rsidRPr="008A2F74">
        <w:rPr>
          <w:rFonts w:cs="Times New Roman"/>
        </w:rPr>
        <w:fldChar w:fldCharType="separate"/>
      </w:r>
      <w:r w:rsidR="00AA544C" w:rsidRPr="008A2F74">
        <w:rPr>
          <w:rFonts w:cs="Times New Roman"/>
          <w:noProof/>
        </w:rPr>
        <w:t>[</w:t>
      </w:r>
      <w:hyperlink w:anchor="_ENREF_6" w:tooltip="Lieh, 2018 #49" w:history="1">
        <w:r w:rsidR="00471467" w:rsidRPr="008A2F74">
          <w:rPr>
            <w:rFonts w:cs="Times New Roman"/>
            <w:noProof/>
          </w:rPr>
          <w:t>6</w:t>
        </w:r>
      </w:hyperlink>
      <w:r w:rsidR="00AA544C" w:rsidRPr="008A2F74">
        <w:rPr>
          <w:rFonts w:cs="Times New Roman"/>
          <w:noProof/>
        </w:rPr>
        <w:t>]</w:t>
      </w:r>
      <w:r w:rsidR="003D7E70" w:rsidRPr="008A2F74">
        <w:rPr>
          <w:rFonts w:cs="Times New Roman"/>
        </w:rPr>
        <w:fldChar w:fldCharType="end"/>
      </w:r>
      <w:r w:rsidR="005C3B95">
        <w:rPr>
          <w:rFonts w:cs="Times New Roman"/>
        </w:rPr>
        <w:t>,</w:t>
      </w:r>
      <w:r w:rsidRPr="008A2F74">
        <w:rPr>
          <w:rFonts w:cs="Times New Roman"/>
          <w:lang w:val="en-AU"/>
        </w:rPr>
        <w:t>” “Improved confidence</w:t>
      </w:r>
      <w:r w:rsidR="003D7E70" w:rsidRPr="008A2F74">
        <w:rPr>
          <w:rFonts w:cs="Times New Roman"/>
          <w:lang w:val="en-AU"/>
        </w:rPr>
        <w:t xml:space="preserve"> </w:t>
      </w:r>
      <w:r w:rsidR="00E74CA9" w:rsidRPr="008A2F74">
        <w:rPr>
          <w:rFonts w:cs="Times New Roman"/>
        </w:rPr>
        <w:fldChar w:fldCharType="begin"/>
      </w:r>
      <w:r w:rsidR="001E6FD8" w:rsidRPr="008A2F74">
        <w:rPr>
          <w:rFonts w:cs="Times New Roman"/>
        </w:rPr>
        <w:instrText xml:space="preserve"> ADDIN EN.CITE &lt;EndNote&gt;&lt;Cite&gt;&lt;Author&gt;El-Mahdy&lt;/Author&gt;&lt;Year&gt;2022&lt;/Year&gt;&lt;RecNum&gt;119&lt;/RecNum&gt;&lt;DisplayText&gt;[38]&lt;/DisplayText&gt;&lt;record&gt;&lt;rec-number&gt;119&lt;/rec-number&gt;&lt;foreign-keys&gt;&lt;key app="EN" db-id="e9pxax9rpzaed9e0p5ipfrz6a2fderwaepaf" timestamp="1744844382"&gt;119&lt;/key&gt;&lt;/foreign-keys&gt;&lt;ref-type name="Journal Article"&gt;17&lt;/ref-type&gt;&lt;contributors&gt;&lt;authors&gt;&lt;author&gt;El-Mahdy, Deena&lt;/author&gt;&lt;/authors&gt;&lt;/contributors&gt;&lt;titles&gt;&lt;title&gt;Learning by Doing: Integrating Shape Grammar as a Visual Coding Tool in Architectural Curricula&lt;/title&gt;&lt;secondary-title&gt;Nexus Network Journal&lt;/secondary-title&gt;&lt;/titles&gt;&lt;periodical&gt;&lt;full-title&gt;Nexus Network Journal&lt;/full-title&gt;&lt;/periodical&gt;&lt;pages&gt;701-716&lt;/pages&gt;&lt;volume&gt;24&lt;/volume&gt;&lt;number&gt;3&lt;/number&gt;&lt;dates&gt;&lt;year&gt;2022&lt;/year&gt;&lt;pub-dates&gt;&lt;date&gt;2022/09/01&lt;/date&gt;&lt;/pub-dates&gt;&lt;/dates&gt;&lt;isbn&gt;1522-4600&lt;/isbn&gt;&lt;label&gt;S50&lt;/label&gt;&lt;urls&gt;&lt;related-urls&gt;&lt;url&gt;https://doi.org/10.1007/s00004-022-00608-w&lt;/url&gt;&lt;/related-urls&gt;&lt;/urls&gt;&lt;electronic-resource-num&gt;10.1007/s00004-022-00608-w&lt;/electronic-resource-num&gt;&lt;/record&gt;&lt;/Cite&gt;&lt;/EndNote&gt;</w:instrText>
      </w:r>
      <w:r w:rsidR="00E74CA9" w:rsidRPr="008A2F74">
        <w:rPr>
          <w:rFonts w:cs="Times New Roman"/>
        </w:rPr>
        <w:fldChar w:fldCharType="separate"/>
      </w:r>
      <w:r w:rsidR="001E6FD8" w:rsidRPr="008A2F74">
        <w:rPr>
          <w:rFonts w:cs="Times New Roman"/>
          <w:lang w:val="en-AU"/>
        </w:rPr>
        <w:t>[</w:t>
      </w:r>
      <w:hyperlink w:anchor="_ENREF_38" w:tooltip="El-Mahdy, 2022 #119" w:history="1">
        <w:r w:rsidR="00471467" w:rsidRPr="008A2F74">
          <w:rPr>
            <w:rFonts w:cs="Times New Roman"/>
            <w:lang w:val="en-AU"/>
          </w:rPr>
          <w:t>38</w:t>
        </w:r>
      </w:hyperlink>
      <w:r w:rsidR="001E6FD8" w:rsidRPr="008A2F74">
        <w:rPr>
          <w:rFonts w:cs="Times New Roman"/>
          <w:lang w:val="en-AU"/>
        </w:rPr>
        <w:t>]</w:t>
      </w:r>
      <w:r w:rsidR="00E74CA9" w:rsidRPr="008A2F74">
        <w:rPr>
          <w:rFonts w:cs="Times New Roman"/>
        </w:rPr>
        <w:fldChar w:fldCharType="end"/>
      </w:r>
      <w:r w:rsidR="005C3B95">
        <w:rPr>
          <w:rFonts w:cs="Times New Roman"/>
        </w:rPr>
        <w:t>.</w:t>
      </w:r>
      <w:r w:rsidRPr="008A2F74">
        <w:rPr>
          <w:rFonts w:cs="Times New Roman"/>
          <w:lang w:val="en-AU"/>
        </w:rPr>
        <w:t>” Collectively, these findings highlight the effectiveness of application</w:t>
      </w:r>
      <w:r w:rsidR="00E52F8F" w:rsidRPr="008A2F74">
        <w:rPr>
          <w:rFonts w:cs="Times New Roman"/>
          <w:lang w:val="en-AU"/>
        </w:rPr>
        <w:t>-</w:t>
      </w:r>
      <w:r w:rsidRPr="008A2F74">
        <w:rPr>
          <w:rFonts w:cs="Times New Roman"/>
          <w:lang w:val="en-AU"/>
        </w:rPr>
        <w:t xml:space="preserve">focused strategies in facilitating the transfer of theoretical knowledge into </w:t>
      </w:r>
      <w:r w:rsidR="00E52F8F" w:rsidRPr="008A2F74">
        <w:rPr>
          <w:rFonts w:cs="Times New Roman"/>
          <w:lang w:val="en-AU"/>
        </w:rPr>
        <w:t xml:space="preserve">a </w:t>
      </w:r>
      <w:r w:rsidRPr="008A2F74">
        <w:rPr>
          <w:rFonts w:cs="Times New Roman"/>
          <w:lang w:val="en-AU"/>
        </w:rPr>
        <w:t>practical, real-world context.</w:t>
      </w:r>
    </w:p>
    <w:p w14:paraId="47B8E9AD" w14:textId="3BABD7E9" w:rsidR="004F6E70" w:rsidRPr="008A2F74" w:rsidRDefault="004F6E70" w:rsidP="00D577FF">
      <w:pPr>
        <w:spacing w:before="100" w:beforeAutospacing="1" w:after="100" w:afterAutospacing="1" w:line="276" w:lineRule="auto"/>
        <w:jc w:val="both"/>
        <w:rPr>
          <w:rFonts w:cs="Times New Roman"/>
          <w:lang w:val="en-AU"/>
        </w:rPr>
      </w:pPr>
      <w:r w:rsidRPr="008A2F74">
        <w:rPr>
          <w:rFonts w:cs="Times New Roman"/>
          <w:lang w:val="en-AU"/>
        </w:rPr>
        <w:t>Lastly, for the Understand level, commonly reported outcomes included “Improved understanding</w:t>
      </w:r>
      <w:r w:rsidR="00A767CB" w:rsidRPr="008A2F74">
        <w:rPr>
          <w:rFonts w:cs="Times New Roman"/>
          <w:lang w:val="en-AU"/>
        </w:rPr>
        <w:t xml:space="preserve"> </w:t>
      </w:r>
      <w:r w:rsidR="000D0E0A" w:rsidRPr="008A2F74">
        <w:rPr>
          <w:rFonts w:cs="Times New Roman"/>
        </w:rPr>
        <w:fldChar w:fldCharType="begin">
          <w:fldData xml:space="preserve">PEVuZE5vdGU+PENpdGU+PEF1dGhvcj5DYW1wbzwvQXV0aG9yPjxZZWFyPjIwMjE8L1llYXI+PFJl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</w:fldData>
        </w:fldChar>
      </w:r>
      <w:r w:rsidR="00471467">
        <w:rPr>
          <w:rFonts w:cs="Times New Roman"/>
        </w:rPr>
        <w:instrText xml:space="preserve"> ADDIN EN.CITE </w:instrText>
      </w:r>
      <w:r w:rsidR="00471467">
        <w:rPr>
          <w:rFonts w:cs="Times New Roman"/>
        </w:rPr>
        <w:fldChar w:fldCharType="begin">
          <w:fldData xml:space="preserve">PEVuZE5vdGU+PENpdGU+PEF1dGhvcj5DYW1wbzwvQXV0aG9yPjxZZWFyPjIwMjE8L1llYXI+PFJl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0D0E0A" w:rsidRPr="008A2F74">
        <w:rPr>
          <w:rFonts w:cs="Times New Roman"/>
        </w:rPr>
      </w:r>
      <w:r w:rsidR="000D0E0A" w:rsidRPr="008A2F74">
        <w:rPr>
          <w:rFonts w:cs="Times New Roman"/>
        </w:rPr>
        <w:fldChar w:fldCharType="separate"/>
      </w:r>
      <w:r w:rsidR="00471467">
        <w:rPr>
          <w:rFonts w:cs="Times New Roman"/>
          <w:noProof/>
        </w:rPr>
        <w:t>[</w:t>
      </w:r>
      <w:hyperlink w:anchor="_ENREF_47" w:tooltip="Cao, 2011 #101" w:history="1">
        <w:r w:rsidR="00471467">
          <w:rPr>
            <w:rFonts w:cs="Times New Roman"/>
            <w:noProof/>
          </w:rPr>
          <w:t>47</w:t>
        </w:r>
      </w:hyperlink>
      <w:r w:rsidR="00471467">
        <w:rPr>
          <w:rFonts w:cs="Times New Roman"/>
          <w:noProof/>
        </w:rPr>
        <w:t xml:space="preserve">, </w:t>
      </w:r>
      <w:hyperlink w:anchor="_ENREF_54" w:tooltip="Campo, 2021 #33" w:history="1">
        <w:r w:rsidR="00471467">
          <w:rPr>
            <w:rFonts w:cs="Times New Roman"/>
            <w:noProof/>
          </w:rPr>
          <w:t>54</w:t>
        </w:r>
      </w:hyperlink>
      <w:r w:rsidR="00471467">
        <w:rPr>
          <w:rFonts w:cs="Times New Roman"/>
          <w:noProof/>
        </w:rPr>
        <w:t xml:space="preserve">, </w:t>
      </w:r>
      <w:hyperlink w:anchor="_ENREF_71" w:tooltip="Urrego, 2013 #66" w:history="1">
        <w:r w:rsidR="00471467">
          <w:rPr>
            <w:rFonts w:cs="Times New Roman"/>
            <w:noProof/>
          </w:rPr>
          <w:t>71</w:t>
        </w:r>
      </w:hyperlink>
      <w:r w:rsidR="00471467">
        <w:rPr>
          <w:rFonts w:cs="Times New Roman"/>
          <w:noProof/>
        </w:rPr>
        <w:t>]</w:t>
      </w:r>
      <w:r w:rsidR="000D0E0A" w:rsidRPr="008A2F74">
        <w:rPr>
          <w:rFonts w:cs="Times New Roman"/>
        </w:rPr>
        <w:fldChar w:fldCharType="end"/>
      </w:r>
      <w:r w:rsidR="005C3B95">
        <w:rPr>
          <w:rFonts w:cs="Times New Roman"/>
        </w:rPr>
        <w:t>,</w:t>
      </w:r>
      <w:r w:rsidRPr="008A2F74">
        <w:rPr>
          <w:rFonts w:cs="Times New Roman"/>
          <w:lang w:val="en-AU"/>
        </w:rPr>
        <w:t>”</w:t>
      </w:r>
      <w:r w:rsidR="005C3B95">
        <w:rPr>
          <w:rFonts w:cs="Times New Roman"/>
          <w:lang w:val="en-AU"/>
        </w:rPr>
        <w:t xml:space="preserve"> </w:t>
      </w:r>
      <w:r w:rsidRPr="008A2F74">
        <w:rPr>
          <w:rFonts w:cs="Times New Roman"/>
          <w:lang w:val="en-AU"/>
        </w:rPr>
        <w:t>“Perceived value</w:t>
      </w:r>
      <w:r w:rsidR="004535AA" w:rsidRPr="008A2F74">
        <w:rPr>
          <w:rFonts w:cs="Times New Roman"/>
          <w:lang w:val="en-AU"/>
        </w:rPr>
        <w:t xml:space="preserve"> </w:t>
      </w:r>
      <w:r w:rsidR="004535AA" w:rsidRPr="008A2F74">
        <w:rPr>
          <w:rFonts w:cs="Times New Roman"/>
        </w:rPr>
        <w:fldChar w:fldCharType="begin"/>
      </w:r>
      <w:r w:rsidR="00471467">
        <w:rPr>
          <w:rFonts w:cs="Times New Roman"/>
        </w:rPr>
        <w:instrText xml:space="preserve"> ADDIN EN.CITE &lt;EndNote&gt;&lt;Cite&gt;&lt;Author&gt;Angelov&lt;/Author&gt;&lt;Year&gt;2017&lt;/Year&gt;&lt;RecNum&gt;63&lt;/RecNum&gt;&lt;DisplayText&gt;[73]&lt;/DisplayText&gt;&lt;record&gt;&lt;rec-number&gt;63&lt;/rec-number&gt;&lt;foreign-keys&gt;&lt;key app="EN" db-id="e9pxax9rpzaed9e0p5ipfrz6a2fderwaepaf" timestamp="1744516072"&gt;63&lt;/key&gt;&lt;/foreign-keys&gt;&lt;ref-type name="Journal Article"&gt;17&lt;/ref-type&gt;&lt;contributors&gt;&lt;authors&gt;&lt;author&gt;S. Angelov&lt;/author&gt;&lt;author&gt;P. de Beer &lt;/author&gt;&lt;/authors&gt;&lt;/contributors&gt;&lt;titles&gt;&lt;title&gt;Designing and applying an approach to software architecting in agile projects in education&lt;/title&gt;&lt;secondary-title&gt;Journal of Systems and Software&lt;/secondary-title&gt;&lt;/titles&gt;&lt;periodical&gt;&lt;full-title&gt;Journal of Systems and Software&lt;/full-title&gt;&lt;/periodical&gt;&lt;pages&gt;78-90&lt;/pages&gt;&lt;volume&gt;127&lt;/volume&gt;&lt;dates&gt;&lt;year&gt;2017&lt;/year&gt;&lt;/dates&gt;&lt;label&gt;S7&lt;/label&gt;&lt;urls&gt;&lt;related-urls&gt;&lt;url&gt;https://www.sciencedirect.com/science/article/pii/S0164121217300195&lt;/url&gt;&lt;/related-urls&gt;&lt;/urls&gt;&lt;electronic-resource-num&gt;https://doi.org/10.1016/j.jss.2017.01.029&lt;/electronic-resource-num&gt;&lt;/record&gt;&lt;/Cite&gt;&lt;/EndNote&gt;</w:instrText>
      </w:r>
      <w:r w:rsidR="004535AA" w:rsidRPr="008A2F74">
        <w:rPr>
          <w:rFonts w:cs="Times New Roman"/>
        </w:rPr>
        <w:fldChar w:fldCharType="separate"/>
      </w:r>
      <w:r w:rsidR="00471467">
        <w:rPr>
          <w:rFonts w:cs="Times New Roman"/>
          <w:noProof/>
        </w:rPr>
        <w:t>[</w:t>
      </w:r>
      <w:hyperlink w:anchor="_ENREF_73" w:tooltip="Angelov, 2017 #63" w:history="1">
        <w:r w:rsidR="00471467">
          <w:rPr>
            <w:rFonts w:cs="Times New Roman"/>
            <w:noProof/>
          </w:rPr>
          <w:t>73</w:t>
        </w:r>
      </w:hyperlink>
      <w:r w:rsidR="00471467">
        <w:rPr>
          <w:rFonts w:cs="Times New Roman"/>
          <w:noProof/>
        </w:rPr>
        <w:t>]</w:t>
      </w:r>
      <w:r w:rsidR="004535AA" w:rsidRPr="008A2F74">
        <w:rPr>
          <w:rFonts w:cs="Times New Roman"/>
        </w:rPr>
        <w:fldChar w:fldCharType="end"/>
      </w:r>
      <w:r w:rsidR="005C3B95">
        <w:rPr>
          <w:rFonts w:cs="Times New Roman"/>
        </w:rPr>
        <w:t>,</w:t>
      </w:r>
      <w:r w:rsidRPr="008A2F74">
        <w:rPr>
          <w:rFonts w:cs="Times New Roman"/>
          <w:lang w:val="en-AU"/>
        </w:rPr>
        <w:t>” “Complements teaching</w:t>
      </w:r>
      <w:r w:rsidR="00B0194F" w:rsidRPr="008A2F74">
        <w:rPr>
          <w:rFonts w:cs="Times New Roman"/>
          <w:lang w:val="en-AU"/>
        </w:rPr>
        <w:t xml:space="preserve"> </w:t>
      </w:r>
      <w:r w:rsidR="00B0194F" w:rsidRPr="008A2F74">
        <w:rPr>
          <w:rFonts w:cs="Times New Roman"/>
        </w:rPr>
        <w:fldChar w:fldCharType="begin"/>
      </w:r>
      <w:r w:rsidR="00D07290" w:rsidRPr="008A2F74">
        <w:rPr>
          <w:rFonts w:cs="Times New Roman"/>
        </w:rPr>
        <w:instrText xml:space="preserve"> ADDIN EN.CITE &lt;EndNote&gt;&lt;Cite&gt;&lt;Author&gt;Cervantes&lt;/Author&gt;&lt;Year&gt;2016&lt;/Year&gt;&lt;RecNum&gt;100&lt;/RecNum&gt;&lt;DisplayText&gt;[3]&lt;/DisplayText&gt;&lt;record&gt;&lt;rec-number&gt;100&lt;/rec-number&gt;&lt;foreign-keys&gt;&lt;key app="EN" db-id="e9pxax9rpzaed9e0p5ipfrz6a2fderwaepaf" timestamp="1744516072"&gt;100&lt;/key&gt;&lt;/foreign-keys&gt;&lt;ref-type name="Journal Article"&gt;17&lt;/ref-type&gt;&lt;contributors&gt;&lt;authors&gt;&lt;author&gt;H. Cervantes&lt;/author&gt;&lt;author&gt;S. Haziyev&lt;/author&gt;&lt;author&gt;O. Hrytsay&lt;/author&gt;&lt;author&gt;R. Kazman&lt;/author&gt;&lt;/authors&gt;&lt;/contributors&gt;&lt;titles&gt;&lt;title&gt;Smart Decisions: An Architectural Design Game&lt;/title&gt;&lt;secondary-title&gt;2016 IEEE/ACM 38th International Conference on Software Engineering Companion (ICSE-C)&lt;/secondary-title&gt;&lt;/titles&gt;&lt;periodical&gt;&lt;full-title&gt;2016 IEEE/ACM 38th International Conference on Software Engineering Companion (ICSE-C)&lt;/full-title&gt;&lt;/periodical&gt;&lt;pages&gt;327-335&lt;/pages&gt;&lt;dates&gt;&lt;year&gt;2016&lt;/year&gt;&lt;/dates&gt;&lt;label&gt;S23&lt;/label&gt;&lt;urls&gt;&lt;/urls&gt;&lt;electronic-resource-num&gt;https://doi.org/10.1145/2889160.2889184&lt;/electronic-resource-num&gt;&lt;/record&gt;&lt;/Cite&gt;&lt;/EndNote&gt;</w:instrText>
      </w:r>
      <w:r w:rsidR="00B0194F" w:rsidRPr="008A2F74">
        <w:rPr>
          <w:rFonts w:cs="Times New Roman"/>
        </w:rPr>
        <w:fldChar w:fldCharType="separate"/>
      </w:r>
      <w:r w:rsidR="00AA544C" w:rsidRPr="008A2F74">
        <w:rPr>
          <w:rFonts w:cs="Times New Roman"/>
          <w:noProof/>
        </w:rPr>
        <w:t>[</w:t>
      </w:r>
      <w:hyperlink w:anchor="_ENREF_3" w:tooltip="Cervantes, 2016 #100" w:history="1">
        <w:r w:rsidR="00471467" w:rsidRPr="008A2F74">
          <w:rPr>
            <w:rFonts w:cs="Times New Roman"/>
            <w:noProof/>
          </w:rPr>
          <w:t>3</w:t>
        </w:r>
      </w:hyperlink>
      <w:r w:rsidR="00AA544C" w:rsidRPr="008A2F74">
        <w:rPr>
          <w:rFonts w:cs="Times New Roman"/>
          <w:noProof/>
        </w:rPr>
        <w:t>]</w:t>
      </w:r>
      <w:r w:rsidR="00B0194F" w:rsidRPr="008A2F74">
        <w:rPr>
          <w:rFonts w:cs="Times New Roman"/>
        </w:rPr>
        <w:fldChar w:fldCharType="end"/>
      </w:r>
      <w:r w:rsidR="005C3B95">
        <w:rPr>
          <w:rFonts w:cs="Times New Roman"/>
        </w:rPr>
        <w:t>,</w:t>
      </w:r>
      <w:r w:rsidRPr="008A2F74">
        <w:rPr>
          <w:rFonts w:cs="Times New Roman"/>
          <w:lang w:val="en-AU"/>
        </w:rPr>
        <w:t xml:space="preserve">” “Demonstrate proficiency and improved </w:t>
      </w:r>
      <w:r w:rsidRPr="008A2F74">
        <w:rPr>
          <w:rFonts w:cs="Times New Roman"/>
          <w:lang w:val="en-AU"/>
        </w:rPr>
        <w:lastRenderedPageBreak/>
        <w:t>student engagement</w:t>
      </w:r>
      <w:r w:rsidR="00C26A35" w:rsidRPr="008A2F74">
        <w:rPr>
          <w:rFonts w:cs="Times New Roman"/>
          <w:lang w:val="en-AU"/>
        </w:rPr>
        <w:t xml:space="preserve"> </w:t>
      </w:r>
      <w:r w:rsidR="002C012C">
        <w:rPr>
          <w:rFonts w:cs="Times New Roman"/>
          <w:lang w:val="en-AU"/>
        </w:rPr>
        <w:fldChar w:fldCharType="begin"/>
      </w:r>
      <w:r w:rsidR="00471467">
        <w:rPr>
          <w:rFonts w:cs="Times New Roman"/>
          <w:lang w:val="en-AU"/>
        </w:rPr>
        <w:instrText xml:space="preserve"> ADDIN EN.CITE &lt;EndNote&gt;&lt;Cite&gt;&lt;Author&gt;Thomas&lt;/Author&gt;&lt;Year&gt;2021&lt;/Year&gt;&lt;RecNum&gt;41&lt;/RecNum&gt;&lt;DisplayText&gt;[58, 64]&lt;/DisplayText&gt;&lt;record&gt;&lt;rec-number&gt;41&lt;/rec-number&gt;&lt;foreign-keys&gt;&lt;key app="EN" db-id="e9pxax9rpzaed9e0p5ipfrz6a2fderwaepaf" timestamp="1744516072"&gt;41&lt;/key&gt;&lt;/foreign-keys&gt;&lt;ref-type name="Journal Article"&gt;17&lt;/ref-type&gt;&lt;contributors&gt;&lt;authors&gt;&lt;author&gt;Thomas, Paul JoseKutty&lt;/author&gt;&lt;/authors&gt;&lt;/contributors&gt;&lt;titles&gt;&lt;title&gt;Characterizing Student Proficiency in Software Modeling in Terms of Functions, Structures, and Behaviors&lt;/title&gt;&lt;/titles&gt;&lt;dates&gt;&lt;year&gt;2021&lt;/year&gt;&lt;/dates&gt;&lt;label&gt;S33&lt;/label&gt;&lt;urls&gt;&lt;/urls&gt;&lt;electronic-resource-num&gt;https://doi.org/10.1145/3458039&lt;/electronic-resource-num&gt;&lt;/record&gt;&lt;/Cite&gt;&lt;Cite&gt;&lt;Author&gt;Corritore&lt;/Author&gt;&lt;Year&gt;2020&lt;/Year&gt;&lt;RecNum&gt;35&lt;/RecNum&gt;&lt;record&gt;&lt;rec-number&gt;35&lt;/rec-number&gt;&lt;foreign-keys&gt;&lt;key app="EN" db-id="e9pxax9rpzaed9e0p5ipfrz6a2fderwaepaf" timestamp="1744516072"&gt;35&lt;/key&gt;&lt;/foreign-keys&gt;&lt;ref-type name="Journal Article"&gt;17&lt;/ref-type&gt;&lt;contributors&gt;&lt;authors&gt;&lt;author&gt;Corritore, Cynthia&lt;/author&gt;&lt;author&gt;Love, Betty&lt;/author&gt;&lt;/authors&gt;&lt;/contributors&gt;&lt;titles&gt;&lt;title&gt;Redesigning an Introductory Programming Course to Facilitate Effective Student Learning: A Case Study&lt;/title&gt;&lt;/titles&gt;&lt;pages&gt;91-136&lt;/pages&gt;&lt;volume&gt;19&lt;/volume&gt;&lt;dates&gt;&lt;year&gt;2020&lt;/year&gt;&lt;/dates&gt;&lt;label&gt;S34&lt;/label&gt;&lt;urls&gt;&lt;/urls&gt;&lt;/record&gt;&lt;/Cite&gt;&lt;/EndNote&gt;</w:instrText>
      </w:r>
      <w:r w:rsidR="002C012C">
        <w:rPr>
          <w:rFonts w:cs="Times New Roman"/>
          <w:lang w:val="en-AU"/>
        </w:rPr>
        <w:fldChar w:fldCharType="separate"/>
      </w:r>
      <w:r w:rsidR="00471467">
        <w:rPr>
          <w:rFonts w:cs="Times New Roman"/>
          <w:noProof/>
          <w:lang w:val="en-AU"/>
        </w:rPr>
        <w:t>[</w:t>
      </w:r>
      <w:hyperlink w:anchor="_ENREF_58" w:tooltip="Corritore, 2020 #35" w:history="1">
        <w:r w:rsidR="00471467">
          <w:rPr>
            <w:rFonts w:cs="Times New Roman"/>
            <w:noProof/>
            <w:lang w:val="en-AU"/>
          </w:rPr>
          <w:t>58</w:t>
        </w:r>
      </w:hyperlink>
      <w:r w:rsidR="00471467">
        <w:rPr>
          <w:rFonts w:cs="Times New Roman"/>
          <w:noProof/>
          <w:lang w:val="en-AU"/>
        </w:rPr>
        <w:t xml:space="preserve">, </w:t>
      </w:r>
      <w:hyperlink w:anchor="_ENREF_64" w:tooltip="Thomas, 2021 #41" w:history="1">
        <w:r w:rsidR="00471467">
          <w:rPr>
            <w:rFonts w:cs="Times New Roman"/>
            <w:noProof/>
            <w:lang w:val="en-AU"/>
          </w:rPr>
          <w:t>64</w:t>
        </w:r>
      </w:hyperlink>
      <w:r w:rsidR="00471467">
        <w:rPr>
          <w:rFonts w:cs="Times New Roman"/>
          <w:noProof/>
          <w:lang w:val="en-AU"/>
        </w:rPr>
        <w:t>]</w:t>
      </w:r>
      <w:r w:rsidR="002C012C">
        <w:rPr>
          <w:rFonts w:cs="Times New Roman"/>
          <w:lang w:val="en-AU"/>
        </w:rPr>
        <w:fldChar w:fldCharType="end"/>
      </w:r>
      <w:r w:rsidR="005C3B95">
        <w:rPr>
          <w:rFonts w:cs="Times New Roman"/>
          <w:lang w:val="en-AU"/>
        </w:rPr>
        <w:t>,</w:t>
      </w:r>
      <w:r w:rsidRPr="008A2F74">
        <w:rPr>
          <w:rFonts w:cs="Times New Roman"/>
          <w:lang w:val="en-AU"/>
        </w:rPr>
        <w:t>” “Gained Knowledge</w:t>
      </w:r>
      <w:r w:rsidR="00B0194F" w:rsidRPr="008A2F74">
        <w:rPr>
          <w:rFonts w:cs="Times New Roman"/>
          <w:lang w:val="en-AU"/>
        </w:rPr>
        <w:t xml:space="preserve"> </w:t>
      </w:r>
      <w:r w:rsidR="00E81541" w:rsidRPr="008A2F74">
        <w:rPr>
          <w:rFonts w:cs="Times New Roman"/>
        </w:rPr>
        <w:fldChar w:fldCharType="begin"/>
      </w:r>
      <w:r w:rsidR="00D07290" w:rsidRPr="008A2F74">
        <w:rPr>
          <w:rFonts w:cs="Times New Roman"/>
        </w:rPr>
        <w:instrText xml:space="preserve"> ADDIN EN.CITE &lt;EndNote&gt;&lt;Cite&gt;&lt;Author&gt;Yepez&lt;/Author&gt;&lt;Year&gt;2023&lt;/Year&gt;&lt;RecNum&gt;129&lt;/RecNum&gt;&lt;DisplayText&gt;[29]&lt;/DisplayText&gt;&lt;record&gt;&lt;rec-number&gt;129&lt;/rec-number&gt;&lt;foreign-keys&gt;&lt;key app="EN" db-id="e9pxax9rpzaed9e0p5ipfrz6a2fderwaepaf" timestamp="1744881967"&gt;129&lt;/key&gt;&lt;/foreign-keys&gt;&lt;ref-type name="Journal Article"&gt;17&lt;/ref-type&gt;&lt;contributors&gt;&lt;authors&gt;&lt;author&gt;Yepez, Wilson Libardo Pantoja&lt;/author&gt;&lt;author&gt;Alegria, Julio Ariel Hurtado&lt;/author&gt;&lt;author&gt;Kiweleker, Arvind&lt;/author&gt;&lt;/authors&gt;&lt;/contributors&gt;&lt;titles&gt;&lt;title&gt;Aligning Software Architecture Training with Software Industry Requirements&lt;/title&gt;&lt;secondary-title&gt;International Journal of Software Engineering and Knowledge Engineering&lt;/secondary-title&gt;&lt;/titles&gt;&lt;periodical&gt;&lt;full-title&gt;International Journal of Software Engineering and Knowledge Engineering&lt;/full-title&gt;&lt;/periodical&gt;&lt;pages&gt;435-460&lt;/pages&gt;&lt;volume&gt;33&lt;/volume&gt;&lt;number&gt;03&lt;/number&gt;&lt;dates&gt;&lt;year&gt;2023&lt;/year&gt;&lt;pub-dates&gt;&lt;date&gt;2023/03/01&lt;/date&gt;&lt;/pub-dates&gt;&lt;/dates&gt;&lt;publisher&gt;World Scientific Publishing Co.&lt;/publisher&gt;&lt;isbn&gt;0218-1940&lt;/isbn&gt;&lt;label&gt;S52&lt;/label&gt;&lt;urls&gt;&lt;related-urls&gt;&lt;url&gt;https://doi.org/10.1142/S0218194023500031&lt;/url&gt;&lt;/related-urls&gt;&lt;/urls&gt;&lt;electronic-resource-num&gt;10.1142/S0218194023500031&lt;/electronic-resource-num&gt;&lt;access-date&gt;2025/04/17&lt;/access-date&gt;&lt;/record&gt;&lt;/Cite&gt;&lt;/EndNote&gt;</w:instrText>
      </w:r>
      <w:r w:rsidR="00E81541" w:rsidRPr="008A2F74">
        <w:rPr>
          <w:rFonts w:cs="Times New Roman"/>
        </w:rPr>
        <w:fldChar w:fldCharType="separate"/>
      </w:r>
      <w:r w:rsidR="00AA544C" w:rsidRPr="008A2F74">
        <w:rPr>
          <w:rFonts w:cs="Times New Roman"/>
          <w:noProof/>
        </w:rPr>
        <w:t>[</w:t>
      </w:r>
      <w:hyperlink w:anchor="_ENREF_29" w:tooltip="Yepez, 2023 #129" w:history="1">
        <w:r w:rsidR="00471467" w:rsidRPr="008A2F74">
          <w:rPr>
            <w:rFonts w:cs="Times New Roman"/>
            <w:noProof/>
          </w:rPr>
          <w:t>29</w:t>
        </w:r>
      </w:hyperlink>
      <w:r w:rsidR="00AA544C" w:rsidRPr="008A2F74">
        <w:rPr>
          <w:rFonts w:cs="Times New Roman"/>
          <w:noProof/>
        </w:rPr>
        <w:t>]</w:t>
      </w:r>
      <w:r w:rsidR="00E81541" w:rsidRPr="008A2F74">
        <w:rPr>
          <w:rFonts w:cs="Times New Roman"/>
        </w:rPr>
        <w:fldChar w:fldCharType="end"/>
      </w:r>
      <w:r w:rsidR="005C3B95">
        <w:rPr>
          <w:rFonts w:cs="Times New Roman"/>
        </w:rPr>
        <w:t>,</w:t>
      </w:r>
      <w:r w:rsidRPr="008A2F74">
        <w:rPr>
          <w:rFonts w:cs="Times New Roman"/>
          <w:lang w:val="en-AU"/>
        </w:rPr>
        <w:t>”</w:t>
      </w:r>
      <w:r w:rsidR="00AB7F61" w:rsidRPr="008A2F74">
        <w:rPr>
          <w:rFonts w:cs="Times New Roman"/>
          <w:lang w:val="en-AU"/>
        </w:rPr>
        <w:t xml:space="preserve"> </w:t>
      </w:r>
      <w:r w:rsidR="00F81E51">
        <w:rPr>
          <w:rFonts w:cs="Times New Roman"/>
          <w:lang w:val="en-AU"/>
        </w:rPr>
        <w:t xml:space="preserve">and </w:t>
      </w:r>
      <w:r w:rsidRPr="008A2F74">
        <w:rPr>
          <w:rFonts w:cs="Times New Roman"/>
          <w:lang w:val="en-AU"/>
        </w:rPr>
        <w:t>“higher satisfaction</w:t>
      </w:r>
      <w:r w:rsidR="00AB7F61" w:rsidRPr="008A2F74">
        <w:rPr>
          <w:rFonts w:cs="Times New Roman"/>
          <w:lang w:val="en-AU"/>
        </w:rPr>
        <w:t xml:space="preserve"> </w:t>
      </w:r>
      <w:r w:rsidR="00AB7F61" w:rsidRPr="008A2F74">
        <w:rPr>
          <w:rFonts w:cs="Times New Roman"/>
        </w:rPr>
        <w:fldChar w:fldCharType="begin"/>
      </w:r>
      <w:r w:rsidR="00471467">
        <w:rPr>
          <w:rFonts w:cs="Times New Roman"/>
        </w:rPr>
        <w:instrText xml:space="preserve"> ADDIN EN.CITE &lt;EndNote&gt;&lt;Cite&gt;&lt;Author&gt;Lieh&lt;/Author&gt;&lt;Year&gt;2018&lt;/Year&gt;&lt;RecNum&gt;127&lt;/RecNum&gt;&lt;DisplayText&gt;[60]&lt;/DisplayText&gt;&lt;record&gt;&lt;rec-number&gt;127&lt;/rec-number&gt;&lt;foreign-keys&gt;&lt;key app="EN" db-id="e9pxax9rpzaed9e0p5ipfrz6a2fderwaepaf" timestamp="1744881655"&gt;127&lt;/key&gt;&lt;/foreign-keys&gt;&lt;ref-type name="Conference Proceedings"&gt;10&lt;/ref-type&gt;&lt;contributors&gt;&lt;authors&gt;&lt;author&gt;O. E. Lieh&lt;/author&gt;&lt;author&gt;Y. Irawan&lt;/author&gt;&lt;/authors&gt;&lt;/contributors&gt;&lt;titles&gt;&lt;title&gt;Exploring Experiential Learning Model and Risk Management Process for an Undergraduate Software Architecture Course&lt;/title&gt;&lt;secondary-title&gt;2018 IEEE Frontiers in Education Conference (FIE)&lt;/secondary-title&gt;&lt;alt-title&gt;2018 IEEE Frontiers in Education Conference (FIE)&lt;/alt-title&gt;&lt;/titles&gt;&lt;periodical&gt;&lt;full-title&gt;2018 IEEE Frontiers in Education Conference (FIE)&lt;/full-title&gt;&lt;/periodical&gt;&lt;alt-periodical&gt;&lt;full-title&gt;2018 IEEE Frontiers in Education Conference (FIE)&lt;/full-title&gt;&lt;/alt-periodical&gt;&lt;pages&gt;1-9&lt;/pages&gt;&lt;dates&gt;&lt;year&gt;2018&lt;/year&gt;&lt;pub-dates&gt;&lt;date&gt;3-6 Oct. 2018&lt;/date&gt;&lt;/pub-dates&gt;&lt;/dates&gt;&lt;isbn&gt;2377-634X&lt;/isbn&gt;&lt;label&gt;S72&lt;/label&gt;&lt;urls&gt;&lt;/urls&gt;&lt;electronic-resource-num&gt;10.1109/FIE.2018.8659200&lt;/electronic-resource-num&gt;&lt;/record&gt;&lt;/Cite&gt;&lt;/EndNote&gt;</w:instrText>
      </w:r>
      <w:r w:rsidR="00AB7F61" w:rsidRPr="008A2F74">
        <w:rPr>
          <w:rFonts w:cs="Times New Roman"/>
        </w:rPr>
        <w:fldChar w:fldCharType="separate"/>
      </w:r>
      <w:r w:rsidR="00471467">
        <w:rPr>
          <w:rFonts w:cs="Times New Roman"/>
          <w:noProof/>
        </w:rPr>
        <w:t>[</w:t>
      </w:r>
      <w:hyperlink w:anchor="_ENREF_60" w:tooltip="Lieh, 2018 #127" w:history="1">
        <w:r w:rsidR="00471467">
          <w:rPr>
            <w:rFonts w:cs="Times New Roman"/>
            <w:noProof/>
          </w:rPr>
          <w:t>60</w:t>
        </w:r>
      </w:hyperlink>
      <w:r w:rsidR="00471467">
        <w:rPr>
          <w:rFonts w:cs="Times New Roman"/>
          <w:noProof/>
        </w:rPr>
        <w:t>]</w:t>
      </w:r>
      <w:r w:rsidR="00AB7F61" w:rsidRPr="008A2F74">
        <w:rPr>
          <w:rFonts w:cs="Times New Roman"/>
        </w:rPr>
        <w:fldChar w:fldCharType="end"/>
      </w:r>
      <w:r w:rsidR="00C26A35" w:rsidRPr="008A2F74">
        <w:rPr>
          <w:rFonts w:cs="Times New Roman"/>
          <w:lang w:val="en-AU"/>
        </w:rPr>
        <w:t>.</w:t>
      </w:r>
      <w:r w:rsidRPr="008A2F74">
        <w:rPr>
          <w:rFonts w:cs="Times New Roman"/>
          <w:lang w:val="en-AU"/>
        </w:rPr>
        <w:t xml:space="preserve">” These outcomes encourage the importance of foundational comprehension in software architecture education, promoting conceptual clarity and contributing to </w:t>
      </w:r>
      <w:r w:rsidR="00E52F8F" w:rsidRPr="008A2F74">
        <w:rPr>
          <w:rFonts w:cs="Times New Roman"/>
          <w:lang w:val="en-AU"/>
        </w:rPr>
        <w:t xml:space="preserve">a </w:t>
      </w:r>
      <w:r w:rsidRPr="008A2F74">
        <w:rPr>
          <w:rFonts w:cs="Times New Roman"/>
          <w:lang w:val="en-AU"/>
        </w:rPr>
        <w:t>meaningful learning experience</w:t>
      </w:r>
      <w:r w:rsidR="00E52F8F" w:rsidRPr="008A2F74">
        <w:rPr>
          <w:rFonts w:cs="Times New Roman"/>
          <w:lang w:val="en-AU"/>
        </w:rPr>
        <w:t>.</w:t>
      </w:r>
    </w:p>
    <w:p w14:paraId="000E4AA2" w14:textId="0513A635" w:rsidR="00A67659" w:rsidRPr="008A2F74" w:rsidRDefault="00A67659" w:rsidP="00E412A5">
      <w:pPr>
        <w:pStyle w:val="TableCaption"/>
        <w:rPr>
          <w:i/>
          <w:iCs/>
        </w:rPr>
      </w:pPr>
      <w:bookmarkStart w:id="10" w:name="_Ref196665536"/>
      <w:r w:rsidRPr="008A2F74">
        <w:t xml:space="preserve">Table </w:t>
      </w:r>
      <w:r w:rsidR="005E3E27">
        <w:fldChar w:fldCharType="begin"/>
      </w:r>
      <w:r w:rsidR="005E3E27">
        <w:instrText xml:space="preserve"> SEQ Table \* ARABIC </w:instrText>
      </w:r>
      <w:r w:rsidR="005E3E27">
        <w:fldChar w:fldCharType="separate"/>
      </w:r>
      <w:r w:rsidR="00AC0657">
        <w:rPr>
          <w:noProof/>
        </w:rPr>
        <w:t>5</w:t>
      </w:r>
      <w:r w:rsidR="005E3E27">
        <w:rPr>
          <w:noProof/>
        </w:rPr>
        <w:fldChar w:fldCharType="end"/>
      </w:r>
      <w:bookmarkEnd w:id="10"/>
      <w:r w:rsidRPr="008A2F74">
        <w:t>: Categori</w:t>
      </w:r>
      <w:r w:rsidR="00CD6B05" w:rsidRPr="008A2F74">
        <w:t>s</w:t>
      </w:r>
      <w:r w:rsidRPr="008A2F74">
        <w:t xml:space="preserve">ation </w:t>
      </w:r>
      <w:r w:rsidR="00F3424A" w:rsidRPr="008A2F74">
        <w:t xml:space="preserve">Of Teaching Strategies According To </w:t>
      </w:r>
      <w:r w:rsidRPr="008A2F74">
        <w:t>Bloom’s Taxonomy</w:t>
      </w:r>
      <w:r w:rsidR="00F3424A" w:rsidRPr="008A2F74">
        <w:t>.</w:t>
      </w:r>
    </w:p>
    <w:tbl>
      <w:tblPr>
        <w:tblW w:w="93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1559"/>
        <w:gridCol w:w="5787"/>
      </w:tblGrid>
      <w:tr w:rsidR="004F6E70" w:rsidRPr="00317168" w14:paraId="6E958ECD" w14:textId="77777777" w:rsidTr="00105DBE">
        <w:trPr>
          <w:trHeight w:val="482"/>
        </w:trPr>
        <w:tc>
          <w:tcPr>
            <w:tcW w:w="1980" w:type="dxa"/>
            <w:shd w:val="clear" w:color="auto" w:fill="auto"/>
            <w:vAlign w:val="center"/>
            <w:hideMark/>
          </w:tcPr>
          <w:p w14:paraId="2E5F239C" w14:textId="01F5D1C9" w:rsidR="004F6E70" w:rsidRPr="00317168" w:rsidRDefault="004F6E70" w:rsidP="00317168">
            <w:pPr>
              <w:pStyle w:val="TableText"/>
              <w:framePr w:wrap="around"/>
              <w:jc w:val="center"/>
              <w:rPr>
                <w:b/>
                <w:bCs w:val="0"/>
              </w:rPr>
            </w:pPr>
            <w:r w:rsidRPr="00317168">
              <w:rPr>
                <w:b/>
                <w:bCs w:val="0"/>
              </w:rPr>
              <w:t xml:space="preserve">Blooms </w:t>
            </w:r>
            <w:r w:rsidR="00B9361E" w:rsidRPr="00317168">
              <w:rPr>
                <w:b/>
                <w:bCs w:val="0"/>
              </w:rPr>
              <w:t>L</w:t>
            </w:r>
            <w:r w:rsidRPr="00317168">
              <w:rPr>
                <w:b/>
                <w:bCs w:val="0"/>
              </w:rPr>
              <w:t xml:space="preserve">evel of </w:t>
            </w:r>
            <w:r w:rsidR="00B9361E" w:rsidRPr="00317168">
              <w:rPr>
                <w:b/>
                <w:bCs w:val="0"/>
              </w:rPr>
              <w:t>T</w:t>
            </w:r>
            <w:r w:rsidRPr="00317168">
              <w:rPr>
                <w:b/>
                <w:bCs w:val="0"/>
              </w:rPr>
              <w:t>axonomy</w:t>
            </w:r>
          </w:p>
        </w:tc>
        <w:tc>
          <w:tcPr>
            <w:tcW w:w="1559" w:type="dxa"/>
            <w:shd w:val="clear" w:color="auto" w:fill="auto"/>
            <w:vAlign w:val="center"/>
            <w:hideMark/>
          </w:tcPr>
          <w:p w14:paraId="12E5EB4C" w14:textId="6DCC70A0" w:rsidR="004F6E70" w:rsidRPr="00317168" w:rsidRDefault="004F6E70" w:rsidP="00317168">
            <w:pPr>
              <w:pStyle w:val="TableText"/>
              <w:framePr w:wrap="around"/>
              <w:jc w:val="center"/>
              <w:rPr>
                <w:b/>
                <w:bCs w:val="0"/>
              </w:rPr>
            </w:pPr>
            <w:r w:rsidRPr="00317168">
              <w:rPr>
                <w:b/>
                <w:bCs w:val="0"/>
              </w:rPr>
              <w:t>No of studies</w:t>
            </w:r>
          </w:p>
        </w:tc>
        <w:tc>
          <w:tcPr>
            <w:tcW w:w="5787" w:type="dxa"/>
            <w:shd w:val="clear" w:color="auto" w:fill="auto"/>
            <w:vAlign w:val="center"/>
            <w:hideMark/>
          </w:tcPr>
          <w:p w14:paraId="19806B00" w14:textId="570998A5" w:rsidR="004F6E70" w:rsidRPr="00317168" w:rsidRDefault="004F6E70" w:rsidP="00317168">
            <w:pPr>
              <w:pStyle w:val="TableText"/>
              <w:framePr w:wrap="around"/>
              <w:jc w:val="center"/>
              <w:rPr>
                <w:b/>
                <w:bCs w:val="0"/>
              </w:rPr>
            </w:pPr>
            <w:r w:rsidRPr="00317168">
              <w:rPr>
                <w:b/>
                <w:bCs w:val="0"/>
              </w:rPr>
              <w:t>Categories</w:t>
            </w:r>
          </w:p>
        </w:tc>
      </w:tr>
      <w:tr w:rsidR="004F6E70" w:rsidRPr="008A2F74" w14:paraId="3C200AFB" w14:textId="77777777" w:rsidTr="00105DBE">
        <w:trPr>
          <w:trHeight w:val="482"/>
        </w:trPr>
        <w:tc>
          <w:tcPr>
            <w:tcW w:w="1980" w:type="dxa"/>
            <w:shd w:val="clear" w:color="auto" w:fill="auto"/>
            <w:vAlign w:val="center"/>
            <w:hideMark/>
          </w:tcPr>
          <w:p w14:paraId="7A944A53" w14:textId="11EE3B86" w:rsidR="004F6E70" w:rsidRPr="008A2F74" w:rsidRDefault="004F6E70" w:rsidP="00317168">
            <w:pPr>
              <w:pStyle w:val="TableText"/>
              <w:framePr w:wrap="around"/>
            </w:pPr>
            <w:r w:rsidRPr="008A2F74">
              <w:t>Create</w:t>
            </w:r>
          </w:p>
        </w:tc>
        <w:tc>
          <w:tcPr>
            <w:tcW w:w="1559" w:type="dxa"/>
            <w:shd w:val="clear" w:color="auto" w:fill="auto"/>
            <w:vAlign w:val="center"/>
            <w:hideMark/>
          </w:tcPr>
          <w:p w14:paraId="25F45C19" w14:textId="77777777" w:rsidR="004F6E70" w:rsidRPr="008A2F74" w:rsidRDefault="004F6E70" w:rsidP="00317168">
            <w:pPr>
              <w:pStyle w:val="TableText"/>
              <w:framePr w:wrap="around"/>
            </w:pPr>
            <w:r w:rsidRPr="008A2F74">
              <w:t>3</w:t>
            </w:r>
          </w:p>
        </w:tc>
        <w:tc>
          <w:tcPr>
            <w:tcW w:w="5787" w:type="dxa"/>
            <w:shd w:val="clear" w:color="auto" w:fill="auto"/>
            <w:vAlign w:val="center"/>
            <w:hideMark/>
          </w:tcPr>
          <w:p w14:paraId="2A7DEDFF" w14:textId="1688A97C" w:rsidR="004F6E70" w:rsidRPr="008A2F74" w:rsidRDefault="004F6E70" w:rsidP="00317168">
            <w:pPr>
              <w:pStyle w:val="TableText"/>
              <w:framePr w:wrap="around"/>
            </w:pPr>
            <w:r w:rsidRPr="008A2F74">
              <w:t xml:space="preserve">Game based learning </w:t>
            </w:r>
            <w:r w:rsidR="007325CF" w:rsidRPr="008A2F74">
              <w:fldChar w:fldCharType="begin"/>
            </w:r>
            <w:r w:rsidR="00471467">
              <w:instrText xml:space="preserve"> ADDIN EN.CITE &lt;EndNote&gt;&lt;Cite&gt;&lt;Author&gt;Alf Inge&lt;/Author&gt;&lt;Year&gt;2011&lt;/Year&gt;&lt;RecNum&gt;59&lt;/RecNum&gt;&lt;DisplayText&gt;[20]&lt;/DisplayText&gt;&lt;record&gt;&lt;rec-number&gt;59&lt;/rec-number&gt;&lt;foreign-keys&gt;&lt;key app="EN" db-id="e9pxax9rpzaed9e0p5ipfrz6a2fderwaepaf" timestamp="1744516072"&gt;59&lt;/key&gt;&lt;/foreign-keys&gt;&lt;ref-type name="Journal Article"&gt;17&lt;/ref-type&gt;&lt;contributors&gt;&lt;authors&gt;&lt;author&gt;Alf Inge, Wang&lt;/author&gt;&lt;/authors&gt;&lt;/contributors&gt;&lt;titles&gt;&lt;title&gt;Extensive Evaluation of Using a Game Project in a Software Architecture Course&lt;/title&gt;&lt;secondary-title&gt;ACM Trans. Comput. Educ.&lt;/secondary-title&gt;&lt;/titles&gt;&lt;periodical&gt;&lt;full-title&gt;ACM Trans. Comput. Educ.&lt;/full-title&gt;&lt;/periodical&gt;&lt;pages&gt;Article 5&lt;/pages&gt;&lt;volume&gt;11&lt;/volume&gt;&lt;number&gt;1&lt;/number&gt;&lt;dates&gt;&lt;year&gt;2011&lt;/year&gt;&lt;/dates&gt;&lt;label&gt;S20&lt;/label&gt;&lt;urls&gt;&lt;related-urls&gt;&lt;url&gt;https://doi.org/10.1145/1921607.1921612&lt;/url&gt;&lt;/related-urls&gt;&lt;/urls&gt;&lt;electronic-resource-num&gt;10.1145/1921607.1921612&lt;/electronic-resource-num&gt;&lt;/record&gt;&lt;/Cite&gt;&lt;/EndNote&gt;</w:instrText>
            </w:r>
            <w:r w:rsidR="007325CF" w:rsidRPr="008A2F74">
              <w:fldChar w:fldCharType="separate"/>
            </w:r>
            <w:r w:rsidR="00471467">
              <w:rPr>
                <w:noProof/>
              </w:rPr>
              <w:t>[</w:t>
            </w:r>
            <w:hyperlink w:anchor="_ENREF_20" w:tooltip="Alf Inge, 2011 #59" w:history="1">
              <w:r w:rsidR="00471467">
                <w:rPr>
                  <w:noProof/>
                </w:rPr>
                <w:t>20</w:t>
              </w:r>
            </w:hyperlink>
            <w:r w:rsidR="00471467">
              <w:rPr>
                <w:noProof/>
              </w:rPr>
              <w:t>]</w:t>
            </w:r>
            <w:r w:rsidR="007325CF" w:rsidRPr="008A2F74">
              <w:fldChar w:fldCharType="end"/>
            </w:r>
            <w:r w:rsidRPr="008A2F74">
              <w:t xml:space="preserve">, Problem based learning </w:t>
            </w:r>
            <w:r w:rsidR="0065238A" w:rsidRPr="008A2F74">
              <w:fldChar w:fldCharType="begin"/>
            </w:r>
            <w:r w:rsidR="001E6FD8" w:rsidRPr="008A2F74">
              <w:instrText xml:space="preserve"> ADDIN EN.CITE &lt;EndNote&gt;&lt;Cite&gt;&lt;Author&gt;Lau&lt;/Author&gt;&lt;Year&gt;2024&lt;/Year&gt;&lt;RecNum&gt;103&lt;/RecNum&gt;&lt;DisplayText&gt;[34, 36]&lt;/DisplayText&gt;&lt;record&gt;&lt;rec-number&gt;103&lt;/rec-number&gt;&lt;foreign-keys&gt;&lt;key app="EN" db-id="e9pxax9rpzaed9e0p5ipfrz6a2fderwaepaf" timestamp="1744516072"&gt;103&lt;/key&gt;&lt;/foreign-keys&gt;&lt;ref-type name="Journal Article"&gt;17&lt;/ref-type&gt;&lt;contributors&gt;&lt;authors&gt;&lt;author&gt;Y. M. Lau&lt;/author&gt;&lt;author&gt;C. M. Koh&lt;/author&gt;&lt;author&gt;L. Jiang&lt;/author&gt;&lt;/authors&gt;&lt;/contributors&gt;&lt;titles&gt;&lt;title&gt;Teaching Software Development for Real-World Problems Using a Microservice-Based Collaborative Problem-Solving Approach&lt;/title&gt;&lt;secondary-title&gt;2024 IEEE/ACM 46th International Conference on Software Engineering: Software Engineering Education and Training (ICSE-SEET)&lt;/secondary-title&gt;&lt;/titles&gt;&lt;periodical&gt;&lt;full-title&gt;2024 IEEE/ACM 46th International Conference on Software Engineering: Software Engineering Education and Training (ICSE-SEET)&lt;/full-title&gt;&lt;/periodical&gt;&lt;pages&gt;22-33&lt;/pages&gt;&lt;dates&gt;&lt;year&gt;2024&lt;/year&gt;&lt;/dates&gt;&lt;label&gt;S24&lt;/label&gt;&lt;urls&gt;&lt;/urls&gt;&lt;electronic-resource-num&gt;10.1145/3639474.3640064&lt;/electronic-resource-num&gt;&lt;/record&gt;&lt;/Cite&gt;&lt;Cite&gt;&lt;Author&gt;Ramachandran&lt;/Author&gt;&lt;Year&gt;2017&lt;/Year&gt;&lt;RecNum&gt;50&lt;/RecNum&gt;&lt;record&gt;&lt;rec-number&gt;50&lt;/rec-number&gt;&lt;foreign-keys&gt;&lt;key app="EN" db-id="e9pxax9rpzaed9e0p5ipfrz6a2fderwaepaf" timestamp="1744516072"&gt;50&lt;/key&gt;&lt;/foreign-keys&gt;&lt;ref-type name="Conference Paper"&gt;47&lt;/ref-type&gt;&lt;contributors&gt;&lt;authors&gt;&lt;author&gt;Ramachandran, Muthu&lt;/author&gt;&lt;author&gt;Sedeeq, Rezan&lt;/author&gt;&lt;/authors&gt;&lt;/contributors&gt;&lt;titles&gt;&lt;title&gt;Learning Environment for Problem-based Learning in Teaching Software Components and Service-oriented Architecture&lt;/title&gt;&lt;/titles&gt;&lt;pages&gt;249-255&lt;/pages&gt;&lt;dates&gt;&lt;year&gt;2017&lt;/year&gt;&lt;/dates&gt;&lt;label&gt;S43&lt;/label&gt;&lt;urls&gt;&lt;related-urls&gt;&lt;url&gt;https://doi.org/10.5220/0006257702490255&lt;/url&gt;&lt;/related-urls&gt;&lt;/urls&gt;&lt;electronic-resource-num&gt;10.5220/0006257702490255&lt;/electronic-resource-num&gt;&lt;/record&gt;&lt;/Cite&gt;&lt;/EndNote&gt;</w:instrText>
            </w:r>
            <w:r w:rsidR="0065238A" w:rsidRPr="008A2F74">
              <w:fldChar w:fldCharType="separate"/>
            </w:r>
            <w:r w:rsidR="001E6FD8" w:rsidRPr="008A2F74">
              <w:rPr>
                <w:noProof/>
              </w:rPr>
              <w:t>[</w:t>
            </w:r>
            <w:hyperlink w:anchor="_ENREF_34" w:tooltip="Lau, 2024 #103" w:history="1">
              <w:r w:rsidR="00471467" w:rsidRPr="008A2F74">
                <w:rPr>
                  <w:noProof/>
                </w:rPr>
                <w:t>34</w:t>
              </w:r>
            </w:hyperlink>
            <w:r w:rsidR="001E6FD8" w:rsidRPr="008A2F74">
              <w:rPr>
                <w:noProof/>
              </w:rPr>
              <w:t xml:space="preserve">, </w:t>
            </w:r>
            <w:hyperlink w:anchor="_ENREF_36" w:tooltip="Ramachandran, 2017 #50" w:history="1">
              <w:r w:rsidR="00471467" w:rsidRPr="008A2F74">
                <w:rPr>
                  <w:noProof/>
                </w:rPr>
                <w:t>36</w:t>
              </w:r>
            </w:hyperlink>
            <w:r w:rsidR="001E6FD8" w:rsidRPr="008A2F74">
              <w:rPr>
                <w:noProof/>
              </w:rPr>
              <w:t>]</w:t>
            </w:r>
            <w:r w:rsidR="0065238A" w:rsidRPr="008A2F74">
              <w:fldChar w:fldCharType="end"/>
            </w:r>
            <w:r w:rsidR="005D7E0C" w:rsidRPr="008A2F74">
              <w:t xml:space="preserve"> </w:t>
            </w:r>
            <w:r w:rsidR="003C5243" w:rsidRPr="008A2F74">
              <w:fldChar w:fldCharType="begin">
                <w:fldData xml:space="preserve">PEVuZE5vdGU+PENpdGU+PEF1dGhvcj5BbGYgSW5nZTwvQXV0aG9yPjxZZWFyPjIwMTE8L1llYXI+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</w:fldData>
              </w:fldChar>
            </w:r>
            <w:r w:rsidR="00471467">
              <w:instrText xml:space="preserve"> ADDIN EN.CITE </w:instrText>
            </w:r>
            <w:r w:rsidR="00471467">
              <w:fldChar w:fldCharType="begin">
                <w:fldData xml:space="preserve">PEVuZE5vdGU+PENpdGU+PEF1dGhvcj5BbGYgSW5nZTwvQXV0aG9yPjxZZWFyPjIwMTE8L1llYXI+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</w:fldData>
              </w:fldChar>
            </w:r>
            <w:r w:rsidR="00471467">
              <w:instrText xml:space="preserve"> ADDIN EN.CITE.DATA </w:instrText>
            </w:r>
            <w:r w:rsidR="00471467">
              <w:fldChar w:fldCharType="end"/>
            </w:r>
            <w:r w:rsidR="003C5243" w:rsidRPr="008A2F74">
              <w:fldChar w:fldCharType="separate"/>
            </w:r>
            <w:r w:rsidR="00471467">
              <w:rPr>
                <w:noProof/>
              </w:rPr>
              <w:t>[</w:t>
            </w:r>
            <w:hyperlink w:anchor="_ENREF_20" w:tooltip="Alf Inge, 2011 #59" w:history="1">
              <w:r w:rsidR="00471467">
                <w:rPr>
                  <w:noProof/>
                </w:rPr>
                <w:t>20</w:t>
              </w:r>
            </w:hyperlink>
            <w:r w:rsidR="00471467">
              <w:rPr>
                <w:noProof/>
              </w:rPr>
              <w:t xml:space="preserve">, </w:t>
            </w:r>
            <w:hyperlink w:anchor="_ENREF_34" w:tooltip="Lau, 2024 #103" w:history="1">
              <w:r w:rsidR="00471467">
                <w:rPr>
                  <w:noProof/>
                </w:rPr>
                <w:t>34</w:t>
              </w:r>
            </w:hyperlink>
            <w:r w:rsidR="00471467">
              <w:rPr>
                <w:noProof/>
              </w:rPr>
              <w:t xml:space="preserve">, </w:t>
            </w:r>
            <w:hyperlink w:anchor="_ENREF_36" w:tooltip="Ramachandran, 2017 #50" w:history="1">
              <w:r w:rsidR="00471467">
                <w:rPr>
                  <w:noProof/>
                </w:rPr>
                <w:t>36</w:t>
              </w:r>
            </w:hyperlink>
            <w:r w:rsidR="00471467">
              <w:rPr>
                <w:noProof/>
              </w:rPr>
              <w:t>]</w:t>
            </w:r>
            <w:r w:rsidR="003C5243" w:rsidRPr="008A2F74">
              <w:fldChar w:fldCharType="end"/>
            </w:r>
            <w:r w:rsidR="003C5243" w:rsidRPr="008A2F74">
              <w:t>.</w:t>
            </w:r>
          </w:p>
        </w:tc>
      </w:tr>
      <w:tr w:rsidR="004F6E70" w:rsidRPr="008A2F74" w14:paraId="79CFDA1D" w14:textId="77777777" w:rsidTr="00105DBE">
        <w:trPr>
          <w:trHeight w:val="482"/>
        </w:trPr>
        <w:tc>
          <w:tcPr>
            <w:tcW w:w="1980" w:type="dxa"/>
            <w:shd w:val="clear" w:color="auto" w:fill="auto"/>
            <w:vAlign w:val="center"/>
            <w:hideMark/>
          </w:tcPr>
          <w:p w14:paraId="345213A1" w14:textId="2C9D79F6" w:rsidR="004F6E70" w:rsidRPr="008A2F74" w:rsidRDefault="004F6E70" w:rsidP="00317168">
            <w:pPr>
              <w:pStyle w:val="TableText"/>
              <w:framePr w:wrap="around"/>
            </w:pPr>
            <w:r w:rsidRPr="008A2F74">
              <w:t xml:space="preserve">Evaluate </w:t>
            </w:r>
          </w:p>
        </w:tc>
        <w:tc>
          <w:tcPr>
            <w:tcW w:w="1559" w:type="dxa"/>
            <w:shd w:val="clear" w:color="auto" w:fill="auto"/>
            <w:vAlign w:val="center"/>
            <w:hideMark/>
          </w:tcPr>
          <w:p w14:paraId="4BC7D62A" w14:textId="77777777" w:rsidR="004F6E70" w:rsidRPr="008A2F74" w:rsidRDefault="004F6E70" w:rsidP="00317168">
            <w:pPr>
              <w:pStyle w:val="TableText"/>
              <w:framePr w:wrap="around"/>
            </w:pPr>
            <w:r w:rsidRPr="008A2F74">
              <w:t>3</w:t>
            </w:r>
          </w:p>
        </w:tc>
        <w:tc>
          <w:tcPr>
            <w:tcW w:w="5787" w:type="dxa"/>
            <w:shd w:val="clear" w:color="auto" w:fill="auto"/>
            <w:vAlign w:val="center"/>
            <w:hideMark/>
          </w:tcPr>
          <w:p w14:paraId="4C6FD875" w14:textId="37AD1CFB" w:rsidR="004F6E70" w:rsidRPr="008A2F74" w:rsidRDefault="004F6E70" w:rsidP="00317168">
            <w:pPr>
              <w:pStyle w:val="TableText"/>
              <w:framePr w:wrap="around"/>
            </w:pPr>
            <w:r w:rsidRPr="008A2F74">
              <w:t>Project based learning</w:t>
            </w:r>
            <w:r w:rsidR="005D7E0C" w:rsidRPr="008A2F74">
              <w:t xml:space="preserve"> </w:t>
            </w:r>
            <w:r w:rsidR="00E16D39" w:rsidRPr="008A2F74">
              <w:fldChar w:fldCharType="begin"/>
            </w:r>
            <w:r w:rsidR="00D07290" w:rsidRPr="008A2F74">
              <w:instrText xml:space="preserve"> ADDIN EN.CITE &lt;EndNote&gt;&lt;Cite&gt;&lt;Author&gt;Rupakheti&lt;/Author&gt;&lt;Year&gt;2015&lt;/Year&gt;&lt;RecNum&gt;56&lt;/RecNum&gt;&lt;DisplayText&gt;[23]&lt;/DisplayText&gt;&lt;record&gt;&lt;rec-number&gt;56&lt;/rec-number&gt;&lt;foreign-keys&gt;&lt;key app="EN" db-id="e9pxax9rpzaed9e0p5ipfrz6a2fderwaepaf" timestamp="1744516072"&gt;56&lt;/key&gt;&lt;/foreign-keys&gt;&lt;ref-type name="Conference Paper"&gt;47&lt;/ref-type&gt;&lt;contributors&gt;&lt;authors&gt;&lt;author&gt;Rupakheti, Chandan Raj&lt;/author&gt;&lt;author&gt;Chenoweth, Stephen V.&lt;/author&gt;&lt;/authors&gt;&lt;/contributors&gt;&lt;titles&gt;&lt;title&gt;Teaching Software Architecture to Undergraduate Students: An Experience Report&lt;/title&gt;&lt;/titles&gt;&lt;pages&gt;445-454&lt;/pages&gt;&lt;dates&gt;&lt;year&gt;2015&lt;/year&gt;&lt;/dates&gt;&lt;label&gt;S15&lt;/label&gt;&lt;urls&gt;&lt;related-urls&gt;&lt;url&gt;https://doi.org/10.1109/ICSE.2015.177&lt;/url&gt;&lt;/related-urls&gt;&lt;/urls&gt;&lt;electronic-resource-num&gt;10.1109/ICSE.2015.177&lt;/electronic-resource-num&gt;&lt;/record&gt;&lt;/Cite&gt;&lt;/EndNote&gt;</w:instrText>
            </w:r>
            <w:r w:rsidR="00E16D39" w:rsidRPr="008A2F74">
              <w:fldChar w:fldCharType="separate"/>
            </w:r>
            <w:r w:rsidR="00AA544C" w:rsidRPr="008A2F74">
              <w:rPr>
                <w:noProof/>
              </w:rPr>
              <w:t>[</w:t>
            </w:r>
            <w:hyperlink w:anchor="_ENREF_23" w:tooltip="Rupakheti, 2015 #56" w:history="1">
              <w:r w:rsidR="00471467" w:rsidRPr="008A2F74">
                <w:rPr>
                  <w:noProof/>
                </w:rPr>
                <w:t>23</w:t>
              </w:r>
            </w:hyperlink>
            <w:r w:rsidR="00AA544C" w:rsidRPr="008A2F74">
              <w:rPr>
                <w:noProof/>
              </w:rPr>
              <w:t>]</w:t>
            </w:r>
            <w:r w:rsidR="00E16D39" w:rsidRPr="008A2F74">
              <w:fldChar w:fldCharType="end"/>
            </w:r>
            <w:r w:rsidR="004B5953" w:rsidRPr="008A2F74">
              <w:t xml:space="preserve">, </w:t>
            </w:r>
            <w:r w:rsidRPr="008A2F74">
              <w:t xml:space="preserve">Experiential learning </w:t>
            </w:r>
            <w:r w:rsidR="008E66AA" w:rsidRPr="008A2F74">
              <w:fldChar w:fldCharType="begin"/>
            </w:r>
            <w:r w:rsidR="00471467">
              <w:instrText xml:space="preserve"> ADDIN EN.CITE &lt;EndNote&gt;&lt;Cite&gt;&lt;Author&gt;Tappan&lt;/Author&gt;&lt;Year&gt;2015&lt;/Year&gt;&lt;RecNum&gt;55&lt;/RecNum&gt;&lt;DisplayText&gt;[65]&lt;/DisplayText&gt;&lt;record&gt;&lt;rec-number&gt;55&lt;/rec-number&gt;&lt;foreign-keys&gt;&lt;key app="EN" db-id="e9pxax9rpzaed9e0p5ipfrz6a2fderwaepaf" timestamp="1744516072"&gt;55&lt;/key&gt;&lt;/foreign-keys&gt;&lt;ref-type name="Conference Paper"&gt;47&lt;/ref-type&gt;&lt;contributors&gt;&lt;authors&gt;&lt;author&gt;Tappan, Dan&lt;/author&gt;&lt;/authors&gt;&lt;/contributors&gt;&lt;titles&gt;&lt;title&gt;A quasi-network-based fly-by-wire simulation architecture for teaching software engineering&lt;/title&gt;&lt;/titles&gt;&lt;pages&gt;1-8&lt;/pages&gt;&lt;dates&gt;&lt;year&gt;2015&lt;/year&gt;&lt;/dates&gt;&lt;label&gt;S46&lt;/label&gt;&lt;urls&gt;&lt;related-urls&gt;&lt;url&gt;https://doi.org/10.1109/FIE.2015.7344345&lt;/url&gt;&lt;/related-urls&gt;&lt;/urls&gt;&lt;electronic-resource-num&gt;10.1109/FIE.2015.7344345&lt;/electronic-resource-num&gt;&lt;/record&gt;&lt;/Cite&gt;&lt;/EndNote&gt;</w:instrText>
            </w:r>
            <w:r w:rsidR="008E66AA" w:rsidRPr="008A2F74">
              <w:fldChar w:fldCharType="separate"/>
            </w:r>
            <w:r w:rsidR="00471467">
              <w:rPr>
                <w:noProof/>
              </w:rPr>
              <w:t>[</w:t>
            </w:r>
            <w:hyperlink w:anchor="_ENREF_65" w:tooltip="Tappan, 2015 #55" w:history="1">
              <w:r w:rsidR="00471467">
                <w:rPr>
                  <w:noProof/>
                </w:rPr>
                <w:t>65</w:t>
              </w:r>
            </w:hyperlink>
            <w:r w:rsidR="00471467">
              <w:rPr>
                <w:noProof/>
              </w:rPr>
              <w:t>]</w:t>
            </w:r>
            <w:r w:rsidR="008E66AA" w:rsidRPr="008A2F74">
              <w:fldChar w:fldCharType="end"/>
            </w:r>
            <w:r w:rsidR="00D316AE" w:rsidRPr="008A2F74">
              <w:t xml:space="preserve">, </w:t>
            </w:r>
            <w:r w:rsidRPr="008A2F74">
              <w:t>Flipped classroom</w:t>
            </w:r>
            <w:r w:rsidR="00D316AE" w:rsidRPr="008A2F74">
              <w:t xml:space="preserve"> </w:t>
            </w:r>
            <w:r w:rsidR="00D316AE" w:rsidRPr="008A2F74">
              <w:fldChar w:fldCharType="begin"/>
            </w:r>
            <w:r w:rsidR="00A112C3" w:rsidRPr="008A2F74">
              <w:instrText xml:space="preserve"> ADDIN EN.CITE &lt;EndNote&gt;&lt;Cite&gt;&lt;Author&gt;Gonçalves&lt;/Author&gt;&lt;Year&gt;2020&lt;/Year&gt;&lt;RecNum&gt;46&lt;/RecNum&gt;&lt;DisplayText&gt;[1]&lt;/DisplayText&gt;&lt;record&gt;&lt;rec-number&gt;46&lt;/rec-number&gt;&lt;foreign-keys&gt;&lt;key app="EN" db-id="e9pxax9rpzaed9e0p5ipfrz6a2fderwaepaf" timestamp="1744516072"&gt;46&lt;/key&gt;&lt;/foreign-keys&gt;&lt;ref-type name="Conference Paper"&gt;47&lt;/ref-type&gt;&lt;contributors&gt;&lt;authors&gt;&lt;author&gt;Gonçalves, Anderson Cavalcante&lt;/author&gt;&lt;author&gt;Neto, Valdemar Vicente Graciano&lt;/author&gt;&lt;author&gt;Ferreira, Deller James&lt;/author&gt;&lt;author&gt;Silva, Uyara Ferreira&lt;/author&gt;&lt;/authors&gt;&lt;/contributors&gt;&lt;titles&gt;&lt;title&gt;Flipped Classroom Applied to Software Architecture Teaching&lt;/title&gt;&lt;/titles&gt;&lt;pages&gt;1-8&lt;/pages&gt;&lt;dates&gt;&lt;year&gt;2020&lt;/year&gt;&lt;/dates&gt;&lt;label&gt;S62&lt;/label&gt;&lt;urls&gt;&lt;related-urls&gt;&lt;url&gt;https://doi.org/10.1109/FIE44824.2020.9274255&lt;/url&gt;&lt;/related-urls&gt;&lt;/urls&gt;&lt;electronic-resource-num&gt;10.1109/FIE44824.2020.9274255&lt;/electronic-resource-num&gt;&lt;/record&gt;&lt;/Cite&gt;&lt;/EndNote&gt;</w:instrText>
            </w:r>
            <w:r w:rsidR="00D316AE" w:rsidRPr="008A2F74">
              <w:fldChar w:fldCharType="separate"/>
            </w:r>
            <w:r w:rsidR="00AA544C" w:rsidRPr="008A2F74">
              <w:rPr>
                <w:noProof/>
              </w:rPr>
              <w:t>[</w:t>
            </w:r>
            <w:hyperlink w:anchor="_ENREF_1" w:tooltip="Gonçalves, 2020 #46" w:history="1">
              <w:r w:rsidR="00471467" w:rsidRPr="008A2F74">
                <w:rPr>
                  <w:noProof/>
                </w:rPr>
                <w:t>1</w:t>
              </w:r>
            </w:hyperlink>
            <w:r w:rsidR="00AA544C" w:rsidRPr="008A2F74">
              <w:rPr>
                <w:noProof/>
              </w:rPr>
              <w:t>]</w:t>
            </w:r>
            <w:r w:rsidR="00D316AE" w:rsidRPr="008A2F74">
              <w:fldChar w:fldCharType="end"/>
            </w:r>
            <w:r w:rsidR="00463E2E" w:rsidRPr="008A2F74">
              <w:t xml:space="preserve">, </w:t>
            </w:r>
            <w:r w:rsidRPr="008A2F74">
              <w:t xml:space="preserve">Game based learning </w:t>
            </w:r>
            <w:r w:rsidR="00463E2E" w:rsidRPr="008A2F74">
              <w:fldChar w:fldCharType="begin"/>
            </w:r>
            <w:r w:rsidR="00471467">
              <w:instrText xml:space="preserve"> ADDIN EN.CITE &lt;EndNote&gt;&lt;Cite&gt;&lt;Author&gt;Lago&lt;/Author&gt;&lt;Year&gt;2019&lt;/Year&gt;&lt;RecNum&gt;122&lt;/RecNum&gt;&lt;DisplayText&gt;[50]&lt;/DisplayText&gt;&lt;record&gt;&lt;rec-number&gt;122&lt;/rec-number&gt;&lt;foreign-keys&gt;&lt;key app="EN" db-id="e9pxax9rpzaed9e0p5ipfrz6a2fderwaepaf" timestamp="1744880784"&gt;122&lt;/key&gt;&lt;/foreign-keys&gt;&lt;ref-type name="Conference Proceedings"&gt;10&lt;/ref-type&gt;&lt;contributors&gt;&lt;authors&gt;&lt;author&gt;Lago, Patricia&lt;/author&gt;&lt;author&gt;Cai, Jia F&lt;/author&gt;&lt;author&gt;de Boer, Remco C&lt;/author&gt;&lt;author&gt;Kruchten, Philippe&lt;/author&gt;&lt;author&gt;Verdecchia, Roberto&lt;/author&gt;&lt;/authors&gt;&lt;/contributors&gt;&lt;titles&gt;&lt;title&gt;DecidArch: Playing cards as software architects&lt;/title&gt;&lt;secondary-title&gt;Proceedings of the 52nd Hawaii International Conference on System Sciences (HICSS)&lt;/secondary-title&gt;&lt;/titles&gt;&lt;pages&gt;7815-7824&lt;/pages&gt;&lt;dates&gt;&lt;year&gt;2019&lt;/year&gt;&lt;/dates&gt;&lt;publisher&gt;Hawaii International Conference on System Sciences (HICSS)&lt;/publisher&gt;&lt;label&gt;S61&lt;/label&gt;&lt;urls&gt;&lt;/urls&gt;&lt;/record&gt;&lt;/Cite&gt;&lt;/EndNote&gt;</w:instrText>
            </w:r>
            <w:r w:rsidR="00463E2E" w:rsidRPr="008A2F74">
              <w:fldChar w:fldCharType="separate"/>
            </w:r>
            <w:r w:rsidR="00471467">
              <w:rPr>
                <w:noProof/>
              </w:rPr>
              <w:t>[</w:t>
            </w:r>
            <w:hyperlink w:anchor="_ENREF_50" w:tooltip="Lago, 2019 #122" w:history="1">
              <w:r w:rsidR="00471467">
                <w:rPr>
                  <w:noProof/>
                </w:rPr>
                <w:t>50</w:t>
              </w:r>
            </w:hyperlink>
            <w:r w:rsidR="00471467">
              <w:rPr>
                <w:noProof/>
              </w:rPr>
              <w:t>]</w:t>
            </w:r>
            <w:r w:rsidR="00463E2E" w:rsidRPr="008A2F74">
              <w:fldChar w:fldCharType="end"/>
            </w:r>
            <w:r w:rsidRPr="008A2F74">
              <w:t xml:space="preserve"> </w:t>
            </w:r>
            <w:r w:rsidR="005B4A30" w:rsidRPr="008A2F74">
              <w:fldChar w:fldCharType="begin"/>
            </w:r>
            <w:r w:rsidR="00D07290" w:rsidRPr="008A2F74">
              <w:instrText xml:space="preserve"> ADDIN EN.CITE &lt;EndNote&gt;&lt;Cite&gt;&lt;Author&gt;Rupakheti&lt;/Author&gt;&lt;Year&gt;2015&lt;/Year&gt;&lt;RecNum&gt;56&lt;/RecNum&gt;&lt;DisplayText&gt;[23]&lt;/DisplayText&gt;&lt;record&gt;&lt;rec-number&gt;56&lt;/rec-number&gt;&lt;foreign-keys&gt;&lt;key app="EN" db-id="e9pxax9rpzaed9e0p5ipfrz6a2fderwaepaf" timestamp="1744516072"&gt;56&lt;/key&gt;&lt;/foreign-keys&gt;&lt;ref-type name="Conference Paper"&gt;47&lt;/ref-type&gt;&lt;contributors&gt;&lt;authors&gt;&lt;author&gt;Rupakheti, Chandan Raj&lt;/author&gt;&lt;author&gt;Chenoweth, Stephen V.&lt;/author&gt;&lt;/authors&gt;&lt;/contributors&gt;&lt;titles&gt;&lt;title&gt;Teaching Software Architecture to Undergraduate Students: An Experience Report&lt;/title&gt;&lt;/titles&gt;&lt;pages&gt;445-454&lt;/pages&gt;&lt;dates&gt;&lt;year&gt;2015&lt;/year&gt;&lt;/dates&gt;&lt;label&gt;S15&lt;/label&gt;&lt;urls&gt;&lt;related-urls&gt;&lt;url&gt;https://doi.org/10.1109/ICSE.2015.177&lt;/url&gt;&lt;/related-urls&gt;&lt;/urls&gt;&lt;electronic-resource-num&gt;10.1109/ICSE.2015.177&lt;/electronic-resource-num&gt;&lt;/record&gt;&lt;/Cite&gt;&lt;/EndNote&gt;</w:instrText>
            </w:r>
            <w:r w:rsidR="005B4A30" w:rsidRPr="008A2F74">
              <w:fldChar w:fldCharType="separate"/>
            </w:r>
            <w:r w:rsidR="00AA544C" w:rsidRPr="008A2F74">
              <w:rPr>
                <w:noProof/>
              </w:rPr>
              <w:t>[</w:t>
            </w:r>
            <w:hyperlink w:anchor="_ENREF_23" w:tooltip="Rupakheti, 2015 #56" w:history="1">
              <w:r w:rsidR="00471467" w:rsidRPr="008A2F74">
                <w:rPr>
                  <w:noProof/>
                </w:rPr>
                <w:t>23</w:t>
              </w:r>
            </w:hyperlink>
            <w:r w:rsidR="00AA544C" w:rsidRPr="008A2F74">
              <w:rPr>
                <w:noProof/>
              </w:rPr>
              <w:t>]</w:t>
            </w:r>
            <w:r w:rsidR="005B4A30" w:rsidRPr="008A2F74">
              <w:fldChar w:fldCharType="end"/>
            </w:r>
            <w:r w:rsidR="00AF6126" w:rsidRPr="008A2F74">
              <w:t xml:space="preserve"> </w:t>
            </w:r>
            <w:r w:rsidR="00AF6126" w:rsidRPr="008A2F74">
              <w:fldChar w:fldCharType="begin"/>
            </w:r>
            <w:r w:rsidR="00471467">
              <w:instrText xml:space="preserve"> ADDIN EN.CITE &lt;EndNote&gt;&lt;Cite&gt;&lt;Author&gt;Tappan&lt;/Author&gt;&lt;Year&gt;2015&lt;/Year&gt;&lt;RecNum&gt;55&lt;/RecNum&gt;&lt;DisplayText&gt;[65]&lt;/DisplayText&gt;&lt;record&gt;&lt;rec-number&gt;55&lt;/rec-number&gt;&lt;foreign-keys&gt;&lt;key app="EN" db-id="e9pxax9rpzaed9e0p5ipfrz6a2fderwaepaf" timestamp="1744516072"&gt;55&lt;/key&gt;&lt;/foreign-keys&gt;&lt;ref-type name="Conference Paper"&gt;47&lt;/ref-type&gt;&lt;contributors&gt;&lt;authors&gt;&lt;author&gt;Tappan, Dan&lt;/author&gt;&lt;/authors&gt;&lt;/contributors&gt;&lt;titles&gt;&lt;title&gt;A quasi-network-based fly-by-wire simulation architecture for teaching software engineering&lt;/title&gt;&lt;/titles&gt;&lt;pages&gt;1-8&lt;/pages&gt;&lt;dates&gt;&lt;year&gt;2015&lt;/year&gt;&lt;/dates&gt;&lt;label&gt;S46&lt;/label&gt;&lt;urls&gt;&lt;related-urls&gt;&lt;url&gt;https://doi.org/10.1109/FIE.2015.7344345&lt;/url&gt;&lt;/related-urls&gt;&lt;/urls&gt;&lt;electronic-resource-num&gt;10.1109/FIE.2015.7344345&lt;/electronic-resource-num&gt;&lt;/record&gt;&lt;/Cite&gt;&lt;/EndNote&gt;</w:instrText>
            </w:r>
            <w:r w:rsidR="00AF6126" w:rsidRPr="008A2F74">
              <w:fldChar w:fldCharType="separate"/>
            </w:r>
            <w:r w:rsidR="00471467">
              <w:rPr>
                <w:noProof/>
              </w:rPr>
              <w:t>[</w:t>
            </w:r>
            <w:hyperlink w:anchor="_ENREF_65" w:tooltip="Tappan, 2015 #55" w:history="1">
              <w:r w:rsidR="00471467">
                <w:rPr>
                  <w:noProof/>
                </w:rPr>
                <w:t>65</w:t>
              </w:r>
            </w:hyperlink>
            <w:r w:rsidR="00471467">
              <w:rPr>
                <w:noProof/>
              </w:rPr>
              <w:t>]</w:t>
            </w:r>
            <w:r w:rsidR="00AF6126" w:rsidRPr="008A2F74">
              <w:fldChar w:fldCharType="end"/>
            </w:r>
            <w:r w:rsidR="00875C02" w:rsidRPr="008A2F74">
              <w:t xml:space="preserve">  </w:t>
            </w:r>
            <w:r w:rsidR="00875C02" w:rsidRPr="008A2F74">
              <w:fldChar w:fldCharType="begin"/>
            </w:r>
            <w:r w:rsidR="00A112C3" w:rsidRPr="008A2F74">
              <w:instrText xml:space="preserve"> ADDIN EN.CITE &lt;EndNote&gt;&lt;Cite&gt;&lt;Author&gt;Gonçalves&lt;/Author&gt;&lt;Year&gt;2020&lt;/Year&gt;&lt;RecNum&gt;46&lt;/RecNum&gt;&lt;DisplayText&gt;[1]&lt;/DisplayText&gt;&lt;record&gt;&lt;rec-number&gt;46&lt;/rec-number&gt;&lt;foreign-keys&gt;&lt;key app="EN" db-id="e9pxax9rpzaed9e0p5ipfrz6a2fderwaepaf" timestamp="1744516072"&gt;46&lt;/key&gt;&lt;/foreign-keys&gt;&lt;ref-type name="Conference Paper"&gt;47&lt;/ref-type&gt;&lt;contributors&gt;&lt;authors&gt;&lt;author&gt;Gonçalves, Anderson Cavalcante&lt;/author&gt;&lt;author&gt;Neto, Valdemar Vicente Graciano&lt;/author&gt;&lt;author&gt;Ferreira, Deller James&lt;/author&gt;&lt;author&gt;Silva, Uyara Ferreira&lt;/author&gt;&lt;/authors&gt;&lt;/contributors&gt;&lt;titles&gt;&lt;title&gt;Flipped Classroom Applied to Software Architecture Teaching&lt;/title&gt;&lt;/titles&gt;&lt;pages&gt;1-8&lt;/pages&gt;&lt;dates&gt;&lt;year&gt;2020&lt;/year&gt;&lt;/dates&gt;&lt;label&gt;S62&lt;/label&gt;&lt;urls&gt;&lt;related-urls&gt;&lt;url&gt;https://doi.org/10.1109/FIE44824.2020.9274255&lt;/url&gt;&lt;/related-urls&gt;&lt;/urls&gt;&lt;electronic-resource-num&gt;10.1109/FIE44824.2020.9274255&lt;/electronic-resource-num&gt;&lt;/record&gt;&lt;/Cite&gt;&lt;/EndNote&gt;</w:instrText>
            </w:r>
            <w:r w:rsidR="00875C02" w:rsidRPr="008A2F74">
              <w:fldChar w:fldCharType="separate"/>
            </w:r>
            <w:r w:rsidR="00AA544C" w:rsidRPr="008A2F74">
              <w:rPr>
                <w:noProof/>
              </w:rPr>
              <w:t>[</w:t>
            </w:r>
            <w:hyperlink w:anchor="_ENREF_1" w:tooltip="Gonçalves, 2020 #46" w:history="1">
              <w:r w:rsidR="00471467" w:rsidRPr="008A2F74">
                <w:rPr>
                  <w:noProof/>
                </w:rPr>
                <w:t>1</w:t>
              </w:r>
            </w:hyperlink>
            <w:r w:rsidR="00AA544C" w:rsidRPr="008A2F74">
              <w:rPr>
                <w:noProof/>
              </w:rPr>
              <w:t>]</w:t>
            </w:r>
            <w:r w:rsidR="00875C02" w:rsidRPr="008A2F74">
              <w:fldChar w:fldCharType="end"/>
            </w:r>
            <w:r w:rsidR="00586932" w:rsidRPr="008A2F74">
              <w:t xml:space="preserve"> </w:t>
            </w:r>
            <w:r w:rsidR="00435B7E" w:rsidRPr="008A2F74">
              <w:fldChar w:fldCharType="begin"/>
            </w:r>
            <w:r w:rsidR="00471467">
              <w:instrText xml:space="preserve"> ADDIN EN.CITE &lt;EndNote&gt;&lt;Cite&gt;&lt;Author&gt;Lago&lt;/Author&gt;&lt;Year&gt;2019&lt;/Year&gt;&lt;RecNum&gt;122&lt;/RecNum&gt;&lt;DisplayText&gt;[50]&lt;/DisplayText&gt;&lt;record&gt;&lt;rec-number&gt;122&lt;/rec-number&gt;&lt;foreign-keys&gt;&lt;key app="EN" db-id="e9pxax9rpzaed9e0p5ipfrz6a2fderwaepaf" timestamp="1744880784"&gt;122&lt;/key&gt;&lt;/foreign-keys&gt;&lt;ref-type name="Conference Proceedings"&gt;10&lt;/ref-type&gt;&lt;contributors&gt;&lt;authors&gt;&lt;author&gt;Lago, Patricia&lt;/author&gt;&lt;author&gt;Cai, Jia F&lt;/author&gt;&lt;author&gt;de Boer, Remco C&lt;/author&gt;&lt;author&gt;Kruchten, Philippe&lt;/author&gt;&lt;author&gt;Verdecchia, Roberto&lt;/author&gt;&lt;/authors&gt;&lt;/contributors&gt;&lt;titles&gt;&lt;title&gt;DecidArch: Playing cards as software architects&lt;/title&gt;&lt;secondary-title&gt;Proceedings of the 52nd Hawaii International Conference on System Sciences (HICSS)&lt;/secondary-title&gt;&lt;/titles&gt;&lt;pages&gt;7815-7824&lt;/pages&gt;&lt;dates&gt;&lt;year&gt;2019&lt;/year&gt;&lt;/dates&gt;&lt;publisher&gt;Hawaii International Conference on System Sciences (HICSS)&lt;/publisher&gt;&lt;label&gt;S61&lt;/label&gt;&lt;urls&gt;&lt;/urls&gt;&lt;/record&gt;&lt;/Cite&gt;&lt;/EndNote&gt;</w:instrText>
            </w:r>
            <w:r w:rsidR="00435B7E" w:rsidRPr="008A2F74">
              <w:fldChar w:fldCharType="separate"/>
            </w:r>
            <w:r w:rsidR="00471467">
              <w:rPr>
                <w:noProof/>
              </w:rPr>
              <w:t>[</w:t>
            </w:r>
            <w:hyperlink w:anchor="_ENREF_50" w:tooltip="Lago, 2019 #122" w:history="1">
              <w:r w:rsidR="00471467">
                <w:rPr>
                  <w:noProof/>
                </w:rPr>
                <w:t>50</w:t>
              </w:r>
            </w:hyperlink>
            <w:r w:rsidR="00471467">
              <w:rPr>
                <w:noProof/>
              </w:rPr>
              <w:t>]</w:t>
            </w:r>
            <w:r w:rsidR="00435B7E" w:rsidRPr="008A2F74">
              <w:fldChar w:fldCharType="end"/>
            </w:r>
            <w:r w:rsidR="00AA4412" w:rsidRPr="008A2F74">
              <w:t>.</w:t>
            </w:r>
          </w:p>
        </w:tc>
      </w:tr>
      <w:tr w:rsidR="004F6E70" w:rsidRPr="008A2F74" w14:paraId="4542DC53" w14:textId="77777777" w:rsidTr="00105DBE">
        <w:trPr>
          <w:trHeight w:val="482"/>
        </w:trPr>
        <w:tc>
          <w:tcPr>
            <w:tcW w:w="1980" w:type="dxa"/>
            <w:shd w:val="clear" w:color="auto" w:fill="auto"/>
            <w:noWrap/>
            <w:vAlign w:val="center"/>
            <w:hideMark/>
          </w:tcPr>
          <w:p w14:paraId="35EF9408" w14:textId="46DD124D" w:rsidR="004F6E70" w:rsidRPr="008A2F74" w:rsidRDefault="002F06A6" w:rsidP="00317168">
            <w:pPr>
              <w:pStyle w:val="TableText"/>
              <w:framePr w:wrap="around"/>
            </w:pPr>
            <w:r w:rsidRPr="008A2F74">
              <w:t>Analyse</w:t>
            </w:r>
            <w:r w:rsidR="004F6E70" w:rsidRPr="008A2F74">
              <w:t xml:space="preserve"> </w:t>
            </w:r>
          </w:p>
        </w:tc>
        <w:tc>
          <w:tcPr>
            <w:tcW w:w="1559" w:type="dxa"/>
            <w:shd w:val="clear" w:color="auto" w:fill="auto"/>
            <w:vAlign w:val="center"/>
            <w:hideMark/>
          </w:tcPr>
          <w:p w14:paraId="430EB65F" w14:textId="77777777" w:rsidR="004F6E70" w:rsidRPr="008A2F74" w:rsidRDefault="004F6E70" w:rsidP="00317168">
            <w:pPr>
              <w:pStyle w:val="TableText"/>
              <w:framePr w:wrap="around"/>
            </w:pPr>
            <w:r w:rsidRPr="008A2F74">
              <w:t>4</w:t>
            </w:r>
          </w:p>
        </w:tc>
        <w:tc>
          <w:tcPr>
            <w:tcW w:w="5787" w:type="dxa"/>
            <w:shd w:val="clear" w:color="auto" w:fill="auto"/>
            <w:vAlign w:val="center"/>
            <w:hideMark/>
          </w:tcPr>
          <w:p w14:paraId="26772E95" w14:textId="0F32E952" w:rsidR="004F6E70" w:rsidRPr="008A2F74" w:rsidRDefault="004F6E70" w:rsidP="00317168">
            <w:pPr>
              <w:pStyle w:val="TableText"/>
              <w:framePr w:wrap="around"/>
            </w:pPr>
            <w:r w:rsidRPr="008A2F74">
              <w:t>Flipped classroom</w:t>
            </w:r>
            <w:r w:rsidR="00DF0D49" w:rsidRPr="008A2F74">
              <w:t xml:space="preserve"> </w:t>
            </w:r>
            <w:r w:rsidR="00DF0D49" w:rsidRPr="008A2F74">
              <w:fldChar w:fldCharType="begin"/>
            </w:r>
            <w:r w:rsidR="00471467">
              <w:instrText xml:space="preserve"> ADDIN EN.CITE &lt;EndNote&gt;&lt;Cite&gt;&lt;Author&gt;Agerwala&lt;/Author&gt;&lt;Year&gt;2024&lt;/Year&gt;&lt;RecNum&gt;44&lt;/RecNum&gt;&lt;DisplayText&gt;[67]&lt;/DisplayText&gt;&lt;record&gt;&lt;rec-number&gt;44&lt;/rec-number&gt;&lt;foreign-keys&gt;&lt;key app="EN" db-id="e9pxax9rpzaed9e0p5ipfrz6a2fderwaepaf" timestamp="1744516072"&gt;44&lt;/key&gt;&lt;/foreign-keys&gt;&lt;ref-type name="Conference Paper"&gt;47&lt;/ref-type&gt;&lt;contributors&gt;&lt;authors&gt;&lt;author&gt;Agerwala, Gaurav&lt;/author&gt;&lt;author&gt;Bass, Len&lt;/author&gt;&lt;/authors&gt;&lt;/contributors&gt;&lt;titles&gt;&lt;title&gt;Teaching Software Architecture Design - Building Intuition&lt;/title&gt;&lt;/titles&gt;&lt;pages&gt;27-31&lt;/pages&gt;&lt;dates&gt;&lt;year&gt;2024&lt;/year&gt;&lt;/dates&gt;&lt;label&gt;S14&lt;/label&gt;&lt;urls&gt;&lt;related-urls&gt;&lt;url&gt;https://ieeexplore.ieee.org/document/10669881&lt;/url&gt;&lt;/related-urls&gt;&lt;/urls&gt;&lt;/record&gt;&lt;/Cite&gt;&lt;/EndNote&gt;</w:instrText>
            </w:r>
            <w:r w:rsidR="00DF0D49" w:rsidRPr="008A2F74">
              <w:fldChar w:fldCharType="separate"/>
            </w:r>
            <w:r w:rsidR="00471467">
              <w:rPr>
                <w:noProof/>
              </w:rPr>
              <w:t>[</w:t>
            </w:r>
            <w:hyperlink w:anchor="_ENREF_67" w:tooltip="Agerwala, 2024 #44" w:history="1">
              <w:r w:rsidR="00471467">
                <w:rPr>
                  <w:noProof/>
                </w:rPr>
                <w:t>67</w:t>
              </w:r>
            </w:hyperlink>
            <w:r w:rsidR="00471467">
              <w:rPr>
                <w:noProof/>
              </w:rPr>
              <w:t>]</w:t>
            </w:r>
            <w:r w:rsidR="00DF0D49" w:rsidRPr="008A2F74">
              <w:fldChar w:fldCharType="end"/>
            </w:r>
            <w:r w:rsidRPr="008A2F74">
              <w:t xml:space="preserve">, Design centric learning </w:t>
            </w:r>
            <w:r w:rsidR="004B5953" w:rsidRPr="008A2F74">
              <w:fldChar w:fldCharType="begin"/>
            </w:r>
            <w:r w:rsidR="00471467">
              <w:instrText xml:space="preserve"> ADDIN EN.CITE &lt;EndNote&gt;&lt;Cite&gt;&lt;Author&gt;Nasir&lt;/Author&gt;&lt;Year&gt;2023&lt;/Year&gt;&lt;RecNum&gt;124&lt;/RecNum&gt;&lt;DisplayText&gt;[87]&lt;/DisplayText&gt;&lt;record&gt;&lt;rec-number&gt;124&lt;/rec-number&gt;&lt;foreign-keys&gt;&lt;key app="EN" db-id="e9pxax9rpzaed9e0p5ipfrz6a2fderwaepaf" timestamp="1744881036"&gt;124&lt;/key&gt;&lt;/foreign-keys&gt;&lt;ref-type name="Conference Paper"&gt;47&lt;/ref-type&gt;&lt;contributors&gt;&lt;authors&gt;&lt;author&gt;Usman Nasir&lt;/author&gt;&lt;/authors&gt;&lt;/contributors&gt;&lt;titles&gt;&lt;title&gt;Using Architectural Kata in Software Architecture Course: An Experience Report&lt;/title&gt;&lt;secondary-title&gt;Proceedings of the 5th European Conference on Software Engineering Education&lt;/secondary-title&gt;&lt;/titles&gt;&lt;pages&gt;215–219&lt;/pages&gt;&lt;keywords&gt;&lt;keyword&gt;Active Learning, Architectural Kata, Designing Software Architectures, Experience Report&lt;/keyword&gt;&lt;/keywords&gt;&lt;dates&gt;&lt;year&gt;2023&lt;/year&gt;&lt;/dates&gt;&lt;pub-location&gt;Seeon/Bavaria, Germany&lt;/pub-location&gt;&lt;publisher&gt;Association for Computing Machinery&lt;/publisher&gt;&lt;label&gt;S57&lt;/label&gt;&lt;urls&gt;&lt;related-urls&gt;&lt;url&gt;https://doi.org/10.1145/3593663.3593694&lt;/url&gt;&lt;/related-urls&gt;&lt;/urls&gt;&lt;electronic-resource-num&gt;10.1145/3593663.3593694&lt;/electronic-resource-num&gt;&lt;/record&gt;&lt;/Cite&gt;&lt;/EndNote&gt;</w:instrText>
            </w:r>
            <w:r w:rsidR="004B5953" w:rsidRPr="008A2F74">
              <w:fldChar w:fldCharType="separate"/>
            </w:r>
            <w:r w:rsidR="00471467">
              <w:rPr>
                <w:noProof/>
              </w:rPr>
              <w:t>[</w:t>
            </w:r>
            <w:hyperlink w:anchor="_ENREF_87" w:tooltip="Nasir, 2023 #124" w:history="1">
              <w:r w:rsidR="00471467">
                <w:rPr>
                  <w:noProof/>
                </w:rPr>
                <w:t>87</w:t>
              </w:r>
            </w:hyperlink>
            <w:r w:rsidR="00471467">
              <w:rPr>
                <w:noProof/>
              </w:rPr>
              <w:t>]</w:t>
            </w:r>
            <w:r w:rsidR="004B5953" w:rsidRPr="008A2F74">
              <w:fldChar w:fldCharType="end"/>
            </w:r>
            <w:r w:rsidR="00546978" w:rsidRPr="008A2F74">
              <w:t xml:space="preserve">, </w:t>
            </w:r>
            <w:r w:rsidRPr="008A2F74">
              <w:t>Case-based learning</w:t>
            </w:r>
            <w:r w:rsidR="00546978" w:rsidRPr="008A2F74">
              <w:t xml:space="preserve"> </w:t>
            </w:r>
            <w:r w:rsidR="00546978" w:rsidRPr="008A2F74">
              <w:fldChar w:fldCharType="begin"/>
            </w:r>
            <w:r w:rsidR="001E6FD8" w:rsidRPr="008A2F74">
              <w:instrText xml:space="preserve"> ADDIN EN.CITE &lt;EndNote&gt;&lt;Cite&gt;&lt;Author&gt;Ouh&lt;/Author&gt;&lt;Year&gt;2019&lt;/Year&gt;&lt;RecNum&gt;115&lt;/RecNum&gt;&lt;DisplayText&gt;[39]&lt;/DisplayText&gt;&lt;record&gt;&lt;rec-number&gt;115&lt;/rec-number&gt;&lt;foreign-keys&gt;&lt;key app="EN" db-id="e9pxax9rpzaed9e0p5ipfrz6a2fderwaepaf" timestamp="1744707435"&gt;115&lt;/key&gt;&lt;/foreign-keys&gt;&lt;ref-type name="Conference Paper"&gt;47&lt;/ref-type&gt;&lt;contributors&gt;&lt;authors&gt;&lt;author&gt;Eng Lieh Ouh&lt;/author&gt;&lt;author&gt;Yunghans Irawan&lt;/author&gt;&lt;/authors&gt;&lt;/contributors&gt;&lt;titles&gt;&lt;title&gt;Applying Case-Based Learning for a Postgraduate Software Architecture Course&lt;/title&gt;&lt;secondary-title&gt;Proceedings of the 2019 ACM Conference on Innovation and Technology in Computer Science Education&lt;/secondary-title&gt;&lt;/titles&gt;&lt;pages&gt;457–463&lt;/pages&gt;&lt;keywords&gt;&lt;keyword&gt;software architecture, pedagogical approach, curriculum design, case-based learning&lt;/keyword&gt;&lt;/keywords&gt;&lt;dates&gt;&lt;year&gt;2019&lt;/year&gt;&lt;/dates&gt;&lt;pub-location&gt;Aberdeen, Scotland Uk&lt;/pub-location&gt;&lt;publisher&gt;Association for Computing Machinery&lt;/publisher&gt;&lt;label&gt;S59&lt;/label&gt;&lt;urls&gt;&lt;related-urls&gt;&lt;url&gt;https://doi.org/10.1145/3304221.3319737&lt;/url&gt;&lt;/related-urls&gt;&lt;/urls&gt;&lt;electronic-resource-num&gt;10.1145/3304221.3319737&lt;/electronic-resource-num&gt;&lt;/record&gt;&lt;/Cite&gt;&lt;/EndNote&gt;</w:instrText>
            </w:r>
            <w:r w:rsidR="00546978" w:rsidRPr="008A2F74">
              <w:fldChar w:fldCharType="separate"/>
            </w:r>
            <w:r w:rsidR="001E6FD8" w:rsidRPr="008A2F74">
              <w:rPr>
                <w:noProof/>
              </w:rPr>
              <w:t>[</w:t>
            </w:r>
            <w:hyperlink w:anchor="_ENREF_39" w:tooltip="Ouh, 2019 #115" w:history="1">
              <w:r w:rsidR="00471467" w:rsidRPr="008A2F74">
                <w:rPr>
                  <w:noProof/>
                </w:rPr>
                <w:t>39</w:t>
              </w:r>
            </w:hyperlink>
            <w:r w:rsidR="001E6FD8" w:rsidRPr="008A2F74">
              <w:rPr>
                <w:noProof/>
              </w:rPr>
              <w:t>]</w:t>
            </w:r>
            <w:r w:rsidR="00546978" w:rsidRPr="008A2F74">
              <w:fldChar w:fldCharType="end"/>
            </w:r>
            <w:r w:rsidR="00376305" w:rsidRPr="008A2F74">
              <w:t>.</w:t>
            </w:r>
            <w:r w:rsidRPr="008A2F74">
              <w:t xml:space="preserve"> </w:t>
            </w:r>
            <w:r w:rsidR="003238F7" w:rsidRPr="008A2F74">
              <w:fldChar w:fldCharType="begin">
                <w:fldData xml:space="preserve">PEVuZE5vdGU+PENpdGU+PEF1dGhvcj5BZ2Vyd2FsYTwvQXV0aG9yPjxZZWFyPjIwMjQ8L1llYXI+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</w:fldData>
              </w:fldChar>
            </w:r>
            <w:r w:rsidR="00471467">
              <w:instrText xml:space="preserve"> ADDIN EN.CITE </w:instrText>
            </w:r>
            <w:r w:rsidR="00471467">
              <w:fldChar w:fldCharType="begin">
                <w:fldData xml:space="preserve">PEVuZE5vdGU+PENpdGU+PEF1dGhvcj5BZ2Vyd2FsYTwvQXV0aG9yPjxZZWFyPjIwMjQ8L1llYXI+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</w:fldData>
              </w:fldChar>
            </w:r>
            <w:r w:rsidR="00471467">
              <w:instrText xml:space="preserve"> ADDIN EN.CITE.DATA </w:instrText>
            </w:r>
            <w:r w:rsidR="00471467">
              <w:fldChar w:fldCharType="end"/>
            </w:r>
            <w:r w:rsidR="003238F7" w:rsidRPr="008A2F74">
              <w:fldChar w:fldCharType="separate"/>
            </w:r>
            <w:r w:rsidR="00471467">
              <w:rPr>
                <w:noProof/>
              </w:rPr>
              <w:t>[</w:t>
            </w:r>
            <w:hyperlink w:anchor="_ENREF_39" w:tooltip="Ouh, 2019 #115" w:history="1">
              <w:r w:rsidR="00471467">
                <w:rPr>
                  <w:noProof/>
                </w:rPr>
                <w:t>39</w:t>
              </w:r>
            </w:hyperlink>
            <w:r w:rsidR="00471467">
              <w:rPr>
                <w:noProof/>
              </w:rPr>
              <w:t xml:space="preserve">, </w:t>
            </w:r>
            <w:hyperlink w:anchor="_ENREF_67" w:tooltip="Agerwala, 2024 #44" w:history="1">
              <w:r w:rsidR="00471467">
                <w:rPr>
                  <w:noProof/>
                </w:rPr>
                <w:t>67</w:t>
              </w:r>
            </w:hyperlink>
            <w:r w:rsidR="00471467">
              <w:rPr>
                <w:noProof/>
              </w:rPr>
              <w:t xml:space="preserve">, </w:t>
            </w:r>
            <w:hyperlink w:anchor="_ENREF_87" w:tooltip="Nasir, 2023 #124" w:history="1">
              <w:r w:rsidR="00471467">
                <w:rPr>
                  <w:noProof/>
                </w:rPr>
                <w:t>87</w:t>
              </w:r>
            </w:hyperlink>
            <w:r w:rsidR="00471467">
              <w:rPr>
                <w:noProof/>
              </w:rPr>
              <w:t>]</w:t>
            </w:r>
            <w:r w:rsidR="003238F7" w:rsidRPr="008A2F74">
              <w:fldChar w:fldCharType="end"/>
            </w:r>
            <w:r w:rsidR="009E2D38" w:rsidRPr="008A2F74">
              <w:t>.</w:t>
            </w:r>
          </w:p>
        </w:tc>
      </w:tr>
      <w:tr w:rsidR="004F6E70" w:rsidRPr="008A2F74" w14:paraId="2C936488" w14:textId="77777777" w:rsidTr="00105DBE">
        <w:trPr>
          <w:trHeight w:val="1273"/>
        </w:trPr>
        <w:tc>
          <w:tcPr>
            <w:tcW w:w="1980" w:type="dxa"/>
            <w:shd w:val="clear" w:color="auto" w:fill="auto"/>
            <w:noWrap/>
            <w:vAlign w:val="center"/>
            <w:hideMark/>
          </w:tcPr>
          <w:p w14:paraId="310B3FF5" w14:textId="454B373D" w:rsidR="004F6E70" w:rsidRPr="008A2F74" w:rsidRDefault="004F6E70" w:rsidP="00317168">
            <w:pPr>
              <w:pStyle w:val="TableText"/>
              <w:framePr w:wrap="around"/>
            </w:pPr>
            <w:r w:rsidRPr="008A2F74">
              <w:t>Apply</w:t>
            </w:r>
          </w:p>
        </w:tc>
        <w:tc>
          <w:tcPr>
            <w:tcW w:w="1559" w:type="dxa"/>
            <w:shd w:val="clear" w:color="auto" w:fill="auto"/>
            <w:vAlign w:val="center"/>
            <w:hideMark/>
          </w:tcPr>
          <w:p w14:paraId="17A171BF" w14:textId="77777777" w:rsidR="004F6E70" w:rsidRPr="008A2F74" w:rsidRDefault="004F6E70" w:rsidP="00317168">
            <w:pPr>
              <w:pStyle w:val="TableText"/>
              <w:framePr w:wrap="around"/>
            </w:pPr>
            <w:r w:rsidRPr="008A2F74">
              <w:t>29</w:t>
            </w:r>
          </w:p>
        </w:tc>
        <w:tc>
          <w:tcPr>
            <w:tcW w:w="5787" w:type="dxa"/>
            <w:shd w:val="clear" w:color="auto" w:fill="auto"/>
            <w:vAlign w:val="center"/>
            <w:hideMark/>
          </w:tcPr>
          <w:p w14:paraId="27957AC3" w14:textId="27F9081A" w:rsidR="004F6E70" w:rsidRPr="008A2F74" w:rsidRDefault="004F6E70" w:rsidP="00317168">
            <w:pPr>
              <w:pStyle w:val="TableText"/>
              <w:framePr w:wrap="around"/>
            </w:pPr>
            <w:r w:rsidRPr="008A2F74">
              <w:t>Project based learning</w:t>
            </w:r>
            <w:r w:rsidR="000A1788" w:rsidRPr="008A2F74">
              <w:t xml:space="preserve"> </w:t>
            </w:r>
            <w:r w:rsidR="000A1788" w:rsidRPr="008A2F74">
              <w:fldChar w:fldCharType="begin">
                <w:fldData xml:space="preserve">PEVuZE5vdGU+PENpdGU+PEF1dGhvcj5GYWJpYW48L0F1dGhvcj48WWVhcj4yMDE4PC9ZZWFyPjxS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</w:fldData>
              </w:fldChar>
            </w:r>
            <w:r w:rsidR="001E6FD8" w:rsidRPr="008A2F74">
              <w:instrText xml:space="preserve"> ADDIN EN.CITE </w:instrText>
            </w:r>
            <w:r w:rsidR="001E6FD8" w:rsidRPr="008A2F74">
              <w:fldChar w:fldCharType="begin">
                <w:fldData xml:space="preserve">PEVuZE5vdGU+PENpdGU+PEF1dGhvcj5GYWJpYW48L0F1dGhvcj48WWVhcj4yMDE4PC9ZZWFyPjxS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</w:fldData>
              </w:fldChar>
            </w:r>
            <w:r w:rsidR="001E6FD8" w:rsidRPr="008A2F74">
              <w:instrText xml:space="preserve"> ADDIN EN.CITE.DATA </w:instrText>
            </w:r>
            <w:r w:rsidR="001E6FD8" w:rsidRPr="008A2F74">
              <w:fldChar w:fldCharType="end"/>
            </w:r>
            <w:r w:rsidR="000A1788" w:rsidRPr="008A2F74">
              <w:fldChar w:fldCharType="separate"/>
            </w:r>
            <w:r w:rsidR="001E6FD8" w:rsidRPr="008A2F74">
              <w:rPr>
                <w:noProof/>
              </w:rPr>
              <w:t>[</w:t>
            </w:r>
            <w:hyperlink w:anchor="_ENREF_10" w:tooltip="Al-Qora'n, 2023 #45" w:history="1">
              <w:r w:rsidR="00471467" w:rsidRPr="008A2F74">
                <w:rPr>
                  <w:noProof/>
                </w:rPr>
                <w:t>10</w:t>
              </w:r>
            </w:hyperlink>
            <w:r w:rsidR="001E6FD8" w:rsidRPr="008A2F74">
              <w:rPr>
                <w:noProof/>
              </w:rPr>
              <w:t xml:space="preserve">, </w:t>
            </w:r>
            <w:hyperlink w:anchor="_ENREF_22" w:tooltip="Fabian, 2018 #62" w:history="1">
              <w:r w:rsidR="00471467" w:rsidRPr="008A2F74">
                <w:rPr>
                  <w:noProof/>
                </w:rPr>
                <w:t>22</w:t>
              </w:r>
            </w:hyperlink>
            <w:r w:rsidR="001E6FD8" w:rsidRPr="008A2F74">
              <w:rPr>
                <w:noProof/>
              </w:rPr>
              <w:t xml:space="preserve">, </w:t>
            </w:r>
            <w:hyperlink w:anchor="_ENREF_24" w:tooltip="Herold, 2011 #96" w:history="1">
              <w:r w:rsidR="00471467" w:rsidRPr="008A2F74">
                <w:rPr>
                  <w:noProof/>
                </w:rPr>
                <w:t>24</w:t>
              </w:r>
            </w:hyperlink>
            <w:r w:rsidR="001E6FD8" w:rsidRPr="008A2F74">
              <w:rPr>
                <w:noProof/>
              </w:rPr>
              <w:t xml:space="preserve">, </w:t>
            </w:r>
            <w:hyperlink w:anchor="_ENREF_25" w:tooltip="Zheng, 2020 #82" w:history="1">
              <w:r w:rsidR="00471467" w:rsidRPr="008A2F74">
                <w:rPr>
                  <w:noProof/>
                </w:rPr>
                <w:t>25</w:t>
              </w:r>
            </w:hyperlink>
            <w:r w:rsidR="001E6FD8" w:rsidRPr="008A2F74">
              <w:rPr>
                <w:noProof/>
              </w:rPr>
              <w:t xml:space="preserve">, </w:t>
            </w:r>
            <w:hyperlink w:anchor="_ENREF_30" w:tooltip="Vidoni, 2018 #123" w:history="1">
              <w:r w:rsidR="00471467" w:rsidRPr="008A2F74">
                <w:rPr>
                  <w:noProof/>
                </w:rPr>
                <w:t>30</w:t>
              </w:r>
            </w:hyperlink>
            <w:r w:rsidR="001E6FD8" w:rsidRPr="008A2F74">
              <w:rPr>
                <w:noProof/>
              </w:rPr>
              <w:t xml:space="preserve">, </w:t>
            </w:r>
            <w:hyperlink w:anchor="_ENREF_31" w:tooltip="Zhang, 2020 #71" w:history="1">
              <w:r w:rsidR="00471467" w:rsidRPr="008A2F74">
                <w:rPr>
                  <w:noProof/>
                </w:rPr>
                <w:t>31</w:t>
              </w:r>
            </w:hyperlink>
            <w:r w:rsidR="001E6FD8" w:rsidRPr="008A2F74">
              <w:rPr>
                <w:noProof/>
              </w:rPr>
              <w:t>]</w:t>
            </w:r>
            <w:r w:rsidR="000A1788" w:rsidRPr="008A2F74">
              <w:fldChar w:fldCharType="end"/>
            </w:r>
            <w:r w:rsidRPr="008A2F74">
              <w:t>,</w:t>
            </w:r>
            <w:r w:rsidRPr="008A2F74">
              <w:br/>
              <w:t>Agile</w:t>
            </w:r>
            <w:r w:rsidR="00156F73" w:rsidRPr="008A2F74">
              <w:t xml:space="preserve"> </w:t>
            </w:r>
            <w:r w:rsidR="00156F73" w:rsidRPr="008A2F74">
              <w:fldChar w:fldCharType="begin">
                <w:fldData xml:space="preserve">PEVuZE5vdGU+PENpdGU+PEF1dGhvcj5FemVxdWllbDwvQXV0aG9yPjxZZWFyPjIwMTY8L1llYXI+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</w:fldData>
              </w:fldChar>
            </w:r>
            <w:r w:rsidR="00471467">
              <w:instrText xml:space="preserve"> ADDIN EN.CITE </w:instrText>
            </w:r>
            <w:r w:rsidR="00471467">
              <w:fldChar w:fldCharType="begin">
                <w:fldData xml:space="preserve">PEVuZE5vdGU+PENpdGU+PEF1dGhvcj5FemVxdWllbDwvQXV0aG9yPjxZZWFyPjIwMTY8L1llYXI+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</w:fldData>
              </w:fldChar>
            </w:r>
            <w:r w:rsidR="00471467">
              <w:instrText xml:space="preserve"> ADDIN EN.CITE.DATA </w:instrText>
            </w:r>
            <w:r w:rsidR="00471467">
              <w:fldChar w:fldCharType="end"/>
            </w:r>
            <w:r w:rsidR="00156F73" w:rsidRPr="008A2F74">
              <w:fldChar w:fldCharType="separate"/>
            </w:r>
            <w:r w:rsidR="00471467">
              <w:rPr>
                <w:noProof/>
              </w:rPr>
              <w:t>[</w:t>
            </w:r>
            <w:hyperlink w:anchor="_ENREF_74" w:tooltip="Ezequiel, 2016 #105" w:history="1">
              <w:r w:rsidR="00471467">
                <w:rPr>
                  <w:noProof/>
                </w:rPr>
                <w:t>74</w:t>
              </w:r>
            </w:hyperlink>
            <w:r w:rsidR="00471467">
              <w:rPr>
                <w:noProof/>
              </w:rPr>
              <w:t xml:space="preserve">, </w:t>
            </w:r>
            <w:hyperlink w:anchor="_ENREF_76" w:tooltip="Katipoglu, 2024 #77" w:history="1">
              <w:r w:rsidR="00471467">
                <w:rPr>
                  <w:noProof/>
                </w:rPr>
                <w:t>76</w:t>
              </w:r>
            </w:hyperlink>
            <w:r w:rsidR="00471467">
              <w:rPr>
                <w:noProof/>
              </w:rPr>
              <w:t>]</w:t>
            </w:r>
            <w:r w:rsidR="00156F73" w:rsidRPr="008A2F74">
              <w:fldChar w:fldCharType="end"/>
            </w:r>
            <w:r w:rsidRPr="008A2F74">
              <w:t>, Game based learning</w:t>
            </w:r>
            <w:r w:rsidR="0037074D" w:rsidRPr="008A2F74">
              <w:t xml:space="preserve"> </w:t>
            </w:r>
            <w:r w:rsidR="0037074D" w:rsidRPr="008A2F74">
              <w:fldChar w:fldCharType="begin"/>
            </w:r>
            <w:r w:rsidR="00471467">
              <w:instrText xml:space="preserve"> ADDIN EN.CITE &lt;EndNote&gt;&lt;Cite&gt;&lt;Author&gt;Manal&lt;/Author&gt;&lt;Year&gt;2018&lt;/Year&gt;&lt;RecNum&gt;106&lt;/RecNum&gt;&lt;DisplayText&gt;[48, 50]&lt;/DisplayText&gt;&lt;record&gt;&lt;rec-number&gt;106&lt;/rec-number&gt;&lt;foreign-keys&gt;&lt;key app="EN" db-id="e9pxax9rpzaed9e0p5ipfrz6a2fderwaepaf" timestamp="1744516072"&gt;106&lt;/key&gt;&lt;/foreign-keys&gt;&lt;ref-type name="Journal Article"&gt;17&lt;/ref-type&gt;&lt;contributors&gt;&lt;authors&gt;&lt;author&gt;Manal, M. Alhammad&lt;/author&gt;&lt;author&gt;Ana, M. Moreno&lt;/author&gt;&lt;/authors&gt;&lt;/contributors&gt;&lt;titles&gt;&lt;title&gt;Gamification in software engineering education: A systematic mapping&lt;/title&gt;&lt;secondary-title&gt;Journal of Systems and Software&lt;/secondary-title&gt;&lt;/titles&gt;&lt;periodical&gt;&lt;full-title&gt;Journal of Systems and Software&lt;/full-title&gt;&lt;/periodical&gt;&lt;pages&gt;131-150&lt;/pages&gt;&lt;volume&gt;141&lt;/volume&gt;&lt;dates&gt;&lt;year&gt;2018&lt;/year&gt;&lt;/dates&gt;&lt;label&gt;S11&lt;/label&gt;&lt;urls&gt;&lt;related-urls&gt;&lt;url&gt;https://www.sciencedirect.com/science/article/pii/S0164121218300645&lt;/url&gt;&lt;/related-urls&gt;&lt;/urls&gt;&lt;electronic-resource-num&gt;https://doi.org/10.1016/j.jss.2018.03.065&lt;/electronic-resource-num&gt;&lt;/record&gt;&lt;/Cite&gt;&lt;Cite&gt;&lt;Author&gt;Lago&lt;/Author&gt;&lt;Year&gt;2019&lt;/Year&gt;&lt;RecNum&gt;122&lt;/RecNum&gt;&lt;record&gt;&lt;rec-number&gt;122&lt;/rec-number&gt;&lt;foreign-keys&gt;&lt;key app="EN" db-id="e9pxax9rpzaed9e0p5ipfrz6a2fderwaepaf" timestamp="1744880784"&gt;122&lt;/key&gt;&lt;/foreign-keys&gt;&lt;ref-type name="Conference Proceedings"&gt;10&lt;/ref-type&gt;&lt;contributors&gt;&lt;authors&gt;&lt;author&gt;Lago, Patricia&lt;/author&gt;&lt;author&gt;Cai, Jia F&lt;/author&gt;&lt;author&gt;de Boer, Remco C&lt;/author&gt;&lt;author&gt;Kruchten, Philippe&lt;/author&gt;&lt;author&gt;Verdecchia, Roberto&lt;/author&gt;&lt;/authors&gt;&lt;/contributors&gt;&lt;titles&gt;&lt;title&gt;DecidArch: Playing cards as software architects&lt;/title&gt;&lt;secondary-title&gt;Proceedings of the 52nd Hawaii International Conference on System Sciences (HICSS)&lt;/secondary-title&gt;&lt;/titles&gt;&lt;pages&gt;7815-7824&lt;/pages&gt;&lt;dates&gt;&lt;year&gt;2019&lt;/year&gt;&lt;/dates&gt;&lt;publisher&gt;Hawaii International Conference on System Sciences (HICSS)&lt;/publisher&gt;&lt;label&gt;S61&lt;/label&gt;&lt;urls&gt;&lt;/urls&gt;&lt;/record&gt;&lt;/Cite&gt;&lt;/EndNote&gt;</w:instrText>
            </w:r>
            <w:r w:rsidR="0037074D" w:rsidRPr="008A2F74">
              <w:fldChar w:fldCharType="separate"/>
            </w:r>
            <w:r w:rsidR="00471467">
              <w:rPr>
                <w:noProof/>
              </w:rPr>
              <w:t>[</w:t>
            </w:r>
            <w:hyperlink w:anchor="_ENREF_48" w:tooltip="Manal, 2018 #106" w:history="1">
              <w:r w:rsidR="00471467">
                <w:rPr>
                  <w:noProof/>
                </w:rPr>
                <w:t>48</w:t>
              </w:r>
            </w:hyperlink>
            <w:r w:rsidR="00471467">
              <w:rPr>
                <w:noProof/>
              </w:rPr>
              <w:t xml:space="preserve">, </w:t>
            </w:r>
            <w:hyperlink w:anchor="_ENREF_50" w:tooltip="Lago, 2019 #122" w:history="1">
              <w:r w:rsidR="00471467">
                <w:rPr>
                  <w:noProof/>
                </w:rPr>
                <w:t>50</w:t>
              </w:r>
            </w:hyperlink>
            <w:r w:rsidR="00471467">
              <w:rPr>
                <w:noProof/>
              </w:rPr>
              <w:t>]</w:t>
            </w:r>
            <w:r w:rsidR="0037074D" w:rsidRPr="008A2F74">
              <w:fldChar w:fldCharType="end"/>
            </w:r>
            <w:r w:rsidRPr="008A2F74">
              <w:t>, Model Based Learning</w:t>
            </w:r>
            <w:r w:rsidR="002B7271" w:rsidRPr="008A2F74">
              <w:t xml:space="preserve"> </w:t>
            </w:r>
            <w:r w:rsidR="003E791E" w:rsidRPr="008A2F74">
              <w:fldChar w:fldCharType="begin">
                <w:fldData xml:space="preserve">PEVuZE5vdGU+PENpdGU+PEF1dGhvcj5LYXppPC9BdXRob3I+PFllYXI+MjAxOTwvWWVhcj48UmVj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=
</w:fldData>
              </w:fldChar>
            </w:r>
            <w:r w:rsidR="00471467">
              <w:instrText xml:space="preserve"> ADDIN EN.CITE </w:instrText>
            </w:r>
            <w:r w:rsidR="00471467">
              <w:fldChar w:fldCharType="begin">
                <w:fldData xml:space="preserve">PEVuZE5vdGU+PENpdGU+PEF1dGhvcj5LYXppPC9BdXRob3I+PFllYXI+MjAxOTwvWWVhcj48UmVj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=
</w:fldData>
              </w:fldChar>
            </w:r>
            <w:r w:rsidR="00471467">
              <w:instrText xml:space="preserve"> ADDIN EN.CITE.DATA </w:instrText>
            </w:r>
            <w:r w:rsidR="00471467">
              <w:fldChar w:fldCharType="end"/>
            </w:r>
            <w:r w:rsidR="003E791E" w:rsidRPr="008A2F74">
              <w:fldChar w:fldCharType="separate"/>
            </w:r>
            <w:r w:rsidR="00471467">
              <w:rPr>
                <w:noProof/>
              </w:rPr>
              <w:t>[</w:t>
            </w:r>
            <w:hyperlink w:anchor="_ENREF_11" w:tooltip="Cain, 2016 #54" w:history="1">
              <w:r w:rsidR="00471467">
                <w:rPr>
                  <w:noProof/>
                </w:rPr>
                <w:t>11</w:t>
              </w:r>
            </w:hyperlink>
            <w:r w:rsidR="00471467">
              <w:rPr>
                <w:noProof/>
              </w:rPr>
              <w:t xml:space="preserve">, </w:t>
            </w:r>
            <w:hyperlink w:anchor="_ENREF_56" w:tooltip="Chimalakonda, 2023 #34" w:history="1">
              <w:r w:rsidR="00471467">
                <w:rPr>
                  <w:noProof/>
                </w:rPr>
                <w:t>56</w:t>
              </w:r>
            </w:hyperlink>
            <w:r w:rsidR="00471467">
              <w:rPr>
                <w:noProof/>
              </w:rPr>
              <w:t xml:space="preserve">, </w:t>
            </w:r>
            <w:hyperlink w:anchor="_ENREF_61" w:tooltip="Kazi, 2019 #98" w:history="1">
              <w:r w:rsidR="00471467">
                <w:rPr>
                  <w:noProof/>
                </w:rPr>
                <w:t>61</w:t>
              </w:r>
            </w:hyperlink>
            <w:r w:rsidR="00471467">
              <w:rPr>
                <w:noProof/>
              </w:rPr>
              <w:t xml:space="preserve">, </w:t>
            </w:r>
            <w:hyperlink w:anchor="_ENREF_63" w:tooltip="Liubchenko, 2019 #108" w:history="1">
              <w:r w:rsidR="00471467">
                <w:rPr>
                  <w:noProof/>
                </w:rPr>
                <w:t>63</w:t>
              </w:r>
            </w:hyperlink>
            <w:r w:rsidR="00471467">
              <w:rPr>
                <w:noProof/>
              </w:rPr>
              <w:t xml:space="preserve">, </w:t>
            </w:r>
            <w:hyperlink w:anchor="_ENREF_68" w:tooltip="Golden, 2010 #114" w:history="1">
              <w:r w:rsidR="00471467">
                <w:rPr>
                  <w:noProof/>
                </w:rPr>
                <w:t>68</w:t>
              </w:r>
            </w:hyperlink>
            <w:r w:rsidR="00471467">
              <w:rPr>
                <w:noProof/>
              </w:rPr>
              <w:t>]</w:t>
            </w:r>
            <w:r w:rsidR="003E791E" w:rsidRPr="008A2F74">
              <w:fldChar w:fldCharType="end"/>
            </w:r>
            <w:r w:rsidR="003E791E" w:rsidRPr="008A2F74">
              <w:t xml:space="preserve">, </w:t>
            </w:r>
            <w:r w:rsidRPr="008A2F74">
              <w:t xml:space="preserve">Case based learning </w:t>
            </w:r>
            <w:r w:rsidR="007C11B0" w:rsidRPr="008A2F74">
              <w:fldChar w:fldCharType="begin">
                <w:fldData xml:space="preserve">PEVuZE5vdGU+PENpdGU+PEF1dGhvcj5MaWVoPC9BdXRob3I+PFllYXI+MjAxODwvWWVhcj48UmVj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</w:fldData>
              </w:fldChar>
            </w:r>
            <w:r w:rsidR="001E6FD8" w:rsidRPr="008A2F74">
              <w:instrText xml:space="preserve"> ADDIN EN.CITE </w:instrText>
            </w:r>
            <w:r w:rsidR="001E6FD8" w:rsidRPr="008A2F74">
              <w:fldChar w:fldCharType="begin">
                <w:fldData xml:space="preserve">PEVuZE5vdGU+PENpdGU+PEF1dGhvcj5MaWVoPC9BdXRob3I+PFllYXI+MjAxODwvWWVhcj48UmVj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</w:fldData>
              </w:fldChar>
            </w:r>
            <w:r w:rsidR="001E6FD8" w:rsidRPr="008A2F74">
              <w:instrText xml:space="preserve"> ADDIN EN.CITE.DATA </w:instrText>
            </w:r>
            <w:r w:rsidR="001E6FD8" w:rsidRPr="008A2F74">
              <w:fldChar w:fldCharType="end"/>
            </w:r>
            <w:r w:rsidR="007C11B0" w:rsidRPr="008A2F74">
              <w:fldChar w:fldCharType="separate"/>
            </w:r>
            <w:r w:rsidR="001E6FD8" w:rsidRPr="008A2F74">
              <w:rPr>
                <w:noProof/>
              </w:rPr>
              <w:t>[</w:t>
            </w:r>
            <w:hyperlink w:anchor="_ENREF_6" w:tooltip="Lieh, 2018 #49" w:history="1">
              <w:r w:rsidR="00471467" w:rsidRPr="008A2F74">
                <w:rPr>
                  <w:noProof/>
                </w:rPr>
                <w:t>6</w:t>
              </w:r>
            </w:hyperlink>
            <w:r w:rsidR="001E6FD8" w:rsidRPr="008A2F74">
              <w:rPr>
                <w:noProof/>
              </w:rPr>
              <w:t xml:space="preserve">, </w:t>
            </w:r>
            <w:hyperlink w:anchor="_ENREF_37" w:tooltip="Ouh, 2020 #80" w:history="1">
              <w:r w:rsidR="00471467" w:rsidRPr="008A2F74">
                <w:rPr>
                  <w:noProof/>
                </w:rPr>
                <w:t>37</w:t>
              </w:r>
            </w:hyperlink>
            <w:r w:rsidR="001E6FD8" w:rsidRPr="008A2F74">
              <w:rPr>
                <w:noProof/>
              </w:rPr>
              <w:t xml:space="preserve">, </w:t>
            </w:r>
            <w:hyperlink w:anchor="_ENREF_41" w:tooltip="Jamal, 2017 #68" w:history="1">
              <w:r w:rsidR="00471467" w:rsidRPr="008A2F74">
                <w:rPr>
                  <w:noProof/>
                </w:rPr>
                <w:t>41</w:t>
              </w:r>
            </w:hyperlink>
            <w:r w:rsidR="001E6FD8" w:rsidRPr="008A2F74">
              <w:rPr>
                <w:noProof/>
              </w:rPr>
              <w:t>]</w:t>
            </w:r>
            <w:r w:rsidR="007C11B0" w:rsidRPr="008A2F74">
              <w:fldChar w:fldCharType="end"/>
            </w:r>
            <w:r w:rsidRPr="008A2F74">
              <w:t xml:space="preserve">, Experiential learning </w:t>
            </w:r>
            <w:r w:rsidR="00A2356B" w:rsidRPr="008A2F74">
              <w:fldChar w:fldCharType="begin">
                <w:fldData xml:space="preserve">PEVuZE5vdGU+PENpdGU+PEF1dGhvcj5HaW92YW5uaSBHb256YWxlejwvQXV0aG9yPjxZZWFyPjIw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</w:fldData>
              </w:fldChar>
            </w:r>
            <w:r w:rsidR="00471467">
              <w:instrText xml:space="preserve"> ADDIN EN.CITE </w:instrText>
            </w:r>
            <w:r w:rsidR="00471467">
              <w:fldChar w:fldCharType="begin">
                <w:fldData xml:space="preserve">PEVuZE5vdGU+PENpdGU+PEF1dGhvcj5HaW92YW5uaSBHb256YWxlejwvQXV0aG9yPjxZZWFyPjIw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</w:fldData>
              </w:fldChar>
            </w:r>
            <w:r w:rsidR="00471467">
              <w:instrText xml:space="preserve"> ADDIN EN.CITE.DATA </w:instrText>
            </w:r>
            <w:r w:rsidR="00471467">
              <w:fldChar w:fldCharType="end"/>
            </w:r>
            <w:r w:rsidR="00A2356B" w:rsidRPr="008A2F74">
              <w:fldChar w:fldCharType="separate"/>
            </w:r>
            <w:r w:rsidR="00471467">
              <w:rPr>
                <w:noProof/>
              </w:rPr>
              <w:t>[</w:t>
            </w:r>
            <w:hyperlink w:anchor="_ENREF_26" w:tooltip="Giovanni Gonzalez, 2024 #38" w:history="1">
              <w:r w:rsidR="00471467">
                <w:rPr>
                  <w:noProof/>
                </w:rPr>
                <w:t>26</w:t>
              </w:r>
            </w:hyperlink>
            <w:r w:rsidR="00471467">
              <w:rPr>
                <w:noProof/>
              </w:rPr>
              <w:t xml:space="preserve">, </w:t>
            </w:r>
            <w:hyperlink w:anchor="_ENREF_38" w:tooltip="El-Mahdy, 2022 #119" w:history="1">
              <w:r w:rsidR="00471467">
                <w:rPr>
                  <w:noProof/>
                </w:rPr>
                <w:t>38</w:t>
              </w:r>
            </w:hyperlink>
            <w:r w:rsidR="00471467">
              <w:rPr>
                <w:noProof/>
              </w:rPr>
              <w:t xml:space="preserve">, </w:t>
            </w:r>
            <w:hyperlink w:anchor="_ENREF_57" w:tooltip="Castro, 2024 #43" w:history="1">
              <w:r w:rsidR="00471467">
                <w:rPr>
                  <w:noProof/>
                </w:rPr>
                <w:t>57</w:t>
              </w:r>
            </w:hyperlink>
            <w:r w:rsidR="00471467">
              <w:rPr>
                <w:noProof/>
              </w:rPr>
              <w:t xml:space="preserve">, </w:t>
            </w:r>
            <w:hyperlink w:anchor="_ENREF_59" w:tooltip="Lieh, 2018 #72" w:history="1">
              <w:r w:rsidR="00471467">
                <w:rPr>
                  <w:noProof/>
                </w:rPr>
                <w:t>59</w:t>
              </w:r>
            </w:hyperlink>
            <w:r w:rsidR="00471467">
              <w:rPr>
                <w:noProof/>
              </w:rPr>
              <w:t>]</w:t>
            </w:r>
            <w:r w:rsidR="00A2356B" w:rsidRPr="008A2F74">
              <w:fldChar w:fldCharType="end"/>
            </w:r>
            <w:r w:rsidRPr="008A2F74">
              <w:t xml:space="preserve">, Collaborative learning </w:t>
            </w:r>
            <w:r w:rsidR="003A4F03" w:rsidRPr="008A2F74">
              <w:fldChar w:fldCharType="begin">
                <w:fldData xml:space="preserve">PEVuZE5vdGU+PENpdGU+PEF1dGhvcj5DYW1wbzwvQXV0aG9yPjxZZWFyPjIwMjE8L1llYXI+PFJl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</w:fldData>
              </w:fldChar>
            </w:r>
            <w:r w:rsidR="00471467">
              <w:instrText xml:space="preserve"> ADDIN EN.CITE </w:instrText>
            </w:r>
            <w:r w:rsidR="00471467">
              <w:fldChar w:fldCharType="begin">
                <w:fldData xml:space="preserve">PEVuZE5vdGU+PENpdGU+PEF1dGhvcj5DYW1wbzwvQXV0aG9yPjxZZWFyPjIwMjE8L1llYXI+PFJl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</w:fldData>
              </w:fldChar>
            </w:r>
            <w:r w:rsidR="00471467">
              <w:instrText xml:space="preserve"> ADDIN EN.CITE.DATA </w:instrText>
            </w:r>
            <w:r w:rsidR="00471467">
              <w:fldChar w:fldCharType="end"/>
            </w:r>
            <w:r w:rsidR="003A4F03" w:rsidRPr="008A2F74">
              <w:fldChar w:fldCharType="separate"/>
            </w:r>
            <w:r w:rsidR="00471467">
              <w:rPr>
                <w:noProof/>
              </w:rPr>
              <w:t>[</w:t>
            </w:r>
            <w:hyperlink w:anchor="_ENREF_42" w:tooltip="Santi, 2010 #65" w:history="1">
              <w:r w:rsidR="00471467">
                <w:rPr>
                  <w:noProof/>
                </w:rPr>
                <w:t>42</w:t>
              </w:r>
            </w:hyperlink>
            <w:r w:rsidR="00471467">
              <w:rPr>
                <w:noProof/>
              </w:rPr>
              <w:t xml:space="preserve">, </w:t>
            </w:r>
            <w:hyperlink w:anchor="_ENREF_45" w:tooltip="Deursen, 2017 #52" w:history="1">
              <w:r w:rsidR="00471467">
                <w:rPr>
                  <w:noProof/>
                </w:rPr>
                <w:t>45</w:t>
              </w:r>
            </w:hyperlink>
            <w:r w:rsidR="00471467">
              <w:rPr>
                <w:noProof/>
              </w:rPr>
              <w:t xml:space="preserve">, </w:t>
            </w:r>
            <w:hyperlink w:anchor="_ENREF_54" w:tooltip="Campo, 2021 #33" w:history="1">
              <w:r w:rsidR="00471467">
                <w:rPr>
                  <w:noProof/>
                </w:rPr>
                <w:t>54</w:t>
              </w:r>
            </w:hyperlink>
            <w:r w:rsidR="00471467">
              <w:rPr>
                <w:noProof/>
              </w:rPr>
              <w:t>]</w:t>
            </w:r>
            <w:r w:rsidR="003A4F03" w:rsidRPr="008A2F74">
              <w:fldChar w:fldCharType="end"/>
            </w:r>
            <w:r w:rsidRPr="008A2F74">
              <w:t>, Design centric learning</w:t>
            </w:r>
            <w:r w:rsidR="000006AD" w:rsidRPr="008A2F74">
              <w:t xml:space="preserve"> </w:t>
            </w:r>
            <w:r w:rsidR="004B0DDE" w:rsidRPr="008A2F74">
              <w:fldChar w:fldCharType="begin"/>
            </w:r>
            <w:r w:rsidR="00471467">
              <w:instrText xml:space="preserve"> ADDIN EN.CITE &lt;EndNote&gt;&lt;Cite&gt;&lt;Author&gt;Nasir&lt;/Author&gt;&lt;Year&gt;2023&lt;/Year&gt;&lt;RecNum&gt;124&lt;/RecNum&gt;&lt;DisplayText&gt;[87]&lt;/DisplayText&gt;&lt;record&gt;&lt;rec-number&gt;124&lt;/rec-number&gt;&lt;foreign-keys&gt;&lt;key app="EN" db-id="e9pxax9rpzaed9e0p5ipfrz6a2fderwaepaf" timestamp="1744881036"&gt;124&lt;/key&gt;&lt;/foreign-keys&gt;&lt;ref-type name="Conference Paper"&gt;47&lt;/ref-type&gt;&lt;contributors&gt;&lt;authors&gt;&lt;author&gt;Usman Nasir&lt;/author&gt;&lt;/authors&gt;&lt;/contributors&gt;&lt;titles&gt;&lt;title&gt;Using Architectural Kata in Software Architecture Course: An Experience Report&lt;/title&gt;&lt;secondary-title&gt;Proceedings of the 5th European Conference on Software Engineering Education&lt;/secondary-title&gt;&lt;/titles&gt;&lt;pages&gt;215–219&lt;/pages&gt;&lt;keywords&gt;&lt;keyword&gt;Active Learning, Architectural Kata, Designing Software Architectures, Experience Report&lt;/keyword&gt;&lt;/keywords&gt;&lt;dates&gt;&lt;year&gt;2023&lt;/year&gt;&lt;/dates&gt;&lt;pub-location&gt;Seeon/Bavaria, Germany&lt;/pub-location&gt;&lt;publisher&gt;Association for Computing Machinery&lt;/publisher&gt;&lt;label&gt;S57&lt;/label&gt;&lt;urls&gt;&lt;related-urls&gt;&lt;url&gt;https://doi.org/10.1145/3593663.3593694&lt;/url&gt;&lt;/related-urls&gt;&lt;/urls&gt;&lt;electronic-resource-num&gt;10.1145/3593663.3593694&lt;/electronic-resource-num&gt;&lt;/record&gt;&lt;/Cite&gt;&lt;/EndNote&gt;</w:instrText>
            </w:r>
            <w:r w:rsidR="004B0DDE" w:rsidRPr="008A2F74">
              <w:fldChar w:fldCharType="separate"/>
            </w:r>
            <w:r w:rsidR="00471467">
              <w:rPr>
                <w:noProof/>
              </w:rPr>
              <w:t>[</w:t>
            </w:r>
            <w:hyperlink w:anchor="_ENREF_87" w:tooltip="Nasir, 2023 #124" w:history="1">
              <w:r w:rsidR="00471467">
                <w:rPr>
                  <w:noProof/>
                </w:rPr>
                <w:t>87</w:t>
              </w:r>
            </w:hyperlink>
            <w:r w:rsidR="00471467">
              <w:rPr>
                <w:noProof/>
              </w:rPr>
              <w:t>]</w:t>
            </w:r>
            <w:r w:rsidR="004B0DDE" w:rsidRPr="008A2F74">
              <w:fldChar w:fldCharType="end"/>
            </w:r>
            <w:r w:rsidRPr="008A2F74">
              <w:t>,Others</w:t>
            </w:r>
            <w:r w:rsidR="00A2386E" w:rsidRPr="008A2F74">
              <w:t xml:space="preserve"> </w:t>
            </w:r>
            <w:r w:rsidR="00454C85" w:rsidRPr="008A2F74">
              <w:fldChar w:fldCharType="begin">
                <w:fldData xml:space="preserve">PEVuZE5vdGU+PENpdGU+PEF1dGhvcj5GZWxkZ2VuPC9BdXRob3I+PFllYXI+MjAxNDwvWWVhcj48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==
</w:fldData>
              </w:fldChar>
            </w:r>
            <w:r w:rsidR="00471467">
              <w:instrText xml:space="preserve"> ADDIN EN.CITE </w:instrText>
            </w:r>
            <w:r w:rsidR="00471467">
              <w:fldChar w:fldCharType="begin">
                <w:fldData xml:space="preserve">PEVuZE5vdGU+PENpdGU+PEF1dGhvcj5GZWxkZ2VuPC9BdXRob3I+PFllYXI+MjAxNDwvWWVhcj48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==
</w:fldData>
              </w:fldChar>
            </w:r>
            <w:r w:rsidR="00471467">
              <w:instrText xml:space="preserve"> ADDIN EN.CITE.DATA </w:instrText>
            </w:r>
            <w:r w:rsidR="00471467">
              <w:fldChar w:fldCharType="end"/>
            </w:r>
            <w:r w:rsidR="00454C85" w:rsidRPr="008A2F74">
              <w:fldChar w:fldCharType="separate"/>
            </w:r>
            <w:r w:rsidR="00471467">
              <w:rPr>
                <w:noProof/>
              </w:rPr>
              <w:t>[</w:t>
            </w:r>
            <w:hyperlink w:anchor="_ENREF_7" w:tooltip="Varma, 2021 #79" w:history="1">
              <w:r w:rsidR="00471467">
                <w:rPr>
                  <w:noProof/>
                </w:rPr>
                <w:t>7</w:t>
              </w:r>
            </w:hyperlink>
            <w:r w:rsidR="00471467">
              <w:rPr>
                <w:noProof/>
              </w:rPr>
              <w:t xml:space="preserve">, </w:t>
            </w:r>
            <w:hyperlink w:anchor="_ENREF_55" w:tooltip="Feldgen, 2014 #102" w:history="1">
              <w:r w:rsidR="00471467">
                <w:rPr>
                  <w:noProof/>
                </w:rPr>
                <w:t>55</w:t>
              </w:r>
            </w:hyperlink>
            <w:r w:rsidR="00471467">
              <w:rPr>
                <w:noProof/>
              </w:rPr>
              <w:t>]</w:t>
            </w:r>
            <w:r w:rsidR="00454C85" w:rsidRPr="008A2F74">
              <w:fldChar w:fldCharType="end"/>
            </w:r>
            <w:r w:rsidR="00FE086B" w:rsidRPr="008A2F74">
              <w:t>.</w:t>
            </w:r>
          </w:p>
        </w:tc>
      </w:tr>
      <w:tr w:rsidR="004F6E70" w:rsidRPr="008A2F74" w14:paraId="01A9D405" w14:textId="77777777" w:rsidTr="00105DBE">
        <w:trPr>
          <w:trHeight w:val="1229"/>
        </w:trPr>
        <w:tc>
          <w:tcPr>
            <w:tcW w:w="1980" w:type="dxa"/>
            <w:shd w:val="clear" w:color="auto" w:fill="auto"/>
            <w:vAlign w:val="center"/>
            <w:hideMark/>
          </w:tcPr>
          <w:p w14:paraId="2D847925" w14:textId="25F76A3E" w:rsidR="004F6E70" w:rsidRPr="008A2F74" w:rsidRDefault="004F6E70" w:rsidP="00317168">
            <w:pPr>
              <w:pStyle w:val="TableText"/>
              <w:framePr w:wrap="around"/>
            </w:pPr>
            <w:r w:rsidRPr="008A2F74">
              <w:t xml:space="preserve">Understand </w:t>
            </w:r>
          </w:p>
        </w:tc>
        <w:tc>
          <w:tcPr>
            <w:tcW w:w="1559" w:type="dxa"/>
            <w:shd w:val="clear" w:color="auto" w:fill="auto"/>
            <w:vAlign w:val="center"/>
            <w:hideMark/>
          </w:tcPr>
          <w:p w14:paraId="4E283BB6" w14:textId="77777777" w:rsidR="004F6E70" w:rsidRPr="008A2F74" w:rsidRDefault="004F6E70" w:rsidP="00317168">
            <w:pPr>
              <w:pStyle w:val="TableText"/>
              <w:framePr w:wrap="around"/>
            </w:pPr>
            <w:r w:rsidRPr="008A2F74">
              <w:t>25</w:t>
            </w:r>
          </w:p>
        </w:tc>
        <w:tc>
          <w:tcPr>
            <w:tcW w:w="5787" w:type="dxa"/>
            <w:shd w:val="clear" w:color="auto" w:fill="auto"/>
            <w:vAlign w:val="center"/>
            <w:hideMark/>
          </w:tcPr>
          <w:p w14:paraId="78878297" w14:textId="6F793748" w:rsidR="004F6E70" w:rsidRPr="008A2F74" w:rsidRDefault="004F6E70" w:rsidP="00317168">
            <w:pPr>
              <w:pStyle w:val="TableText"/>
              <w:framePr w:wrap="around"/>
            </w:pPr>
            <w:r w:rsidRPr="008A2F74">
              <w:t>Project based learning</w:t>
            </w:r>
            <w:r w:rsidR="00F945E3" w:rsidRPr="008A2F74">
              <w:t xml:space="preserve"> </w:t>
            </w:r>
            <w:r w:rsidR="00AA6B84" w:rsidRPr="008A2F74">
              <w:fldChar w:fldCharType="begin">
                <w:fldData xml:space="preserve">PEVuZE5vdGU+PENpdGU+PEF1dGhvcj5DYW1wbzwvQXV0aG9yPjxZZWFyPjIwMjE8L1llYXI+PFJl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</w:fldData>
              </w:fldChar>
            </w:r>
            <w:r w:rsidR="00471467">
              <w:instrText xml:space="preserve"> ADDIN EN.CITE </w:instrText>
            </w:r>
            <w:r w:rsidR="00471467">
              <w:fldChar w:fldCharType="begin">
                <w:fldData xml:space="preserve">PEVuZE5vdGU+PENpdGU+PEF1dGhvcj5DYW1wbzwvQXV0aG9yPjxZZWFyPjIwMjE8L1llYXI+PFJl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</w:fldData>
              </w:fldChar>
            </w:r>
            <w:r w:rsidR="00471467">
              <w:instrText xml:space="preserve"> ADDIN EN.CITE.DATA </w:instrText>
            </w:r>
            <w:r w:rsidR="00471467">
              <w:fldChar w:fldCharType="end"/>
            </w:r>
            <w:r w:rsidR="00AA6B84" w:rsidRPr="008A2F74">
              <w:fldChar w:fldCharType="separate"/>
            </w:r>
            <w:r w:rsidR="00471467">
              <w:rPr>
                <w:noProof/>
              </w:rPr>
              <w:t>[</w:t>
            </w:r>
            <w:hyperlink w:anchor="_ENREF_27" w:tooltip="Dahl, 2015 #36" w:history="1">
              <w:r w:rsidR="00471467">
                <w:rPr>
                  <w:noProof/>
                </w:rPr>
                <w:t>27</w:t>
              </w:r>
            </w:hyperlink>
            <w:r w:rsidR="00471467">
              <w:rPr>
                <w:noProof/>
              </w:rPr>
              <w:t xml:space="preserve">, </w:t>
            </w:r>
            <w:hyperlink w:anchor="_ENREF_30" w:tooltip="Vidoni, 2018 #123" w:history="1">
              <w:r w:rsidR="00471467">
                <w:rPr>
                  <w:noProof/>
                </w:rPr>
                <w:t>30</w:t>
              </w:r>
            </w:hyperlink>
            <w:r w:rsidR="00471467">
              <w:rPr>
                <w:noProof/>
              </w:rPr>
              <w:t xml:space="preserve">, </w:t>
            </w:r>
            <w:hyperlink w:anchor="_ENREF_32" w:tooltip="Mattmann, 2012 #93" w:history="1">
              <w:r w:rsidR="00471467">
                <w:rPr>
                  <w:noProof/>
                </w:rPr>
                <w:t>32</w:t>
              </w:r>
            </w:hyperlink>
            <w:r w:rsidR="00471467">
              <w:rPr>
                <w:noProof/>
              </w:rPr>
              <w:t xml:space="preserve">, </w:t>
            </w:r>
            <w:hyperlink w:anchor="_ENREF_54" w:tooltip="Campo, 2021 #33" w:history="1">
              <w:r w:rsidR="00471467">
                <w:rPr>
                  <w:noProof/>
                </w:rPr>
                <w:t>54</w:t>
              </w:r>
            </w:hyperlink>
            <w:r w:rsidR="00471467">
              <w:rPr>
                <w:noProof/>
              </w:rPr>
              <w:t>]</w:t>
            </w:r>
            <w:r w:rsidR="00AA6B84" w:rsidRPr="008A2F74">
              <w:fldChar w:fldCharType="end"/>
            </w:r>
            <w:r w:rsidR="000B2E75" w:rsidRPr="008A2F74">
              <w:t xml:space="preserve">, </w:t>
            </w:r>
            <w:r w:rsidRPr="008A2F74">
              <w:t>Agile</w:t>
            </w:r>
            <w:r w:rsidR="00F50CBA" w:rsidRPr="008A2F74">
              <w:t xml:space="preserve"> </w:t>
            </w:r>
            <w:r w:rsidR="00403FBD" w:rsidRPr="008A2F74">
              <w:fldChar w:fldCharType="begin"/>
            </w:r>
            <w:r w:rsidR="00471467">
              <w:instrText xml:space="preserve"> ADDIN EN.CITE &lt;EndNote&gt;&lt;Cite&gt;&lt;Author&gt;Wedemann&lt;/Author&gt;&lt;Year&gt;2018&lt;/Year&gt;&lt;RecNum&gt;48&lt;/RecNum&gt;&lt;DisplayText&gt;[75]&lt;/DisplayText&gt;&lt;record&gt;&lt;rec-number&gt;48&lt;/rec-number&gt;&lt;foreign-keys&gt;&lt;key app="EN" db-id="e9pxax9rpzaed9e0p5ipfrz6a2fderwaepaf" timestamp="1744516072"&gt;48&lt;/key&gt;&lt;/foreign-keys&gt;&lt;ref-type name="Conference Paper"&gt;47&lt;/ref-type&gt;&lt;contributors&gt;&lt;authors&gt;&lt;author&gt;Wedemann, Gero&lt;/author&gt;&lt;/authors&gt;&lt;/contributors&gt;&lt;titles&gt;&lt;title&gt;Scrum as a Method of Teaching Software Architecture&lt;/title&gt;&lt;/titles&gt;&lt;pages&gt;108-112&lt;/pages&gt;&lt;dates&gt;&lt;year&gt;2018&lt;/year&gt;&lt;/dates&gt;&lt;label&gt;S41&lt;/label&gt;&lt;urls&gt;&lt;related-urls&gt;&lt;url&gt;https://doi.org/10.1145/3209087.3209096&lt;/url&gt;&lt;/related-urls&gt;&lt;/urls&gt;&lt;electronic-resource-num&gt;10.1145/3209087.3209096&lt;/electronic-resource-num&gt;&lt;/record&gt;&lt;/Cite&gt;&lt;/EndNote&gt;</w:instrText>
            </w:r>
            <w:r w:rsidR="00403FBD" w:rsidRPr="008A2F74">
              <w:fldChar w:fldCharType="separate"/>
            </w:r>
            <w:r w:rsidR="00471467">
              <w:rPr>
                <w:noProof/>
              </w:rPr>
              <w:t>[</w:t>
            </w:r>
            <w:hyperlink w:anchor="_ENREF_75" w:tooltip="Wedemann, 2018 #48" w:history="1">
              <w:r w:rsidR="00471467">
                <w:rPr>
                  <w:noProof/>
                </w:rPr>
                <w:t>75</w:t>
              </w:r>
            </w:hyperlink>
            <w:r w:rsidR="00471467">
              <w:rPr>
                <w:noProof/>
              </w:rPr>
              <w:t>]</w:t>
            </w:r>
            <w:r w:rsidR="00403FBD" w:rsidRPr="008A2F74">
              <w:fldChar w:fldCharType="end"/>
            </w:r>
            <w:r w:rsidR="000B2E75" w:rsidRPr="008A2F74">
              <w:t xml:space="preserve">, </w:t>
            </w:r>
            <w:r w:rsidRPr="008A2F74">
              <w:t>Game based learning</w:t>
            </w:r>
            <w:r w:rsidR="000B2E75" w:rsidRPr="008A2F74">
              <w:t xml:space="preserve"> </w:t>
            </w:r>
            <w:r w:rsidR="007058EB" w:rsidRPr="008A2F74">
              <w:fldChar w:fldCharType="begin"/>
            </w:r>
            <w:r w:rsidR="00471467">
              <w:instrText xml:space="preserve"> ADDIN EN.CITE &lt;EndNote&gt;&lt;Cite&gt;&lt;Author&gt;Cervantes&lt;/Author&gt;&lt;Year&gt;2016&lt;/Year&gt;&lt;RecNum&gt;100&lt;/RecNum&gt;&lt;DisplayText&gt;[3, 53]&lt;/DisplayText&gt;&lt;record&gt;&lt;rec-number&gt;100&lt;/rec-number&gt;&lt;foreign-keys&gt;&lt;key app="EN" db-id="e9pxax9rpzaed9e0p5ipfrz6a2fderwaepaf" timestamp="1744516072"&gt;100&lt;/key&gt;&lt;/foreign-keys&gt;&lt;ref-type name="Journal Article"&gt;17&lt;/ref-type&gt;&lt;contributors&gt;&lt;authors&gt;&lt;author&gt;H. Cervantes&lt;/author&gt;&lt;author&gt;S. Haziyev&lt;/author&gt;&lt;author&gt;O. Hrytsay&lt;/author&gt;&lt;author&gt;R. Kazman&lt;/author&gt;&lt;/authors&gt;&lt;/contributors&gt;&lt;titles&gt;&lt;title&gt;Smart Decisions: An Architectural Design Game&lt;/title&gt;&lt;secondary-title&gt;2016 IEEE/ACM 38th International Conference on Software Engineering Companion (ICSE-C)&lt;/secondary-title&gt;&lt;/titles&gt;&lt;periodical&gt;&lt;full-title&gt;2016 IEEE/ACM 38th International Conference on Software Engineering Companion (ICSE-C)&lt;/full-title&gt;&lt;/periodical&gt;&lt;pages&gt;327-335&lt;/pages&gt;&lt;dates&gt;&lt;year&gt;2016&lt;/year&gt;&lt;/dates&gt;&lt;label&gt;S23&lt;/label&gt;&lt;urls&gt;&lt;/urls&gt;&lt;electronic-resource-num&gt;https://doi.org/10.1145/2889160.2889184&lt;/electronic-resource-num&gt;&lt;/record&gt;&lt;/Cite&gt;&lt;Cite&gt;&lt;Author&gt;Boer&lt;/Author&gt;&lt;Year&gt;2019&lt;/Year&gt;&lt;RecNum&gt;87&lt;/RecNum&gt;&lt;record&gt;&lt;rec-number&gt;87&lt;/rec-number&gt;&lt;foreign-keys&gt;&lt;key app="EN" db-id="e9pxax9rpzaed9e0p5ipfrz6a2fderwaepaf" timestamp="1744516072"&gt;87&lt;/key&gt;&lt;/foreign-keys&gt;&lt;ref-type name="Journal Article"&gt;17&lt;/ref-type&gt;&lt;contributors&gt;&lt;authors&gt;&lt;author&gt;R. C. de Boer&lt;/author&gt;&lt;author&gt;P. Lago&lt;/author&gt;&lt;author&gt;R. Verdecchia&lt;/author&gt;&lt;author&gt;P. Kruchten&lt;/author&gt;&lt;/authors&gt;&lt;/contributors&gt;&lt;titles&gt;&lt;title&gt;DecidArch V2: An Improved Game to Teach Architecture Design Decision Making&lt;/title&gt;&lt;secondary-title&gt;2019 IEEE International Conference on Software Architecture Companion (ICSA-C)&lt;/secondary-title&gt;&lt;/titles&gt;&lt;periodical&gt;&lt;full-title&gt;2019 IEEE International Conference on Software Architecture Companion (ICSA-C)&lt;/full-title&gt;&lt;/periodical&gt;&lt;pages&gt;153-157&lt;/pages&gt;&lt;dates&gt;&lt;year&gt;2019&lt;/year&gt;&lt;/dates&gt;&lt;label&gt;S78&lt;/label&gt;&lt;urls&gt;&lt;/urls&gt;&lt;electronic-resource-num&gt;10.1109/ICSA-C.2019.00034&lt;/electronic-resource-num&gt;&lt;/record&gt;&lt;/Cite&gt;&lt;/EndNote&gt;</w:instrText>
            </w:r>
            <w:r w:rsidR="007058EB" w:rsidRPr="008A2F74">
              <w:fldChar w:fldCharType="separate"/>
            </w:r>
            <w:r w:rsidR="00471467">
              <w:rPr>
                <w:noProof/>
              </w:rPr>
              <w:t>[</w:t>
            </w:r>
            <w:hyperlink w:anchor="_ENREF_3" w:tooltip="Cervantes, 2016 #100" w:history="1">
              <w:r w:rsidR="00471467">
                <w:rPr>
                  <w:noProof/>
                </w:rPr>
                <w:t>3</w:t>
              </w:r>
            </w:hyperlink>
            <w:r w:rsidR="00471467">
              <w:rPr>
                <w:noProof/>
              </w:rPr>
              <w:t xml:space="preserve">, </w:t>
            </w:r>
            <w:hyperlink w:anchor="_ENREF_53" w:tooltip="Boer, 2019 #87" w:history="1">
              <w:r w:rsidR="00471467">
                <w:rPr>
                  <w:noProof/>
                </w:rPr>
                <w:t>53</w:t>
              </w:r>
            </w:hyperlink>
            <w:r w:rsidR="00471467">
              <w:rPr>
                <w:noProof/>
              </w:rPr>
              <w:t>]</w:t>
            </w:r>
            <w:r w:rsidR="007058EB" w:rsidRPr="008A2F74">
              <w:fldChar w:fldCharType="end"/>
            </w:r>
            <w:r w:rsidR="00E7252E" w:rsidRPr="008A2F74">
              <w:t xml:space="preserve">, </w:t>
            </w:r>
            <w:r w:rsidRPr="008A2F74">
              <w:t>Model Based Learning</w:t>
            </w:r>
            <w:r w:rsidR="00E7252E" w:rsidRPr="008A2F74">
              <w:t xml:space="preserve"> </w:t>
            </w:r>
            <w:r w:rsidR="00111A88" w:rsidRPr="008A2F74">
              <w:fldChar w:fldCharType="begin">
                <w:fldData xml:space="preserve">PEVuZE5vdGU+PENpdGU+PEF1dGhvcj5GZWRlcmljbzwvQXV0aG9yPjxZZWFyPjIwMTg8L1llYXI+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</w:fldData>
              </w:fldChar>
            </w:r>
            <w:r w:rsidR="00471467">
              <w:instrText xml:space="preserve"> ADDIN EN.CITE </w:instrText>
            </w:r>
            <w:r w:rsidR="00471467">
              <w:fldChar w:fldCharType="begin">
                <w:fldData xml:space="preserve">PEVuZE5vdGU+PENpdGU+PEF1dGhvcj5GZWRlcmljbzwvQXV0aG9yPjxZZWFyPjIwMTg8L1llYXI+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</w:fldData>
              </w:fldChar>
            </w:r>
            <w:r w:rsidR="00471467">
              <w:instrText xml:space="preserve"> ADDIN EN.CITE.DATA </w:instrText>
            </w:r>
            <w:r w:rsidR="00471467">
              <w:fldChar w:fldCharType="end"/>
            </w:r>
            <w:r w:rsidR="00111A88" w:rsidRPr="008A2F74">
              <w:fldChar w:fldCharType="separate"/>
            </w:r>
            <w:r w:rsidR="00471467">
              <w:rPr>
                <w:noProof/>
              </w:rPr>
              <w:t>[</w:t>
            </w:r>
            <w:hyperlink w:anchor="_ENREF_52" w:tooltip="Montenegro, 2017 #85" w:history="1">
              <w:r w:rsidR="00471467">
                <w:rPr>
                  <w:noProof/>
                </w:rPr>
                <w:t>52</w:t>
              </w:r>
            </w:hyperlink>
            <w:r w:rsidR="00471467">
              <w:rPr>
                <w:noProof/>
              </w:rPr>
              <w:t xml:space="preserve">, </w:t>
            </w:r>
            <w:hyperlink w:anchor="_ENREF_62" w:tooltip="Federico, 2018 #58" w:history="1">
              <w:r w:rsidR="00471467">
                <w:rPr>
                  <w:noProof/>
                </w:rPr>
                <w:t>62</w:t>
              </w:r>
            </w:hyperlink>
            <w:r w:rsidR="00471467">
              <w:rPr>
                <w:noProof/>
              </w:rPr>
              <w:t xml:space="preserve">, </w:t>
            </w:r>
            <w:hyperlink w:anchor="_ENREF_64" w:tooltip="Thomas, 2021 #41" w:history="1">
              <w:r w:rsidR="00471467">
                <w:rPr>
                  <w:noProof/>
                </w:rPr>
                <w:t>64</w:t>
              </w:r>
            </w:hyperlink>
            <w:r w:rsidR="00471467">
              <w:rPr>
                <w:noProof/>
              </w:rPr>
              <w:t xml:space="preserve">, </w:t>
            </w:r>
            <w:hyperlink w:anchor="_ENREF_71" w:tooltip="Urrego, 2013 #66" w:history="1">
              <w:r w:rsidR="00471467">
                <w:rPr>
                  <w:noProof/>
                </w:rPr>
                <w:t>71</w:t>
              </w:r>
            </w:hyperlink>
            <w:r w:rsidR="00471467">
              <w:rPr>
                <w:noProof/>
              </w:rPr>
              <w:t>]</w:t>
            </w:r>
            <w:r w:rsidR="00111A88" w:rsidRPr="008A2F74">
              <w:fldChar w:fldCharType="end"/>
            </w:r>
            <w:r w:rsidR="00F22A55" w:rsidRPr="008A2F74">
              <w:t xml:space="preserve">, </w:t>
            </w:r>
            <w:r w:rsidRPr="008A2F74">
              <w:t xml:space="preserve">Experiential learning </w:t>
            </w:r>
            <w:r w:rsidR="004D0DC1" w:rsidRPr="008A2F74">
              <w:fldChar w:fldCharType="begin">
                <w:fldData xml:space="preserve">PEVuZE5vdGU+PENpdGU+PEF1dGhvcj5Db3JyaXRvcmU8L0F1dGhvcj48WWVhcj4yMDIwPC9ZZWFy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</w:fldData>
              </w:fldChar>
            </w:r>
            <w:r w:rsidR="00471467">
              <w:instrText xml:space="preserve"> ADDIN EN.CITE </w:instrText>
            </w:r>
            <w:r w:rsidR="00471467">
              <w:fldChar w:fldCharType="begin">
                <w:fldData xml:space="preserve">PEVuZE5vdGU+PENpdGU+PEF1dGhvcj5Db3JyaXRvcmU8L0F1dGhvcj48WWVhcj4yMDIwPC9ZZWFy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</w:fldData>
              </w:fldChar>
            </w:r>
            <w:r w:rsidR="00471467">
              <w:instrText xml:space="preserve"> ADDIN EN.CITE.DATA </w:instrText>
            </w:r>
            <w:r w:rsidR="00471467">
              <w:fldChar w:fldCharType="end"/>
            </w:r>
            <w:r w:rsidR="004D0DC1" w:rsidRPr="008A2F74">
              <w:fldChar w:fldCharType="separate"/>
            </w:r>
            <w:r w:rsidR="00471467">
              <w:rPr>
                <w:noProof/>
              </w:rPr>
              <w:t>[</w:t>
            </w:r>
            <w:hyperlink w:anchor="_ENREF_8" w:tooltip="Castro, 2023 #74" w:history="1">
              <w:r w:rsidR="00471467">
                <w:rPr>
                  <w:noProof/>
                </w:rPr>
                <w:t>8</w:t>
              </w:r>
            </w:hyperlink>
            <w:r w:rsidR="00471467">
              <w:rPr>
                <w:noProof/>
              </w:rPr>
              <w:t xml:space="preserve">, </w:t>
            </w:r>
            <w:hyperlink w:anchor="_ENREF_58" w:tooltip="Corritore, 2020 #35" w:history="1">
              <w:r w:rsidR="00471467">
                <w:rPr>
                  <w:noProof/>
                </w:rPr>
                <w:t>58</w:t>
              </w:r>
            </w:hyperlink>
            <w:r w:rsidR="00471467">
              <w:rPr>
                <w:noProof/>
              </w:rPr>
              <w:t xml:space="preserve">, </w:t>
            </w:r>
            <w:hyperlink w:anchor="_ENREF_60" w:tooltip="Lieh, 2018 #127" w:history="1">
              <w:r w:rsidR="00471467">
                <w:rPr>
                  <w:noProof/>
                </w:rPr>
                <w:t>60</w:t>
              </w:r>
            </w:hyperlink>
            <w:r w:rsidR="00471467">
              <w:rPr>
                <w:noProof/>
              </w:rPr>
              <w:t>]</w:t>
            </w:r>
            <w:r w:rsidR="004D0DC1" w:rsidRPr="008A2F74">
              <w:fldChar w:fldCharType="end"/>
            </w:r>
            <w:r w:rsidR="0066781D" w:rsidRPr="008A2F74">
              <w:t xml:space="preserve">, </w:t>
            </w:r>
            <w:r w:rsidRPr="008A2F74">
              <w:t xml:space="preserve">Collaborative learning </w:t>
            </w:r>
            <w:r w:rsidR="00A239DC" w:rsidRPr="008A2F74">
              <w:fldChar w:fldCharType="begin">
                <w:fldData xml:space="preserve">PEVuZE5vdGU+PENpdGU+PEF1dGhvcj5DYW1wbzwvQXV0aG9yPjxZZWFyPjIwMjE8L1llYXI+PFJl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</w:fldData>
              </w:fldChar>
            </w:r>
            <w:r w:rsidR="00471467">
              <w:instrText xml:space="preserve"> ADDIN EN.CITE </w:instrText>
            </w:r>
            <w:r w:rsidR="00471467">
              <w:fldChar w:fldCharType="begin">
                <w:fldData xml:space="preserve">PEVuZE5vdGU+PENpdGU+PEF1dGhvcj5DYW1wbzwvQXV0aG9yPjxZZWFyPjIwMjE8L1llYXI+PFJl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</w:fldData>
              </w:fldChar>
            </w:r>
            <w:r w:rsidR="00471467">
              <w:instrText xml:space="preserve"> ADDIN EN.CITE.DATA </w:instrText>
            </w:r>
            <w:r w:rsidR="00471467">
              <w:fldChar w:fldCharType="end"/>
            </w:r>
            <w:r w:rsidR="00A239DC" w:rsidRPr="008A2F74">
              <w:fldChar w:fldCharType="separate"/>
            </w:r>
            <w:r w:rsidR="00471467">
              <w:rPr>
                <w:noProof/>
              </w:rPr>
              <w:t>[</w:t>
            </w:r>
            <w:hyperlink w:anchor="_ENREF_5" w:tooltip="Rafique, 2019 #40" w:history="1">
              <w:r w:rsidR="00471467">
                <w:rPr>
                  <w:noProof/>
                </w:rPr>
                <w:t>5</w:t>
              </w:r>
            </w:hyperlink>
            <w:r w:rsidR="00471467">
              <w:rPr>
                <w:noProof/>
              </w:rPr>
              <w:t xml:space="preserve">, </w:t>
            </w:r>
            <w:hyperlink w:anchor="_ENREF_43" w:tooltip="Capilla, 2020 #47" w:history="1">
              <w:r w:rsidR="00471467">
                <w:rPr>
                  <w:noProof/>
                </w:rPr>
                <w:t>43</w:t>
              </w:r>
            </w:hyperlink>
            <w:r w:rsidR="00471467">
              <w:rPr>
                <w:noProof/>
              </w:rPr>
              <w:t xml:space="preserve">, </w:t>
            </w:r>
            <w:hyperlink w:anchor="_ENREF_44" w:tooltip="Abdullah, 2017 #130" w:history="1">
              <w:r w:rsidR="00471467">
                <w:rPr>
                  <w:noProof/>
                </w:rPr>
                <w:t>44</w:t>
              </w:r>
            </w:hyperlink>
            <w:r w:rsidR="00471467">
              <w:rPr>
                <w:noProof/>
              </w:rPr>
              <w:t xml:space="preserve">, </w:t>
            </w:r>
            <w:hyperlink w:anchor="_ENREF_54" w:tooltip="Campo, 2021 #33" w:history="1">
              <w:r w:rsidR="00471467">
                <w:rPr>
                  <w:noProof/>
                </w:rPr>
                <w:t>54</w:t>
              </w:r>
            </w:hyperlink>
            <w:r w:rsidR="00471467">
              <w:rPr>
                <w:noProof/>
              </w:rPr>
              <w:t xml:space="preserve">, </w:t>
            </w:r>
            <w:hyperlink w:anchor="_ENREF_73" w:tooltip="Angelov, 2017 #63" w:history="1">
              <w:r w:rsidR="00471467">
                <w:rPr>
                  <w:noProof/>
                </w:rPr>
                <w:t>73</w:t>
              </w:r>
            </w:hyperlink>
            <w:r w:rsidR="00471467">
              <w:rPr>
                <w:noProof/>
              </w:rPr>
              <w:t>]</w:t>
            </w:r>
            <w:r w:rsidR="00A239DC" w:rsidRPr="008A2F74">
              <w:fldChar w:fldCharType="end"/>
            </w:r>
            <w:r w:rsidRPr="008A2F74">
              <w:t>, Design centric learning</w:t>
            </w:r>
            <w:r w:rsidR="00D12B46" w:rsidRPr="008A2F74">
              <w:t xml:space="preserve"> </w:t>
            </w:r>
            <w:r w:rsidR="00D12B46" w:rsidRPr="008A2F74">
              <w:fldChar w:fldCharType="begin"/>
            </w:r>
            <w:r w:rsidR="00471467">
              <w:instrText xml:space="preserve"> ADDIN EN.CITE &lt;EndNote&gt;&lt;Cite&gt;&lt;Author&gt;Rodrigues&lt;/Author&gt;&lt;Year&gt;2010&lt;/Year&gt;&lt;RecNum&gt;57&lt;/RecNum&gt;&lt;DisplayText&gt;[66, 70]&lt;/DisplayText&gt;&lt;record&gt;&lt;rec-number&gt;57&lt;/rec-number&gt;&lt;foreign-keys&gt;&lt;key app="EN" db-id="e9pxax9rpzaed9e0p5ipfrz6a2fderwaepaf" timestamp="1744516072"&gt;57&lt;/key&gt;&lt;/foreign-keys&gt;&lt;ref-type name="Conference Paper"&gt;47&lt;/ref-type&gt;&lt;contributors&gt;&lt;authors&gt;&lt;author&gt;Rodrigues, Claudia Susie C.&lt;/author&gt;&lt;/authors&gt;&lt;/contributors&gt;&lt;titles&gt;&lt;title&gt;VisAr3D: an approach to software architecture teaching based on virtual and augmented reality&lt;/title&gt;&lt;/titles&gt;&lt;pages&gt;351-352&lt;/pages&gt;&lt;dates&gt;&lt;year&gt;2010&lt;/year&gt;&lt;/dates&gt;&lt;label&gt;S47&lt;/label&gt;&lt;urls&gt;&lt;related-urls&gt;&lt;url&gt;https://doi.org/10.1145/1810295.1810388&lt;/url&gt;&lt;/related-urls&gt;&lt;/urls&gt;&lt;electronic-resource-num&gt;10.1145/1810295.1810388&lt;/electronic-resource-num&gt;&lt;/record&gt;&lt;/Cite&gt;&lt;Cite&gt;&lt;Author&gt;Gacitúa&lt;/Author&gt;&lt;Year&gt;2017&lt;/Year&gt;&lt;RecNum&gt;90&lt;/RecNum&gt;&lt;record&gt;&lt;rec-number&gt;90&lt;/rec-number&gt;&lt;foreign-keys&gt;&lt;key app="EN" db-id="e9pxax9rpzaed9e0p5ipfrz6a2fderwaepaf" timestamp="1744516072"&gt;90&lt;/key&gt;&lt;/foreign-keys&gt;&lt;ref-type name="Journal Article"&gt;17&lt;/ref-type&gt;&lt;contributors&gt;&lt;authors&gt;&lt;author&gt;B. Ricardo Gacitúa&lt;/author&gt;&lt;author&gt;M. Diéguez&lt;/author&gt;&lt;author&gt;E. Vidal&lt;/author&gt;&lt;/authors&gt;&lt;/contributors&gt;&lt;titles&gt;&lt;title&gt;Forming software architects in early stages: From craft to engineering&lt;/title&gt;&lt;secondary-title&gt;2017 36th International Conference of the Chilean Computer Science Society (SCCC)&lt;/secondary-title&gt;&lt;/titles&gt;&lt;periodical&gt;&lt;full-title&gt;2017 36th International Conference of the Chilean Computer Science Society (SCCC)&lt;/full-title&gt;&lt;/periodical&gt;&lt;pages&gt;1-8&lt;/pages&gt;&lt;dates&gt;&lt;year&gt;2017&lt;/year&gt;&lt;/dates&gt;&lt;label&gt;S80&lt;/label&gt;&lt;urls&gt;&lt;/urls&gt;&lt;electronic-resource-num&gt;10.1109/SCCC.2017.8405130&lt;/electronic-resource-num&gt;&lt;/record&gt;&lt;/Cite&gt;&lt;/EndNote&gt;</w:instrText>
            </w:r>
            <w:r w:rsidR="00D12B46" w:rsidRPr="008A2F74">
              <w:fldChar w:fldCharType="separate"/>
            </w:r>
            <w:r w:rsidR="00471467">
              <w:rPr>
                <w:noProof/>
              </w:rPr>
              <w:t>[</w:t>
            </w:r>
            <w:hyperlink w:anchor="_ENREF_66" w:tooltip="Gacitúa, 2017 #90" w:history="1">
              <w:r w:rsidR="00471467">
                <w:rPr>
                  <w:noProof/>
                </w:rPr>
                <w:t>66</w:t>
              </w:r>
            </w:hyperlink>
            <w:r w:rsidR="00471467">
              <w:rPr>
                <w:noProof/>
              </w:rPr>
              <w:t xml:space="preserve">, </w:t>
            </w:r>
            <w:hyperlink w:anchor="_ENREF_70" w:tooltip="Rodrigues, 2010 #57" w:history="1">
              <w:r w:rsidR="00471467">
                <w:rPr>
                  <w:noProof/>
                </w:rPr>
                <w:t>70</w:t>
              </w:r>
            </w:hyperlink>
            <w:r w:rsidR="00471467">
              <w:rPr>
                <w:noProof/>
              </w:rPr>
              <w:t>]</w:t>
            </w:r>
            <w:r w:rsidR="00D12B46" w:rsidRPr="008A2F74">
              <w:fldChar w:fldCharType="end"/>
            </w:r>
            <w:r w:rsidR="000C1FF4" w:rsidRPr="008A2F74">
              <w:t xml:space="preserve">, </w:t>
            </w:r>
            <w:r w:rsidRPr="008A2F74">
              <w:t>Flipped classroom</w:t>
            </w:r>
            <w:r w:rsidR="000C1FF4" w:rsidRPr="008A2F74">
              <w:t xml:space="preserve"> </w:t>
            </w:r>
            <w:r w:rsidR="000C1FF4" w:rsidRPr="008A2F74">
              <w:fldChar w:fldCharType="begin"/>
            </w:r>
            <w:r w:rsidR="00471467">
              <w:instrText xml:space="preserve"> ADDIN EN.CITE &lt;EndNote&gt;&lt;Cite&gt;&lt;Author&gt;Parejo&lt;/Author&gt;&lt;Year&gt;2020&lt;/Year&gt;&lt;RecNum&gt;125&lt;/RecNum&gt;&lt;DisplayText&gt;[1, 49]&lt;/DisplayText&gt;&lt;record&gt;&lt;rec-number&gt;125&lt;/rec-number&gt;&lt;foreign-keys&gt;&lt;key app="EN" db-id="e9pxax9rpzaed9e0p5ipfrz6a2fderwaepaf" timestamp="1744881169"&gt;125&lt;/key&gt;&lt;/foreign-keys&gt;&lt;ref-type name="Journal Article"&gt;17&lt;/ref-type&gt;&lt;contributors&gt;&lt;authors&gt;&lt;author&gt;Parejo, José A&lt;/author&gt;&lt;author&gt;Troya, Javier&lt;/author&gt;&lt;author&gt;Segura, Sergio&lt;/author&gt;&lt;author&gt;del-Río-Ortega, Adela&lt;/author&gt;&lt;author&gt;Gámez-Díaz, Antonio&lt;/author&gt;&lt;author&gt;Márquez-Chamorro, Alfonso E&lt;/author&gt;&lt;/authors&gt;&lt;/contributors&gt;&lt;titles&gt;&lt;title&gt;Flipping laboratory sessions: an experience in computer science&lt;/title&gt;&lt;secondary-title&gt;IEEE Revista Iberoamericana de Tecnologias del Aprendizaje&lt;/secondary-title&gt;&lt;/titles&gt;&lt;periodical&gt;&lt;full-title&gt;IEEE Revista Iberoamericana de Tecnologias del Aprendizaje&lt;/full-title&gt;&lt;/periodical&gt;&lt;pages&gt;183-191&lt;/pages&gt;&lt;volume&gt;15&lt;/volume&gt;&lt;number&gt;3&lt;/number&gt;&lt;dates&gt;&lt;year&gt;2020&lt;/year&gt;&lt;/dates&gt;&lt;isbn&gt;1932-8540&lt;/isbn&gt;&lt;label&gt;S60&lt;/label&gt;&lt;urls&gt;&lt;/urls&gt;&lt;/record&gt;&lt;/Cite&gt;&lt;Cite&gt;&lt;Author&gt;Gonçalves&lt;/Author&gt;&lt;Year&gt;2020&lt;/Year&gt;&lt;RecNum&gt;46&lt;/RecNum&gt;&lt;record&gt;&lt;rec-number&gt;46&lt;/rec-number&gt;&lt;foreign-keys&gt;&lt;key app="EN" db-id="e9pxax9rpzaed9e0p5ipfrz6a2fderwaepaf" timestamp="1744516072"&gt;46&lt;/key&gt;&lt;/foreign-keys&gt;&lt;ref-type name="Conference Paper"&gt;47&lt;/ref-type&gt;&lt;contributors&gt;&lt;authors&gt;&lt;author&gt;Gonçalves, Anderson Cavalcante&lt;/author&gt;&lt;author&gt;Neto, Valdemar Vicente Graciano&lt;/author&gt;&lt;author&gt;Ferreira, Deller James&lt;/author&gt;&lt;author&gt;Silva, Uyara Ferreira&lt;/author&gt;&lt;/authors&gt;&lt;/contributors&gt;&lt;titles&gt;&lt;title&gt;Flipped Classroom Applied to Software Architecture Teaching&lt;/title&gt;&lt;/titles&gt;&lt;pages&gt;1-8&lt;/pages&gt;&lt;dates&gt;&lt;year&gt;2020&lt;/year&gt;&lt;/dates&gt;&lt;label&gt;S62&lt;/label&gt;&lt;urls&gt;&lt;related-urls&gt;&lt;url&gt;https://doi.org/10.1109/FIE44824.2020.9274255&lt;/url&gt;&lt;/related-urls&gt;&lt;/urls&gt;&lt;electronic-resource-num&gt;10.1109/FIE44824.2020.9274255&lt;/electronic-resource-num&gt;&lt;/record&gt;&lt;/Cite&gt;&lt;/EndNote&gt;</w:instrText>
            </w:r>
            <w:r w:rsidR="000C1FF4" w:rsidRPr="008A2F74">
              <w:fldChar w:fldCharType="separate"/>
            </w:r>
            <w:r w:rsidR="00471467">
              <w:rPr>
                <w:noProof/>
              </w:rPr>
              <w:t>[</w:t>
            </w:r>
            <w:hyperlink w:anchor="_ENREF_1" w:tooltip="Gonçalves, 2020 #46" w:history="1">
              <w:r w:rsidR="00471467">
                <w:rPr>
                  <w:noProof/>
                </w:rPr>
                <w:t>1</w:t>
              </w:r>
            </w:hyperlink>
            <w:r w:rsidR="00471467">
              <w:rPr>
                <w:noProof/>
              </w:rPr>
              <w:t xml:space="preserve">, </w:t>
            </w:r>
            <w:hyperlink w:anchor="_ENREF_49" w:tooltip="Parejo, 2020 #125" w:history="1">
              <w:r w:rsidR="00471467">
                <w:rPr>
                  <w:noProof/>
                </w:rPr>
                <w:t>49</w:t>
              </w:r>
            </w:hyperlink>
            <w:r w:rsidR="00471467">
              <w:rPr>
                <w:noProof/>
              </w:rPr>
              <w:t>]</w:t>
            </w:r>
            <w:r w:rsidR="000C1FF4" w:rsidRPr="008A2F74">
              <w:fldChar w:fldCharType="end"/>
            </w:r>
            <w:r w:rsidRPr="008A2F74">
              <w:t>, Others</w:t>
            </w:r>
            <w:r w:rsidR="001657EB" w:rsidRPr="008A2F74">
              <w:t xml:space="preserve"> </w:t>
            </w:r>
            <w:r w:rsidR="004E122C" w:rsidRPr="008A2F74">
              <w:fldChar w:fldCharType="begin">
                <w:fldData xml:space="preserve">PEVuZE5vdGU+PENpdGU+PEF1dGhvcj5DYWluPC9BdXRob3I+PFllYXI+MjAxNjwvWWVhcj48UmVj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</w:fldData>
              </w:fldChar>
            </w:r>
            <w:r w:rsidR="001E6FD8" w:rsidRPr="008A2F74">
              <w:instrText xml:space="preserve"> ADDIN EN.CITE </w:instrText>
            </w:r>
            <w:r w:rsidR="001E6FD8" w:rsidRPr="008A2F74">
              <w:fldChar w:fldCharType="begin">
                <w:fldData xml:space="preserve">PEVuZE5vdGU+PENpdGU+PEF1dGhvcj5DYWluPC9BdXRob3I+PFllYXI+MjAxNjwvWWVhcj48UmVj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</w:fldData>
              </w:fldChar>
            </w:r>
            <w:r w:rsidR="001E6FD8" w:rsidRPr="008A2F74">
              <w:instrText xml:space="preserve"> ADDIN EN.CITE.DATA </w:instrText>
            </w:r>
            <w:r w:rsidR="001E6FD8" w:rsidRPr="008A2F74">
              <w:fldChar w:fldCharType="end"/>
            </w:r>
            <w:r w:rsidR="004E122C" w:rsidRPr="008A2F74">
              <w:fldChar w:fldCharType="separate"/>
            </w:r>
            <w:r w:rsidR="001E6FD8" w:rsidRPr="008A2F74">
              <w:rPr>
                <w:noProof/>
              </w:rPr>
              <w:t>[</w:t>
            </w:r>
            <w:hyperlink w:anchor="_ENREF_11" w:tooltip="Cain, 2016 #54" w:history="1">
              <w:r w:rsidR="00471467" w:rsidRPr="008A2F74">
                <w:rPr>
                  <w:noProof/>
                </w:rPr>
                <w:t>11</w:t>
              </w:r>
            </w:hyperlink>
            <w:r w:rsidR="001E6FD8" w:rsidRPr="008A2F74">
              <w:rPr>
                <w:noProof/>
              </w:rPr>
              <w:t xml:space="preserve">, </w:t>
            </w:r>
            <w:hyperlink w:anchor="_ENREF_44" w:tooltip="Abdullah, 2017 #130" w:history="1">
              <w:r w:rsidR="00471467" w:rsidRPr="008A2F74">
                <w:rPr>
                  <w:noProof/>
                </w:rPr>
                <w:t>44</w:t>
              </w:r>
            </w:hyperlink>
            <w:r w:rsidR="001E6FD8" w:rsidRPr="008A2F74">
              <w:rPr>
                <w:noProof/>
              </w:rPr>
              <w:t xml:space="preserve">, </w:t>
            </w:r>
            <w:hyperlink w:anchor="_ENREF_47" w:tooltip="Cao, 2011 #101" w:history="1">
              <w:r w:rsidR="00471467" w:rsidRPr="008A2F74">
                <w:rPr>
                  <w:noProof/>
                </w:rPr>
                <w:t>47</w:t>
              </w:r>
            </w:hyperlink>
            <w:r w:rsidR="001E6FD8" w:rsidRPr="008A2F74">
              <w:rPr>
                <w:noProof/>
              </w:rPr>
              <w:t>]</w:t>
            </w:r>
            <w:r w:rsidR="004E122C" w:rsidRPr="008A2F74">
              <w:fldChar w:fldCharType="end"/>
            </w:r>
            <w:r w:rsidR="00316210" w:rsidRPr="008A2F74">
              <w:t>.</w:t>
            </w:r>
          </w:p>
        </w:tc>
      </w:tr>
      <w:tr w:rsidR="004F6E70" w:rsidRPr="008A2F74" w14:paraId="3A7B168C" w14:textId="77777777" w:rsidTr="00105DBE">
        <w:trPr>
          <w:trHeight w:val="240"/>
        </w:trPr>
        <w:tc>
          <w:tcPr>
            <w:tcW w:w="1980" w:type="dxa"/>
            <w:shd w:val="clear" w:color="auto" w:fill="auto"/>
            <w:vAlign w:val="center"/>
            <w:hideMark/>
          </w:tcPr>
          <w:p w14:paraId="6B376C5A" w14:textId="3F7791E6" w:rsidR="004F6E70" w:rsidRPr="008A2F74" w:rsidRDefault="004F6E70" w:rsidP="00317168">
            <w:pPr>
              <w:pStyle w:val="TableText"/>
              <w:framePr w:wrap="around"/>
            </w:pPr>
            <w:r w:rsidRPr="008A2F74">
              <w:t>Remember</w:t>
            </w:r>
          </w:p>
        </w:tc>
        <w:tc>
          <w:tcPr>
            <w:tcW w:w="1559" w:type="dxa"/>
            <w:shd w:val="clear" w:color="auto" w:fill="auto"/>
            <w:vAlign w:val="center"/>
            <w:hideMark/>
          </w:tcPr>
          <w:p w14:paraId="48449CCD" w14:textId="77777777" w:rsidR="004F6E70" w:rsidRPr="008A2F74" w:rsidRDefault="004F6E70" w:rsidP="00317168">
            <w:pPr>
              <w:pStyle w:val="TableText"/>
              <w:framePr w:wrap="around"/>
            </w:pPr>
            <w:r w:rsidRPr="008A2F74">
              <w:t>N/A</w:t>
            </w:r>
          </w:p>
        </w:tc>
        <w:tc>
          <w:tcPr>
            <w:tcW w:w="5787" w:type="dxa"/>
            <w:shd w:val="clear" w:color="auto" w:fill="auto"/>
            <w:vAlign w:val="center"/>
            <w:hideMark/>
          </w:tcPr>
          <w:p w14:paraId="0B403D44" w14:textId="77777777" w:rsidR="004F6E70" w:rsidRPr="008A2F74" w:rsidRDefault="004F6E70" w:rsidP="00317168">
            <w:pPr>
              <w:pStyle w:val="TableText"/>
              <w:framePr w:wrap="around"/>
            </w:pPr>
            <w:r w:rsidRPr="008A2F74">
              <w:t>N/A</w:t>
            </w:r>
          </w:p>
        </w:tc>
      </w:tr>
    </w:tbl>
    <w:p w14:paraId="28A5A7E4" w14:textId="6BDB3317" w:rsidR="004F6E70" w:rsidRDefault="004F6E70" w:rsidP="00D577FF">
      <w:pPr>
        <w:shd w:val="clear" w:color="auto" w:fill="FFFFFF" w:themeFill="background1"/>
        <w:spacing w:before="240" w:line="276" w:lineRule="auto"/>
        <w:jc w:val="both"/>
        <w:rPr>
          <w:rFonts w:cs="Times New Roman"/>
          <w:lang w:val="en-AU"/>
        </w:rPr>
      </w:pPr>
      <w:r w:rsidRPr="008A2F74">
        <w:rPr>
          <w:rFonts w:cs="Times New Roman"/>
          <w:lang w:val="en-AU"/>
        </w:rPr>
        <w:t xml:space="preserve">Building on the synthesis of learning outcomes by Bloom’s taxonomy levels, a closer examination of individual teaching strategies as shown in </w:t>
      </w:r>
      <w:r w:rsidR="00F3424A" w:rsidRPr="00F3424A">
        <w:rPr>
          <w:rFonts w:cs="Times New Roman"/>
          <w:i/>
          <w:iCs/>
          <w:lang w:val="en-AU"/>
        </w:rPr>
        <w:fldChar w:fldCharType="begin"/>
      </w:r>
      <w:r w:rsidR="00F3424A" w:rsidRPr="00F3424A">
        <w:rPr>
          <w:rFonts w:cs="Times New Roman"/>
          <w:i/>
          <w:iCs/>
          <w:lang w:val="en-AU"/>
        </w:rPr>
        <w:instrText xml:space="preserve"> REF _Ref196665536 \h </w:instrText>
      </w:r>
      <w:r w:rsidR="00F3424A">
        <w:rPr>
          <w:rFonts w:cs="Times New Roman"/>
          <w:i/>
          <w:iCs/>
          <w:lang w:val="en-AU"/>
        </w:rPr>
        <w:instrText xml:space="preserve"> \* MERGEFORMAT </w:instrText>
      </w:r>
      <w:r w:rsidR="00F3424A" w:rsidRPr="00F3424A">
        <w:rPr>
          <w:rFonts w:cs="Times New Roman"/>
          <w:i/>
          <w:iCs/>
          <w:lang w:val="en-AU"/>
        </w:rPr>
      </w:r>
      <w:r w:rsidR="00F3424A" w:rsidRPr="00F3424A">
        <w:rPr>
          <w:rFonts w:cs="Times New Roman"/>
          <w:i/>
          <w:iCs/>
          <w:lang w:val="en-AU"/>
        </w:rPr>
        <w:fldChar w:fldCharType="separate"/>
      </w:r>
      <w:r w:rsidR="00AC0657" w:rsidRPr="00AC0657">
        <w:rPr>
          <w:i/>
          <w:iCs/>
        </w:rPr>
        <w:t xml:space="preserve">Table </w:t>
      </w:r>
      <w:r w:rsidR="00AC0657" w:rsidRPr="00AC0657">
        <w:rPr>
          <w:i/>
          <w:iCs/>
          <w:noProof/>
        </w:rPr>
        <w:t>5</w:t>
      </w:r>
      <w:r w:rsidR="00F3424A" w:rsidRPr="00F3424A">
        <w:rPr>
          <w:rFonts w:cs="Times New Roman"/>
          <w:i/>
          <w:iCs/>
          <w:lang w:val="en-AU"/>
        </w:rPr>
        <w:fldChar w:fldCharType="end"/>
      </w:r>
      <w:r w:rsidR="00F3424A">
        <w:rPr>
          <w:rFonts w:cs="Times New Roman"/>
          <w:lang w:val="en-AU"/>
        </w:rPr>
        <w:t xml:space="preserve"> </w:t>
      </w:r>
      <w:r w:rsidRPr="008A2F74">
        <w:rPr>
          <w:rFonts w:cs="Times New Roman"/>
          <w:lang w:val="en-AU"/>
        </w:rPr>
        <w:t>reveals that Problem Based Learning with the highest levels of Blooms taxonomy</w:t>
      </w:r>
      <w:r w:rsidR="008F595F" w:rsidRPr="008A2F74">
        <w:rPr>
          <w:rFonts w:cs="Times New Roman"/>
          <w:lang w:val="en-AU"/>
        </w:rPr>
        <w:t xml:space="preserve"> </w:t>
      </w:r>
      <w:r w:rsidRPr="008A2F74">
        <w:rPr>
          <w:rFonts w:cs="Times New Roman"/>
          <w:lang w:val="en-AU"/>
        </w:rPr>
        <w:t>(Create n=2) followed by Game-Based Learning, appearing in both the Create (n=1) and Evaluate (n=1) categories, highlighting its potential to foster advanced cognitive outcomes. In contrast, Project-Based Learning demonstrated broad applicability across the taxonomy, making it one of the most versatile and widely adopted strategies</w:t>
      </w:r>
      <w:r w:rsidR="001F6EFC" w:rsidRPr="008A2F74">
        <w:rPr>
          <w:rFonts w:cs="Times New Roman"/>
          <w:lang w:val="en-AU"/>
        </w:rPr>
        <w:t>,</w:t>
      </w:r>
      <w:r w:rsidRPr="008A2F74">
        <w:rPr>
          <w:rFonts w:cs="Times New Roman"/>
          <w:lang w:val="en-AU"/>
        </w:rPr>
        <w:t xml:space="preserve"> as seen in</w:t>
      </w:r>
      <w:r w:rsidR="004637E8">
        <w:rPr>
          <w:rFonts w:cs="Times New Roman"/>
          <w:lang w:val="en-AU"/>
        </w:rPr>
        <w:t xml:space="preserve"> </w:t>
      </w:r>
      <w:r w:rsidR="004637E8" w:rsidRPr="004637E8">
        <w:rPr>
          <w:rFonts w:cs="Times New Roman"/>
          <w:i/>
          <w:iCs/>
          <w:lang w:val="en-AU"/>
        </w:rPr>
        <w:fldChar w:fldCharType="begin"/>
      </w:r>
      <w:r w:rsidR="004637E8" w:rsidRPr="004637E8">
        <w:rPr>
          <w:rFonts w:cs="Times New Roman"/>
          <w:i/>
          <w:iCs/>
          <w:lang w:val="en-AU"/>
        </w:rPr>
        <w:instrText xml:space="preserve"> REF _Ref196474334 \h </w:instrText>
      </w:r>
      <w:r w:rsidR="004637E8">
        <w:rPr>
          <w:rFonts w:cs="Times New Roman"/>
          <w:i/>
          <w:iCs/>
          <w:lang w:val="en-AU"/>
        </w:rPr>
        <w:instrText xml:space="preserve"> \* MERGEFORMAT </w:instrText>
      </w:r>
      <w:r w:rsidR="004637E8" w:rsidRPr="004637E8">
        <w:rPr>
          <w:rFonts w:cs="Times New Roman"/>
          <w:i/>
          <w:iCs/>
          <w:lang w:val="en-AU"/>
        </w:rPr>
      </w:r>
      <w:r w:rsidR="004637E8" w:rsidRPr="004637E8">
        <w:rPr>
          <w:rFonts w:cs="Times New Roman"/>
          <w:i/>
          <w:iCs/>
          <w:lang w:val="en-AU"/>
        </w:rPr>
        <w:fldChar w:fldCharType="separate"/>
      </w:r>
      <w:r w:rsidR="00AC0657" w:rsidRPr="00AC0657">
        <w:rPr>
          <w:i/>
          <w:iCs/>
        </w:rPr>
        <w:t xml:space="preserve">Figure </w:t>
      </w:r>
      <w:r w:rsidR="00AC0657" w:rsidRPr="00AC0657">
        <w:rPr>
          <w:i/>
          <w:iCs/>
          <w:noProof/>
        </w:rPr>
        <w:t>6</w:t>
      </w:r>
      <w:r w:rsidR="004637E8" w:rsidRPr="004637E8">
        <w:rPr>
          <w:rFonts w:cs="Times New Roman"/>
          <w:i/>
          <w:iCs/>
          <w:lang w:val="en-AU"/>
        </w:rPr>
        <w:fldChar w:fldCharType="end"/>
      </w:r>
      <w:r w:rsidR="002E3395" w:rsidRPr="002E3395">
        <w:rPr>
          <w:rFonts w:cs="Times New Roman"/>
          <w:lang w:val="en-AU"/>
        </w:rPr>
        <w:t>.</w:t>
      </w:r>
      <w:r w:rsidR="002E3395">
        <w:rPr>
          <w:rFonts w:cs="Times New Roman"/>
          <w:lang w:val="en-AU"/>
        </w:rPr>
        <w:t xml:space="preserve"> </w:t>
      </w:r>
      <w:r w:rsidRPr="008A2F74">
        <w:rPr>
          <w:rFonts w:cs="Times New Roman"/>
          <w:lang w:val="en-AU"/>
        </w:rPr>
        <w:t>It was most prevalent in the Apply level (n=7), followed by Understand (n=5), and appeared at the Evaluate level (n=1), indicating its widespread use in promoting both foundational and higher-order learning. Similarly, the Flipped Classroom approach was observed across multiple levels, with instances at Evaluate (n=1), Analy</w:t>
      </w:r>
      <w:r w:rsidR="000F68E6" w:rsidRPr="008A2F74">
        <w:rPr>
          <w:rFonts w:cs="Times New Roman"/>
          <w:lang w:val="en-AU"/>
        </w:rPr>
        <w:t>s</w:t>
      </w:r>
      <w:r w:rsidRPr="008A2F74">
        <w:rPr>
          <w:rFonts w:cs="Times New Roman"/>
          <w:lang w:val="en-AU"/>
        </w:rPr>
        <w:t xml:space="preserve">e (n=1), and Understand (n=2), suggesting its flexibility in addressing varied cognitive demands. </w:t>
      </w:r>
    </w:p>
    <w:p w14:paraId="17BCE351" w14:textId="44C0B24D" w:rsidR="00391212" w:rsidRPr="008A2F74" w:rsidRDefault="00013984" w:rsidP="00391212">
      <w:pPr>
        <w:keepNext/>
        <w:shd w:val="clear" w:color="auto" w:fill="FFFFFF" w:themeFill="background1"/>
        <w:spacing w:line="276" w:lineRule="auto"/>
        <w:jc w:val="center"/>
        <w:rPr>
          <w:rFonts w:cs="Times New Roman"/>
        </w:rPr>
      </w:pPr>
      <w:r>
        <w:rPr>
          <w:rFonts w:cs="Times New Roman"/>
          <w:noProof/>
        </w:rPr>
        <w:lastRenderedPageBreak/>
        <w:drawing>
          <wp:inline distT="0" distB="0" distL="0" distR="0" wp14:anchorId="2F850F89" wp14:editId="5C1377FB">
            <wp:extent cx="4796861" cy="3750366"/>
            <wp:effectExtent l="0" t="0" r="3810" b="0"/>
            <wp:docPr id="999353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35317" name="Picture 999353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02853" cy="3755051"/>
                    </a:xfrm>
                    <a:prstGeom prst="rect">
                      <a:avLst/>
                    </a:prstGeom>
                  </pic:spPr>
                </pic:pic>
              </a:graphicData>
            </a:graphic>
          </wp:inline>
        </w:drawing>
      </w:r>
    </w:p>
    <w:p w14:paraId="446961E9" w14:textId="6B18B232" w:rsidR="00391212" w:rsidRPr="008A2F74" w:rsidRDefault="002E3395" w:rsidP="00BF7C7A">
      <w:pPr>
        <w:pStyle w:val="Figurecaption"/>
        <w:rPr>
          <w:b/>
          <w:bCs/>
          <w:sz w:val="24"/>
          <w:szCs w:val="24"/>
        </w:rPr>
      </w:pPr>
      <w:bookmarkStart w:id="11" w:name="_Ref196474334"/>
      <w:r>
        <w:t xml:space="preserve">Figure </w:t>
      </w:r>
      <w:r w:rsidR="0078395B">
        <w:fldChar w:fldCharType="begin"/>
      </w:r>
      <w:r w:rsidR="0078395B">
        <w:instrText xml:space="preserve"> SEQ Figure \* ARABIC </w:instrText>
      </w:r>
      <w:r w:rsidR="0078395B">
        <w:fldChar w:fldCharType="separate"/>
      </w:r>
      <w:r w:rsidR="00AC0657">
        <w:rPr>
          <w:noProof/>
        </w:rPr>
        <w:t>6</w:t>
      </w:r>
      <w:r w:rsidR="0078395B">
        <w:rPr>
          <w:noProof/>
        </w:rPr>
        <w:fldChar w:fldCharType="end"/>
      </w:r>
      <w:bookmarkEnd w:id="11"/>
      <w:r>
        <w:t>:</w:t>
      </w:r>
      <w:r w:rsidR="00E92275">
        <w:t xml:space="preserve"> </w:t>
      </w:r>
      <w:r w:rsidRPr="00B4066D">
        <w:t>Distribution of studies across levels of Bloom’s Taxonomy</w:t>
      </w:r>
    </w:p>
    <w:p w14:paraId="41513148" w14:textId="31D9C35F" w:rsidR="004F6E70" w:rsidRPr="008A2F74" w:rsidRDefault="004F6E70" w:rsidP="00D577FF">
      <w:pPr>
        <w:shd w:val="clear" w:color="auto" w:fill="FFFFFF" w:themeFill="background1"/>
        <w:spacing w:line="276" w:lineRule="auto"/>
        <w:jc w:val="both"/>
        <w:rPr>
          <w:rFonts w:cs="Times New Roman"/>
        </w:rPr>
      </w:pPr>
      <w:r w:rsidRPr="008A2F74">
        <w:rPr>
          <w:rFonts w:cs="Times New Roman"/>
        </w:rPr>
        <w:t xml:space="preserve">Model-Based Learning showed an even distribution across Apply (n=5) and Understand (n=5), indicating that students engaged with this strategy </w:t>
      </w:r>
      <w:r w:rsidR="00E92275">
        <w:rPr>
          <w:rFonts w:cs="Times New Roman"/>
        </w:rPr>
        <w:t>effectively bridged</w:t>
      </w:r>
      <w:r w:rsidRPr="008A2F74">
        <w:rPr>
          <w:rFonts w:cs="Times New Roman"/>
        </w:rPr>
        <w:t xml:space="preserve"> conceptual comprehension and practical application. Agile methodologies were predominantly observed at the lower cognitive levels, </w:t>
      </w:r>
      <w:proofErr w:type="gramStart"/>
      <w:r w:rsidRPr="008A2F74">
        <w:rPr>
          <w:rFonts w:cs="Times New Roman"/>
        </w:rPr>
        <w:t>Understand</w:t>
      </w:r>
      <w:proofErr w:type="gramEnd"/>
      <w:r w:rsidRPr="008A2F74">
        <w:rPr>
          <w:rFonts w:cs="Times New Roman"/>
        </w:rPr>
        <w:t xml:space="preserve"> (n=2) and Apply (n=2), paralleling the trend seen with Collaborative Learning, which was also concentrated at Apply (n=4) and Understand (n=4). These findings suggest that while some strategies are more speciali</w:t>
      </w:r>
      <w:r w:rsidR="000F68E6" w:rsidRPr="008A2F74">
        <w:rPr>
          <w:rFonts w:cs="Times New Roman"/>
        </w:rPr>
        <w:t>s</w:t>
      </w:r>
      <w:r w:rsidRPr="008A2F74">
        <w:rPr>
          <w:rFonts w:cs="Times New Roman"/>
        </w:rPr>
        <w:t>ed in targeting higher-order thinking, others remain essential for reinforcing foundational competencies.”</w:t>
      </w:r>
    </w:p>
    <w:p w14:paraId="11561F5F" w14:textId="2F9D16E8" w:rsidR="004F6E70" w:rsidRPr="008A2F74" w:rsidRDefault="004F6E70" w:rsidP="00D577FF">
      <w:pPr>
        <w:spacing w:before="100" w:beforeAutospacing="1" w:after="100" w:afterAutospacing="1" w:line="276" w:lineRule="auto"/>
        <w:jc w:val="both"/>
        <w:rPr>
          <w:rFonts w:cs="Times New Roman"/>
        </w:rPr>
      </w:pPr>
      <w:r w:rsidRPr="008A2F74">
        <w:rPr>
          <w:rFonts w:cs="Times New Roman"/>
        </w:rPr>
        <w:t>In addition to classification by Bloom’s Taxonomy, the nature of the learning outcome was also studied through the lens of outcome types</w:t>
      </w:r>
      <w:r w:rsidR="000F68E6" w:rsidRPr="008A2F74">
        <w:rPr>
          <w:rFonts w:cs="Times New Roman"/>
        </w:rPr>
        <w:t>,</w:t>
      </w:r>
      <w:r w:rsidRPr="008A2F74">
        <w:rPr>
          <w:rFonts w:cs="Times New Roman"/>
        </w:rPr>
        <w:t xml:space="preserve"> namely cognitive, behavioural and motivational dimensions. This categori</w:t>
      </w:r>
      <w:r w:rsidR="000F68E6" w:rsidRPr="008A2F74">
        <w:rPr>
          <w:rFonts w:cs="Times New Roman"/>
        </w:rPr>
        <w:t>s</w:t>
      </w:r>
      <w:r w:rsidRPr="008A2F74">
        <w:rPr>
          <w:rFonts w:cs="Times New Roman"/>
        </w:rPr>
        <w:t>ation provides added nuance to understand how students engaged with the learning process across different level</w:t>
      </w:r>
      <w:r w:rsidR="000F68E6" w:rsidRPr="008A2F74">
        <w:rPr>
          <w:rFonts w:cs="Times New Roman"/>
        </w:rPr>
        <w:t>s</w:t>
      </w:r>
      <w:r w:rsidRPr="008A2F74">
        <w:rPr>
          <w:rFonts w:cs="Times New Roman"/>
        </w:rPr>
        <w:t xml:space="preserve"> of cognitive complexity. Depending on the specific outcome statement reported in each study, learning outcomes were classified as belonging to one or multiple dimensions as depicted in</w:t>
      </w:r>
      <w:r w:rsidR="003808CC">
        <w:rPr>
          <w:rFonts w:cs="Times New Roman"/>
        </w:rPr>
        <w:t xml:space="preserve"> </w:t>
      </w:r>
      <w:r w:rsidR="003808CC" w:rsidRPr="006C0C2F">
        <w:rPr>
          <w:rFonts w:cs="Times New Roman"/>
          <w:i/>
        </w:rPr>
        <w:fldChar w:fldCharType="begin"/>
      </w:r>
      <w:r w:rsidR="003808CC" w:rsidRPr="006C0C2F">
        <w:rPr>
          <w:rFonts w:cs="Times New Roman"/>
          <w:i/>
        </w:rPr>
        <w:instrText xml:space="preserve"> REF _Ref196600566 \h  \* MERGEFORMAT </w:instrText>
      </w:r>
      <w:r w:rsidR="003808CC" w:rsidRPr="006C0C2F">
        <w:rPr>
          <w:rFonts w:cs="Times New Roman"/>
          <w:i/>
        </w:rPr>
      </w:r>
      <w:r w:rsidR="003808CC" w:rsidRPr="006C0C2F">
        <w:rPr>
          <w:rFonts w:cs="Times New Roman"/>
          <w:i/>
        </w:rPr>
        <w:fldChar w:fldCharType="separate"/>
      </w:r>
      <w:r w:rsidR="00AC0657" w:rsidRPr="00AC0657">
        <w:rPr>
          <w:rFonts w:cs="Times New Roman"/>
          <w:i/>
        </w:rPr>
        <w:t>Figure 5</w:t>
      </w:r>
      <w:r w:rsidR="003808CC" w:rsidRPr="006C0C2F">
        <w:rPr>
          <w:rFonts w:cs="Times New Roman"/>
          <w:i/>
        </w:rPr>
        <w:fldChar w:fldCharType="end"/>
      </w:r>
      <w:r w:rsidR="003808CC" w:rsidRPr="003808CC">
        <w:rPr>
          <w:rFonts w:cs="Times New Roman"/>
        </w:rPr>
        <w:t xml:space="preserve">. </w:t>
      </w:r>
      <w:r w:rsidRPr="008A2F74">
        <w:rPr>
          <w:rFonts w:cs="Times New Roman"/>
        </w:rPr>
        <w:t>This layered analysis allowed a deeper interpretation of what students learned</w:t>
      </w:r>
      <w:r w:rsidR="00E92275">
        <w:rPr>
          <w:rFonts w:cs="Times New Roman"/>
        </w:rPr>
        <w:t xml:space="preserve"> and</w:t>
      </w:r>
      <w:r w:rsidRPr="008A2F74">
        <w:rPr>
          <w:rFonts w:cs="Times New Roman"/>
        </w:rPr>
        <w:t xml:space="preserve"> how they responded to the instructional strategies employed.”</w:t>
      </w:r>
      <w:r w:rsidR="002345C8" w:rsidRPr="008A2F74">
        <w:rPr>
          <w:rFonts w:cs="Times New Roman"/>
        </w:rPr>
        <w:t xml:space="preserve"> </w:t>
      </w:r>
    </w:p>
    <w:p w14:paraId="4063D452" w14:textId="1EEFC97D" w:rsidR="001606BC" w:rsidRPr="008A2F74" w:rsidRDefault="00A83C2D" w:rsidP="00D577FF">
      <w:pPr>
        <w:keepNext/>
        <w:spacing w:before="100" w:beforeAutospacing="1" w:after="100" w:afterAutospacing="1" w:line="276" w:lineRule="auto"/>
        <w:jc w:val="center"/>
        <w:rPr>
          <w:rFonts w:cs="Times New Roman"/>
        </w:rPr>
      </w:pPr>
      <w:r w:rsidRPr="008A2F74">
        <w:rPr>
          <w:rFonts w:cs="Times New Roman"/>
          <w:noProof/>
        </w:rPr>
        <w:lastRenderedPageBreak/>
        <mc:AlternateContent>
          <mc:Choice Requires="wpg">
            <w:drawing>
              <wp:inline distT="0" distB="0" distL="0" distR="0" wp14:anchorId="425F7B12" wp14:editId="6DF7294B">
                <wp:extent cx="5749925" cy="2607945"/>
                <wp:effectExtent l="0" t="0" r="15875" b="0"/>
                <wp:docPr id="371000005" name="Group 13"/>
                <wp:cNvGraphicFramePr/>
                <a:graphic xmlns:a="http://schemas.openxmlformats.org/drawingml/2006/main">
                  <a:graphicData uri="http://schemas.microsoft.com/office/word/2010/wordprocessingGroup">
                    <wpg:wgp>
                      <wpg:cNvGrpSpPr/>
                      <wpg:grpSpPr>
                        <a:xfrm>
                          <a:off x="0" y="0"/>
                          <a:ext cx="5749925" cy="2607945"/>
                          <a:chOff x="0" y="0"/>
                          <a:chExt cx="5750551" cy="2607945"/>
                        </a:xfrm>
                      </wpg:grpSpPr>
                      <wps:wsp>
                        <wps:cNvPr id="803322808" name="Text Box 1"/>
                        <wps:cNvSpPr txBox="1"/>
                        <wps:spPr>
                          <a:xfrm>
                            <a:off x="2802120" y="562709"/>
                            <a:ext cx="2948431" cy="1500553"/>
                          </a:xfrm>
                          <a:prstGeom prst="rect">
                            <a:avLst/>
                          </a:prstGeom>
                          <a:solidFill>
                            <a:schemeClr val="lt1"/>
                          </a:solidFill>
                          <a:ln w="6350">
                            <a:solidFill>
                              <a:schemeClr val="tx1"/>
                            </a:solidFill>
                          </a:ln>
                        </wps:spPr>
                        <wps:txbx>
                          <w:txbxContent>
                            <w:p w14:paraId="4EFB5FCB" w14:textId="3B04CF4E" w:rsidR="004B3E3C" w:rsidRPr="00A83C2D" w:rsidRDefault="004B3E3C" w:rsidP="00A83C2D">
                              <w:pPr>
                                <w:pStyle w:val="p1"/>
                                <w:jc w:val="both"/>
                                <w:rPr>
                                  <w:i/>
                                  <w:iCs/>
                                  <w:color w:val="auto"/>
                                  <w:sz w:val="24"/>
                                  <w:szCs w:val="24"/>
                                </w:rPr>
                              </w:pPr>
                              <w:r>
                                <w:rPr>
                                  <w:b/>
                                  <w:bCs/>
                                  <w:i/>
                                  <w:iCs/>
                                  <w:color w:val="auto"/>
                                  <w:sz w:val="24"/>
                                  <w:szCs w:val="24"/>
                                </w:rPr>
                                <w:t>Cognitive outcomes</w:t>
                              </w:r>
                              <w:r>
                                <w:rPr>
                                  <w:i/>
                                  <w:iCs/>
                                  <w:color w:val="auto"/>
                                  <w:sz w:val="24"/>
                                  <w:szCs w:val="24"/>
                                </w:rPr>
                                <w:t xml:space="preserve"> refer to the development of knowledge, intellectual skills, and mental processes.</w:t>
                              </w:r>
                              <w:r>
                                <w:rPr>
                                  <w:rStyle w:val="Heading2Char"/>
                                  <w:rFonts w:eastAsiaTheme="majorEastAsia"/>
                                  <w:b w:val="0"/>
                                </w:rPr>
                                <w:t xml:space="preserve"> </w:t>
                              </w:r>
                              <w:r>
                                <w:rPr>
                                  <w:b/>
                                  <w:bCs/>
                                  <w:i/>
                                  <w:iCs/>
                                  <w:color w:val="auto"/>
                                  <w:sz w:val="24"/>
                                  <w:szCs w:val="24"/>
                                </w:rPr>
                                <w:t>Behavioural outcomes</w:t>
                              </w:r>
                              <w:r>
                                <w:rPr>
                                  <w:i/>
                                  <w:iCs/>
                                  <w:color w:val="auto"/>
                                  <w:sz w:val="24"/>
                                  <w:szCs w:val="24"/>
                                </w:rPr>
                                <w:t xml:space="preserve"> reflect observable actions or performance that result from learning.</w:t>
                              </w:r>
                              <w:r>
                                <w:rPr>
                                  <w:rStyle w:val="Heading2Char"/>
                                  <w:rFonts w:eastAsiaTheme="majorEastAsia"/>
                                  <w:b w:val="0"/>
                                </w:rPr>
                                <w:t xml:space="preserve"> </w:t>
                              </w:r>
                              <w:r>
                                <w:rPr>
                                  <w:b/>
                                  <w:bCs/>
                                  <w:i/>
                                  <w:iCs/>
                                  <w:color w:val="auto"/>
                                  <w:sz w:val="24"/>
                                  <w:szCs w:val="24"/>
                                </w:rPr>
                                <w:t>Motivational outcomes</w:t>
                              </w:r>
                              <w:r>
                                <w:rPr>
                                  <w:i/>
                                  <w:iCs/>
                                  <w:color w:val="auto"/>
                                  <w:sz w:val="24"/>
                                  <w:szCs w:val="24"/>
                                </w:rPr>
                                <w:t xml:space="preserve"> relate to changes in students’ attitudes, engagement, confidence, and willingness to participate in learning.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009593571" name="Picture 1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640" cy="2607945"/>
                          </a:xfrm>
                          <a:prstGeom prst="rect">
                            <a:avLst/>
                          </a:prstGeom>
                          <a:noFill/>
                          <a:ln>
                            <a:noFill/>
                          </a:ln>
                        </pic:spPr>
                      </pic:pic>
                    </wpg:wgp>
                  </a:graphicData>
                </a:graphic>
              </wp:inline>
            </w:drawing>
          </mc:Choice>
          <mc:Fallback>
            <w:pict>
              <v:group w14:anchorId="425F7B12" id="Group 13" o:spid="_x0000_s1039" style="width:452.75pt;height:205.35pt;mso-position-horizontal-relative:char;mso-position-vertical-relative:line" coordsize="57505,26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">
                <v:shape id="Text Box 1" o:spid="_x0000_s1040" type="#_x0000_t202" style="position:absolute;left:28021;top:5627;width:29484;height:150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" fillcolor="white [3201]" strokecolor="black [3213]" strokeweight=".5pt">
                  <v:textbox>
                    <w:txbxContent>
                      <w:p w14:paraId="4EFB5FCB" w14:textId="3B04CF4E" w:rsidR="004B3E3C" w:rsidRPr="00A83C2D" w:rsidRDefault="004B3E3C" w:rsidP="00A83C2D">
                        <w:pPr>
                          <w:pStyle w:val="p1"/>
                          <w:jc w:val="both"/>
                          <w:rPr>
                            <w:i/>
                            <w:iCs/>
                            <w:color w:val="auto"/>
                            <w:sz w:val="24"/>
                            <w:szCs w:val="24"/>
                          </w:rPr>
                        </w:pPr>
                        <w:r>
                          <w:rPr>
                            <w:b/>
                            <w:bCs/>
                            <w:i/>
                            <w:iCs/>
                            <w:color w:val="auto"/>
                            <w:sz w:val="24"/>
                            <w:szCs w:val="24"/>
                          </w:rPr>
                          <w:t>Cognitive outcomes</w:t>
                        </w:r>
                        <w:r>
                          <w:rPr>
                            <w:i/>
                            <w:iCs/>
                            <w:color w:val="auto"/>
                            <w:sz w:val="24"/>
                            <w:szCs w:val="24"/>
                          </w:rPr>
                          <w:t xml:space="preserve"> refer to the development of knowledge, intellectual skills, and mental processes.</w:t>
                        </w:r>
                        <w:r>
                          <w:rPr>
                            <w:rStyle w:val="Heading2Char"/>
                            <w:rFonts w:eastAsiaTheme="majorEastAsia"/>
                            <w:b w:val="0"/>
                          </w:rPr>
                          <w:t xml:space="preserve"> </w:t>
                        </w:r>
                        <w:r>
                          <w:rPr>
                            <w:b/>
                            <w:bCs/>
                            <w:i/>
                            <w:iCs/>
                            <w:color w:val="auto"/>
                            <w:sz w:val="24"/>
                            <w:szCs w:val="24"/>
                          </w:rPr>
                          <w:t>Behavioural outcomes</w:t>
                        </w:r>
                        <w:r>
                          <w:rPr>
                            <w:i/>
                            <w:iCs/>
                            <w:color w:val="auto"/>
                            <w:sz w:val="24"/>
                            <w:szCs w:val="24"/>
                          </w:rPr>
                          <w:t xml:space="preserve"> reflect observable actions or performance that result from learning.</w:t>
                        </w:r>
                        <w:r>
                          <w:rPr>
                            <w:rStyle w:val="Heading2Char"/>
                            <w:rFonts w:eastAsiaTheme="majorEastAsia"/>
                            <w:b w:val="0"/>
                          </w:rPr>
                          <w:t xml:space="preserve"> </w:t>
                        </w:r>
                        <w:r>
                          <w:rPr>
                            <w:b/>
                            <w:bCs/>
                            <w:i/>
                            <w:iCs/>
                            <w:color w:val="auto"/>
                            <w:sz w:val="24"/>
                            <w:szCs w:val="24"/>
                          </w:rPr>
                          <w:t>Motivational outcomes</w:t>
                        </w:r>
                        <w:r>
                          <w:rPr>
                            <w:i/>
                            <w:iCs/>
                            <w:color w:val="auto"/>
                            <w:sz w:val="24"/>
                            <w:szCs w:val="24"/>
                          </w:rPr>
                          <w:t xml:space="preserve"> relate to changes in students’ attitudes, engagement, confidence, and willingness to participate in learning.</w:t>
                        </w:r>
                      </w:p>
                    </w:txbxContent>
                  </v:textbox>
                </v:shape>
                <v:shape id="Picture 12" o:spid="_x0000_s1041" type="#_x0000_t75" style="position:absolute;width:25806;height:26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">
                  <v:imagedata r:id="rId26" o:title=""/>
                </v:shape>
                <w10:anchorlock/>
              </v:group>
            </w:pict>
          </mc:Fallback>
        </mc:AlternateContent>
      </w:r>
    </w:p>
    <w:p w14:paraId="2550B979" w14:textId="3F9E622E" w:rsidR="00540644" w:rsidRPr="00BF7C7A" w:rsidRDefault="00540644" w:rsidP="00BF7C7A">
      <w:pPr>
        <w:pStyle w:val="Figurecaption"/>
      </w:pPr>
      <w:bookmarkStart w:id="12" w:name="_Ref196403730"/>
      <w:r w:rsidRPr="00BF7C7A">
        <w:t xml:space="preserve">Figure </w:t>
      </w:r>
      <w:r w:rsidR="0078395B">
        <w:fldChar w:fldCharType="begin"/>
      </w:r>
      <w:r w:rsidR="0078395B">
        <w:instrText xml:space="preserve"> SEQ Figure \* ARABIC </w:instrText>
      </w:r>
      <w:r w:rsidR="0078395B">
        <w:fldChar w:fldCharType="separate"/>
      </w:r>
      <w:r w:rsidR="00AC0657">
        <w:rPr>
          <w:noProof/>
        </w:rPr>
        <w:t>7</w:t>
      </w:r>
      <w:r w:rsidR="0078395B">
        <w:fldChar w:fldCharType="end"/>
      </w:r>
      <w:r w:rsidRPr="00BF7C7A">
        <w:t>: Distribution of learning outcomes by cognitive level.</w:t>
      </w:r>
    </w:p>
    <w:bookmarkEnd w:id="12"/>
    <w:p w14:paraId="6BE560E7" w14:textId="77777777" w:rsidR="00AC0657" w:rsidRPr="00BF7C7A" w:rsidRDefault="004F6E70" w:rsidP="00AC0657">
      <w:pPr>
        <w:spacing w:before="100" w:beforeAutospacing="1" w:after="100" w:afterAutospacing="1" w:line="276" w:lineRule="auto"/>
        <w:jc w:val="both"/>
      </w:pPr>
      <w:r w:rsidRPr="008A2F74">
        <w:rPr>
          <w:rFonts w:cs="Times New Roman"/>
        </w:rPr>
        <w:t xml:space="preserve">The studies reveal that </w:t>
      </w:r>
      <w:r w:rsidR="00CD6B05" w:rsidRPr="008A2F74">
        <w:rPr>
          <w:rFonts w:cs="Times New Roman"/>
        </w:rPr>
        <w:t>most</w:t>
      </w:r>
      <w:r w:rsidRPr="008A2F74">
        <w:rPr>
          <w:rFonts w:cs="Times New Roman"/>
        </w:rPr>
        <w:t xml:space="preserve"> teaching strategies in software architecture education are associated with multi-dimensional learning outcomes beyond just cognitive gains. Specifically, Cognitive &amp; Behavioural outcomes with 45 </w:t>
      </w:r>
      <w:r w:rsidR="007D11CE" w:rsidRPr="008A2F74">
        <w:rPr>
          <w:rFonts w:cs="Times New Roman"/>
        </w:rPr>
        <w:t>per cent</w:t>
      </w:r>
      <w:r w:rsidRPr="008A2F74">
        <w:rPr>
          <w:rFonts w:cs="Times New Roman"/>
        </w:rPr>
        <w:t xml:space="preserve"> as shown in</w:t>
      </w:r>
      <w:bookmarkStart w:id="13" w:name="_Hlt196403736"/>
      <w:r w:rsidRPr="008A2F74">
        <w:rPr>
          <w:rFonts w:cs="Times New Roman"/>
          <w:i/>
        </w:rPr>
        <w:t xml:space="preserve"> </w:t>
      </w:r>
      <w:r w:rsidR="002D51F5" w:rsidRPr="00346C80">
        <w:rPr>
          <w:rFonts w:cs="Times New Roman"/>
          <w:i/>
          <w:iCs/>
        </w:rPr>
        <w:fldChar w:fldCharType="begin"/>
      </w:r>
      <w:r w:rsidR="002D51F5" w:rsidRPr="00346C80">
        <w:rPr>
          <w:rFonts w:cs="Times New Roman"/>
          <w:i/>
          <w:iCs/>
        </w:rPr>
        <w:instrText xml:space="preserve"> REF _Ref196403730 \h  \* MERGEFORMAT </w:instrText>
      </w:r>
      <w:r w:rsidR="002D51F5" w:rsidRPr="00346C80">
        <w:rPr>
          <w:rFonts w:cs="Times New Roman"/>
          <w:i/>
          <w:iCs/>
        </w:rPr>
      </w:r>
      <w:r w:rsidR="002D51F5" w:rsidRPr="00346C80">
        <w:rPr>
          <w:rFonts w:cs="Times New Roman"/>
          <w:i/>
          <w:iCs/>
        </w:rPr>
        <w:fldChar w:fldCharType="separate"/>
      </w:r>
      <w:r w:rsidR="00AC0657" w:rsidRPr="00AC0657">
        <w:rPr>
          <w:rFonts w:cs="Times New Roman"/>
          <w:i/>
          <w:iCs/>
        </w:rPr>
        <w:t xml:space="preserve">Figure </w:t>
      </w:r>
      <w:r w:rsidR="00AC0657">
        <w:rPr>
          <w:noProof/>
        </w:rPr>
        <w:t>7</w:t>
      </w:r>
      <w:r w:rsidR="00AC0657" w:rsidRPr="00BF7C7A">
        <w:t>: Distribution of learning outcomes by cognitive level.</w:t>
      </w:r>
    </w:p>
    <w:p w14:paraId="2A0953E1" w14:textId="32B62D6C" w:rsidR="004F6E70" w:rsidRDefault="002D51F5" w:rsidP="00D577FF">
      <w:pPr>
        <w:spacing w:before="100" w:beforeAutospacing="1" w:after="100" w:afterAutospacing="1" w:line="276" w:lineRule="auto"/>
        <w:jc w:val="both"/>
        <w:rPr>
          <w:rFonts w:cs="Times New Roman"/>
        </w:rPr>
      </w:pPr>
      <w:r w:rsidRPr="00346C80">
        <w:rPr>
          <w:rFonts w:cs="Times New Roman"/>
          <w:i/>
          <w:iCs/>
        </w:rPr>
        <w:fldChar w:fldCharType="end"/>
      </w:r>
      <w:bookmarkEnd w:id="13"/>
      <w:r w:rsidR="001C45AA" w:rsidRPr="00346C80">
        <w:rPr>
          <w:rFonts w:cs="Times New Roman"/>
          <w:i/>
          <w:iCs/>
        </w:rPr>
        <w:t>7</w:t>
      </w:r>
      <w:r w:rsidR="00E92275">
        <w:rPr>
          <w:rFonts w:cs="Times New Roman"/>
        </w:rPr>
        <w:t>,</w:t>
      </w:r>
      <w:r w:rsidR="004F6E70" w:rsidRPr="008A2F74">
        <w:rPr>
          <w:rFonts w:cs="Times New Roman"/>
        </w:rPr>
        <w:t xml:space="preserve"> highlighting a strong emphasis on practical engagement that fosters skill development in decision-making, teamwork, and system design. </w:t>
      </w:r>
      <w:r w:rsidR="00105DBE">
        <w:rPr>
          <w:rFonts w:cs="Times New Roman"/>
        </w:rPr>
        <w:t xml:space="preserve">Thirty-one </w:t>
      </w:r>
      <w:r w:rsidR="007D11CE" w:rsidRPr="008A2F74">
        <w:rPr>
          <w:rFonts w:cs="Times New Roman"/>
        </w:rPr>
        <w:t>per cent</w:t>
      </w:r>
      <w:r w:rsidR="004F6E70" w:rsidRPr="008A2F74">
        <w:rPr>
          <w:rFonts w:cs="Times New Roman"/>
        </w:rPr>
        <w:t xml:space="preserve"> of the total studies had outcomes across all three domains, Cognitive, Behavioural, and Motivational suggesting the effectiveness of integrated and immersive approaches, these strategies not only support conceptual understanding but also encourage learner motivation and active participation, both of which are essential for sustained engagement and professional readiness in software architecture roles. In contrast, only 2</w:t>
      </w:r>
      <w:r w:rsidR="00B3190B">
        <w:rPr>
          <w:rFonts w:cs="Times New Roman"/>
        </w:rPr>
        <w:t>4 per cent</w:t>
      </w:r>
      <w:r w:rsidR="005E01A8">
        <w:rPr>
          <w:rFonts w:cs="Times New Roman"/>
        </w:rPr>
        <w:t xml:space="preserve"> </w:t>
      </w:r>
      <w:r w:rsidR="004F6E70" w:rsidRPr="008A2F74">
        <w:rPr>
          <w:rFonts w:cs="Times New Roman"/>
        </w:rPr>
        <w:t xml:space="preserve">of the studies focused solely on Cognitive outcomes. </w:t>
      </w:r>
    </w:p>
    <w:p w14:paraId="3297CF86" w14:textId="21F174D9" w:rsidR="00CD6B05" w:rsidRPr="008A2F74" w:rsidRDefault="00CD6B05" w:rsidP="00E412A5">
      <w:pPr>
        <w:pStyle w:val="TableCaption"/>
        <w:rPr>
          <w:i/>
          <w:iCs/>
        </w:rPr>
      </w:pPr>
      <w:r w:rsidRPr="008A2F74">
        <w:t xml:space="preserve">Table </w:t>
      </w:r>
      <w:r w:rsidR="005E3E27">
        <w:fldChar w:fldCharType="begin"/>
      </w:r>
      <w:r w:rsidR="005E3E27">
        <w:instrText xml:space="preserve"> SEQ Table \* ARABIC </w:instrText>
      </w:r>
      <w:r w:rsidR="005E3E27">
        <w:fldChar w:fldCharType="separate"/>
      </w:r>
      <w:r w:rsidR="00AC0657">
        <w:rPr>
          <w:noProof/>
        </w:rPr>
        <w:t>6</w:t>
      </w:r>
      <w:r w:rsidR="005E3E27">
        <w:rPr>
          <w:noProof/>
        </w:rPr>
        <w:fldChar w:fldCharType="end"/>
      </w:r>
      <w:r w:rsidRPr="008A2F74">
        <w:t xml:space="preserve">: </w:t>
      </w:r>
      <w:r w:rsidR="00A37064" w:rsidRPr="008A2F74">
        <w:t xml:space="preserve">Number </w:t>
      </w:r>
      <w:r w:rsidR="00F3424A">
        <w:t xml:space="preserve">Of </w:t>
      </w:r>
      <w:r w:rsidR="00F3424A" w:rsidRPr="008A2F74">
        <w:t>Studies Focused On Multi-Dimensional Learning Outcomes</w:t>
      </w:r>
    </w:p>
    <w:tbl>
      <w:tblPr>
        <w:tblW w:w="9023" w:type="dxa"/>
        <w:tblLook w:val="04A0" w:firstRow="1" w:lastRow="0" w:firstColumn="1" w:lastColumn="0" w:noHBand="0" w:noVBand="1"/>
      </w:tblPr>
      <w:tblGrid>
        <w:gridCol w:w="2556"/>
        <w:gridCol w:w="1553"/>
        <w:gridCol w:w="4914"/>
      </w:tblGrid>
      <w:tr w:rsidR="004F6E70" w:rsidRPr="008A2F74" w14:paraId="0B30CDF1" w14:textId="77777777" w:rsidTr="00317168">
        <w:trPr>
          <w:trHeight w:val="551"/>
        </w:trPr>
        <w:tc>
          <w:tcPr>
            <w:tcW w:w="25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2E3A997" w14:textId="77777777" w:rsidR="004F6E70" w:rsidRPr="00317168" w:rsidRDefault="004F6E70" w:rsidP="00317168">
            <w:pPr>
              <w:pStyle w:val="TableText"/>
              <w:framePr w:wrap="around"/>
              <w:jc w:val="center"/>
              <w:rPr>
                <w:b/>
                <w:bCs w:val="0"/>
              </w:rPr>
            </w:pPr>
            <w:r w:rsidRPr="00317168">
              <w:rPr>
                <w:b/>
                <w:bCs w:val="0"/>
              </w:rPr>
              <w:t>Outcome Type</w:t>
            </w:r>
          </w:p>
        </w:tc>
        <w:tc>
          <w:tcPr>
            <w:tcW w:w="1553" w:type="dxa"/>
            <w:tcBorders>
              <w:top w:val="single" w:sz="4" w:space="0" w:color="auto"/>
              <w:left w:val="nil"/>
              <w:bottom w:val="single" w:sz="4" w:space="0" w:color="auto"/>
              <w:right w:val="single" w:sz="4" w:space="0" w:color="auto"/>
            </w:tcBorders>
            <w:shd w:val="clear" w:color="auto" w:fill="auto"/>
            <w:noWrap/>
            <w:vAlign w:val="center"/>
            <w:hideMark/>
          </w:tcPr>
          <w:p w14:paraId="32EDF14E" w14:textId="35BA99F2" w:rsidR="004F6E70" w:rsidRPr="00317168" w:rsidRDefault="004F6E70" w:rsidP="00317168">
            <w:pPr>
              <w:pStyle w:val="TableText"/>
              <w:framePr w:wrap="around"/>
              <w:jc w:val="center"/>
              <w:rPr>
                <w:b/>
                <w:bCs w:val="0"/>
              </w:rPr>
            </w:pPr>
            <w:r w:rsidRPr="00317168">
              <w:rPr>
                <w:b/>
                <w:bCs w:val="0"/>
              </w:rPr>
              <w:t>Total studies</w:t>
            </w:r>
          </w:p>
        </w:tc>
        <w:tc>
          <w:tcPr>
            <w:tcW w:w="4914" w:type="dxa"/>
            <w:tcBorders>
              <w:top w:val="single" w:sz="4" w:space="0" w:color="auto"/>
              <w:left w:val="nil"/>
              <w:bottom w:val="single" w:sz="4" w:space="0" w:color="auto"/>
              <w:right w:val="single" w:sz="4" w:space="0" w:color="auto"/>
            </w:tcBorders>
            <w:shd w:val="clear" w:color="auto" w:fill="auto"/>
            <w:vAlign w:val="center"/>
            <w:hideMark/>
          </w:tcPr>
          <w:p w14:paraId="6D4F02F1" w14:textId="5C758A9B" w:rsidR="004F6E70" w:rsidRPr="00317168" w:rsidRDefault="0005035D" w:rsidP="00317168">
            <w:pPr>
              <w:pStyle w:val="TableText"/>
              <w:framePr w:wrap="around"/>
              <w:jc w:val="center"/>
              <w:rPr>
                <w:b/>
                <w:bCs w:val="0"/>
              </w:rPr>
            </w:pPr>
            <w:r w:rsidRPr="00317168">
              <w:rPr>
                <w:b/>
                <w:bCs w:val="0"/>
              </w:rPr>
              <w:t>Reference</w:t>
            </w:r>
          </w:p>
        </w:tc>
      </w:tr>
      <w:tr w:rsidR="004F6E70" w:rsidRPr="008A2F74" w14:paraId="7654E4FF" w14:textId="77777777" w:rsidTr="00317168">
        <w:trPr>
          <w:trHeight w:val="489"/>
        </w:trPr>
        <w:tc>
          <w:tcPr>
            <w:tcW w:w="2556" w:type="dxa"/>
            <w:tcBorders>
              <w:top w:val="nil"/>
              <w:left w:val="single" w:sz="4" w:space="0" w:color="auto"/>
              <w:bottom w:val="single" w:sz="4" w:space="0" w:color="auto"/>
              <w:right w:val="single" w:sz="4" w:space="0" w:color="auto"/>
            </w:tcBorders>
            <w:shd w:val="clear" w:color="auto" w:fill="auto"/>
            <w:noWrap/>
            <w:vAlign w:val="center"/>
            <w:hideMark/>
          </w:tcPr>
          <w:p w14:paraId="6A5949B9" w14:textId="77777777" w:rsidR="004F6E70" w:rsidRPr="008A2F74" w:rsidRDefault="004F6E70" w:rsidP="00317168">
            <w:pPr>
              <w:pStyle w:val="TableText"/>
              <w:framePr w:wrap="around"/>
            </w:pPr>
            <w:r w:rsidRPr="008A2F74">
              <w:t>Cognitive Only</w:t>
            </w:r>
          </w:p>
        </w:tc>
        <w:tc>
          <w:tcPr>
            <w:tcW w:w="1553" w:type="dxa"/>
            <w:tcBorders>
              <w:top w:val="nil"/>
              <w:left w:val="nil"/>
              <w:bottom w:val="single" w:sz="4" w:space="0" w:color="auto"/>
              <w:right w:val="single" w:sz="4" w:space="0" w:color="auto"/>
            </w:tcBorders>
            <w:shd w:val="clear" w:color="auto" w:fill="auto"/>
            <w:noWrap/>
            <w:vAlign w:val="center"/>
            <w:hideMark/>
          </w:tcPr>
          <w:p w14:paraId="7E6E40BB" w14:textId="77777777" w:rsidR="004F6E70" w:rsidRPr="008A2F74" w:rsidRDefault="004F6E70" w:rsidP="00317168">
            <w:pPr>
              <w:pStyle w:val="TableText"/>
              <w:framePr w:wrap="around"/>
              <w:jc w:val="center"/>
            </w:pPr>
            <w:r w:rsidRPr="008A2F74">
              <w:t>15</w:t>
            </w:r>
          </w:p>
        </w:tc>
        <w:tc>
          <w:tcPr>
            <w:tcW w:w="4914" w:type="dxa"/>
            <w:tcBorders>
              <w:top w:val="nil"/>
              <w:left w:val="nil"/>
              <w:bottom w:val="single" w:sz="4" w:space="0" w:color="auto"/>
              <w:right w:val="single" w:sz="4" w:space="0" w:color="auto"/>
            </w:tcBorders>
            <w:shd w:val="clear" w:color="auto" w:fill="auto"/>
            <w:vAlign w:val="center"/>
            <w:hideMark/>
          </w:tcPr>
          <w:p w14:paraId="66B62FCE" w14:textId="7CCA961C" w:rsidR="004F6E70" w:rsidRPr="008A2F74" w:rsidRDefault="00B625DF" w:rsidP="00317168">
            <w:pPr>
              <w:pStyle w:val="TableText"/>
              <w:framePr w:wrap="around"/>
            </w:pPr>
            <w:r w:rsidRPr="008A2F74">
              <w:fldChar w:fldCharType="begin">
                <w:fldData xml:space="preserve">PEVuZE5vdGU+PENpdGU+PEF1dGhvcj5GYWJpYW48L0F1dGhvcj48WWVhcj4yMDE4PC9ZZWFyPjxS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</w:fldData>
              </w:fldChar>
            </w:r>
            <w:r w:rsidR="00471467">
              <w:instrText xml:space="preserve"> ADDIN EN.CITE </w:instrText>
            </w:r>
            <w:r w:rsidR="00471467">
              <w:fldChar w:fldCharType="begin">
                <w:fldData xml:space="preserve">PEVuZE5vdGU+PENpdGU+PEF1dGhvcj5GYWJpYW48L0F1dGhvcj48WWVhcj4yMDE4PC9ZZWFyPjxS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</w:fldData>
              </w:fldChar>
            </w:r>
            <w:r w:rsidR="00471467">
              <w:instrText xml:space="preserve"> ADDIN EN.CITE.DATA </w:instrText>
            </w:r>
            <w:r w:rsidR="00471467">
              <w:fldChar w:fldCharType="end"/>
            </w:r>
            <w:r w:rsidRPr="008A2F74">
              <w:fldChar w:fldCharType="separate"/>
            </w:r>
            <w:r w:rsidR="00471467">
              <w:rPr>
                <w:noProof/>
              </w:rPr>
              <w:t>[</w:t>
            </w:r>
            <w:hyperlink w:anchor="_ENREF_3" w:tooltip="Cervantes, 2016 #100" w:history="1">
              <w:r w:rsidR="00471467">
                <w:rPr>
                  <w:noProof/>
                </w:rPr>
                <w:t>3</w:t>
              </w:r>
            </w:hyperlink>
            <w:r w:rsidR="00471467">
              <w:rPr>
                <w:noProof/>
              </w:rPr>
              <w:t xml:space="preserve">, </w:t>
            </w:r>
            <w:hyperlink w:anchor="_ENREF_8" w:tooltip="Castro, 2023 #74" w:history="1">
              <w:r w:rsidR="00471467">
                <w:rPr>
                  <w:noProof/>
                </w:rPr>
                <w:t>8</w:t>
              </w:r>
            </w:hyperlink>
            <w:r w:rsidR="00471467">
              <w:rPr>
                <w:noProof/>
              </w:rPr>
              <w:t xml:space="preserve">, </w:t>
            </w:r>
            <w:hyperlink w:anchor="_ENREF_9" w:tooltip="Dorodchi, 2021 #37" w:history="1">
              <w:r w:rsidR="00471467">
                <w:rPr>
                  <w:noProof/>
                </w:rPr>
                <w:t>9</w:t>
              </w:r>
            </w:hyperlink>
            <w:r w:rsidR="00471467">
              <w:rPr>
                <w:noProof/>
              </w:rPr>
              <w:t xml:space="preserve">, </w:t>
            </w:r>
            <w:hyperlink w:anchor="_ENREF_22" w:tooltip="Fabian, 2018 #62" w:history="1">
              <w:r w:rsidR="00471467">
                <w:rPr>
                  <w:noProof/>
                </w:rPr>
                <w:t>22</w:t>
              </w:r>
            </w:hyperlink>
            <w:r w:rsidR="00471467">
              <w:rPr>
                <w:noProof/>
              </w:rPr>
              <w:t xml:space="preserve">, </w:t>
            </w:r>
            <w:hyperlink w:anchor="_ENREF_23" w:tooltip="Rupakheti, 2015 #56" w:history="1">
              <w:r w:rsidR="00471467">
                <w:rPr>
                  <w:noProof/>
                </w:rPr>
                <w:t>23</w:t>
              </w:r>
            </w:hyperlink>
            <w:r w:rsidR="00471467">
              <w:rPr>
                <w:noProof/>
              </w:rPr>
              <w:t xml:space="preserve">, </w:t>
            </w:r>
            <w:hyperlink w:anchor="_ENREF_33" w:tooltip="Pando, 2022 #94" w:history="1">
              <w:r w:rsidR="00471467">
                <w:rPr>
                  <w:noProof/>
                </w:rPr>
                <w:t>33</w:t>
              </w:r>
            </w:hyperlink>
            <w:r w:rsidR="00471467">
              <w:rPr>
                <w:noProof/>
              </w:rPr>
              <w:t xml:space="preserve">, </w:t>
            </w:r>
            <w:hyperlink w:anchor="_ENREF_50" w:tooltip="Lago, 2019 #122" w:history="1">
              <w:r w:rsidR="00471467">
                <w:rPr>
                  <w:noProof/>
                </w:rPr>
                <w:t>50</w:t>
              </w:r>
            </w:hyperlink>
            <w:r w:rsidR="00471467">
              <w:rPr>
                <w:noProof/>
              </w:rPr>
              <w:t xml:space="preserve">, </w:t>
            </w:r>
            <w:hyperlink w:anchor="_ENREF_54" w:tooltip="Campo, 2021 #33" w:history="1">
              <w:r w:rsidR="00471467">
                <w:rPr>
                  <w:noProof/>
                </w:rPr>
                <w:t>54</w:t>
              </w:r>
            </w:hyperlink>
            <w:r w:rsidR="00471467">
              <w:rPr>
                <w:noProof/>
              </w:rPr>
              <w:t xml:space="preserve">, </w:t>
            </w:r>
            <w:hyperlink w:anchor="_ENREF_56" w:tooltip="Chimalakonda, 2023 #34" w:history="1">
              <w:r w:rsidR="00471467">
                <w:rPr>
                  <w:noProof/>
                </w:rPr>
                <w:t>56</w:t>
              </w:r>
            </w:hyperlink>
            <w:r w:rsidR="00471467">
              <w:rPr>
                <w:noProof/>
              </w:rPr>
              <w:t xml:space="preserve">, </w:t>
            </w:r>
            <w:hyperlink w:anchor="_ENREF_59" w:tooltip="Lieh, 2018 #72" w:history="1">
              <w:r w:rsidR="00471467">
                <w:rPr>
                  <w:noProof/>
                </w:rPr>
                <w:t>59</w:t>
              </w:r>
            </w:hyperlink>
            <w:r w:rsidR="00471467">
              <w:rPr>
                <w:noProof/>
              </w:rPr>
              <w:t xml:space="preserve">, </w:t>
            </w:r>
            <w:hyperlink w:anchor="_ENREF_64" w:tooltip="Thomas, 2021 #41" w:history="1">
              <w:r w:rsidR="00471467">
                <w:rPr>
                  <w:noProof/>
                </w:rPr>
                <w:t>64</w:t>
              </w:r>
            </w:hyperlink>
            <w:r w:rsidR="00471467">
              <w:rPr>
                <w:noProof/>
              </w:rPr>
              <w:t xml:space="preserve">, </w:t>
            </w:r>
            <w:hyperlink w:anchor="_ENREF_66" w:tooltip="Gacitúa, 2017 #90" w:history="1">
              <w:r w:rsidR="00471467">
                <w:rPr>
                  <w:noProof/>
                </w:rPr>
                <w:t>66</w:t>
              </w:r>
            </w:hyperlink>
            <w:r w:rsidR="00471467">
              <w:rPr>
                <w:noProof/>
              </w:rPr>
              <w:t xml:space="preserve">, </w:t>
            </w:r>
            <w:hyperlink w:anchor="_ENREF_67" w:tooltip="Agerwala, 2024 #44" w:history="1">
              <w:r w:rsidR="00471467">
                <w:rPr>
                  <w:noProof/>
                </w:rPr>
                <w:t>67</w:t>
              </w:r>
            </w:hyperlink>
            <w:r w:rsidR="00471467">
              <w:rPr>
                <w:noProof/>
              </w:rPr>
              <w:t xml:space="preserve">, </w:t>
            </w:r>
            <w:hyperlink w:anchor="_ENREF_70" w:tooltip="Rodrigues, 2010 #57" w:history="1">
              <w:r w:rsidR="00471467">
                <w:rPr>
                  <w:noProof/>
                </w:rPr>
                <w:t>70</w:t>
              </w:r>
            </w:hyperlink>
            <w:r w:rsidR="00471467">
              <w:rPr>
                <w:noProof/>
              </w:rPr>
              <w:t xml:space="preserve">, </w:t>
            </w:r>
            <w:hyperlink w:anchor="_ENREF_73" w:tooltip="Angelov, 2017 #63" w:history="1">
              <w:r w:rsidR="00471467">
                <w:rPr>
                  <w:noProof/>
                </w:rPr>
                <w:t>73</w:t>
              </w:r>
            </w:hyperlink>
            <w:r w:rsidR="00471467">
              <w:rPr>
                <w:noProof/>
              </w:rPr>
              <w:t>]</w:t>
            </w:r>
            <w:r w:rsidRPr="008A2F74">
              <w:fldChar w:fldCharType="end"/>
            </w:r>
          </w:p>
        </w:tc>
      </w:tr>
      <w:tr w:rsidR="004F6E70" w:rsidRPr="008A2F74" w14:paraId="1DFD8CA9" w14:textId="77777777" w:rsidTr="00317168">
        <w:trPr>
          <w:trHeight w:val="470"/>
        </w:trPr>
        <w:tc>
          <w:tcPr>
            <w:tcW w:w="2556" w:type="dxa"/>
            <w:tcBorders>
              <w:top w:val="nil"/>
              <w:left w:val="single" w:sz="4" w:space="0" w:color="auto"/>
              <w:bottom w:val="single" w:sz="4" w:space="0" w:color="auto"/>
              <w:right w:val="single" w:sz="4" w:space="0" w:color="auto"/>
            </w:tcBorders>
            <w:shd w:val="clear" w:color="auto" w:fill="auto"/>
            <w:noWrap/>
            <w:vAlign w:val="center"/>
            <w:hideMark/>
          </w:tcPr>
          <w:p w14:paraId="31E211CF" w14:textId="49B1E7DF" w:rsidR="004F6E70" w:rsidRPr="008A2F74" w:rsidRDefault="004F6E70" w:rsidP="00317168">
            <w:pPr>
              <w:pStyle w:val="TableText"/>
              <w:framePr w:wrap="around"/>
            </w:pPr>
            <w:r w:rsidRPr="008A2F74">
              <w:t>Cognitive</w:t>
            </w:r>
            <w:r w:rsidR="00CD6B05" w:rsidRPr="008A2F74">
              <w:t xml:space="preserve"> </w:t>
            </w:r>
            <w:r w:rsidRPr="008A2F74">
              <w:t>+ Behavioural</w:t>
            </w:r>
          </w:p>
        </w:tc>
        <w:tc>
          <w:tcPr>
            <w:tcW w:w="1553" w:type="dxa"/>
            <w:tcBorders>
              <w:top w:val="nil"/>
              <w:left w:val="nil"/>
              <w:bottom w:val="single" w:sz="4" w:space="0" w:color="auto"/>
              <w:right w:val="single" w:sz="4" w:space="0" w:color="auto"/>
            </w:tcBorders>
            <w:shd w:val="clear" w:color="auto" w:fill="auto"/>
            <w:noWrap/>
            <w:vAlign w:val="center"/>
            <w:hideMark/>
          </w:tcPr>
          <w:p w14:paraId="48D1FFC0" w14:textId="77777777" w:rsidR="004F6E70" w:rsidRPr="008A2F74" w:rsidRDefault="004F6E70" w:rsidP="00317168">
            <w:pPr>
              <w:pStyle w:val="TableText"/>
              <w:framePr w:wrap="around"/>
              <w:jc w:val="center"/>
            </w:pPr>
            <w:r w:rsidRPr="008A2F74">
              <w:t>29</w:t>
            </w:r>
          </w:p>
        </w:tc>
        <w:tc>
          <w:tcPr>
            <w:tcW w:w="4914" w:type="dxa"/>
            <w:tcBorders>
              <w:top w:val="nil"/>
              <w:left w:val="nil"/>
              <w:bottom w:val="single" w:sz="4" w:space="0" w:color="auto"/>
              <w:right w:val="single" w:sz="4" w:space="0" w:color="auto"/>
            </w:tcBorders>
            <w:shd w:val="clear" w:color="auto" w:fill="auto"/>
            <w:vAlign w:val="center"/>
            <w:hideMark/>
          </w:tcPr>
          <w:p w14:paraId="3B4D4284" w14:textId="631017A9" w:rsidR="004F6E70" w:rsidRPr="008A2F74" w:rsidRDefault="00B625DF" w:rsidP="00317168">
            <w:pPr>
              <w:pStyle w:val="TableText"/>
              <w:framePr w:wrap="around"/>
            </w:pPr>
            <w:r w:rsidRPr="008A2F74">
              <w:fldChar w:fldCharType="begin">
                <w:fldData xml:space="preserve">PEVuZE5vdGU+PENpdGU+PEF1dGhvcj5FemVxdWllbDwvQXV0aG9yPjxZZWFyPjIwMTY8L1llYXI+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</w:fldData>
              </w:fldChar>
            </w:r>
            <w:r w:rsidR="00471467">
              <w:instrText xml:space="preserve"> ADDIN EN.CITE </w:instrText>
            </w:r>
            <w:r w:rsidR="00471467">
              <w:fldChar w:fldCharType="begin">
                <w:fldData xml:space="preserve">PEVuZE5vdGU+PENpdGU+PEF1dGhvcj5FemVxdWllbDwvQXV0aG9yPjxZZWFyPjIwMTY8L1llYXI+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</w:fldData>
              </w:fldChar>
            </w:r>
            <w:r w:rsidR="00471467">
              <w:instrText xml:space="preserve"> ADDIN EN.CITE.DATA </w:instrText>
            </w:r>
            <w:r w:rsidR="00471467">
              <w:fldChar w:fldCharType="end"/>
            </w:r>
            <w:r w:rsidRPr="008A2F74">
              <w:fldChar w:fldCharType="separate"/>
            </w:r>
            <w:r w:rsidR="00471467">
              <w:rPr>
                <w:noProof/>
              </w:rPr>
              <w:t>[</w:t>
            </w:r>
            <w:hyperlink w:anchor="_ENREF_5" w:tooltip="Rafique, 2019 #40" w:history="1">
              <w:r w:rsidR="00471467">
                <w:rPr>
                  <w:noProof/>
                </w:rPr>
                <w:t>5-7</w:t>
              </w:r>
            </w:hyperlink>
            <w:r w:rsidR="00471467">
              <w:rPr>
                <w:noProof/>
              </w:rPr>
              <w:t xml:space="preserve">, </w:t>
            </w:r>
            <w:hyperlink w:anchor="_ENREF_11" w:tooltip="Cain, 2016 #54" w:history="1">
              <w:r w:rsidR="00471467">
                <w:rPr>
                  <w:noProof/>
                </w:rPr>
                <w:t>11</w:t>
              </w:r>
            </w:hyperlink>
            <w:r w:rsidR="00471467">
              <w:rPr>
                <w:noProof/>
              </w:rPr>
              <w:t xml:space="preserve">, </w:t>
            </w:r>
            <w:hyperlink w:anchor="_ENREF_20" w:tooltip="Alf Inge, 2011 #59" w:history="1">
              <w:r w:rsidR="00471467">
                <w:rPr>
                  <w:noProof/>
                </w:rPr>
                <w:t>20</w:t>
              </w:r>
            </w:hyperlink>
            <w:r w:rsidR="00471467">
              <w:rPr>
                <w:noProof/>
              </w:rPr>
              <w:t xml:space="preserve">, </w:t>
            </w:r>
            <w:hyperlink w:anchor="_ENREF_24" w:tooltip="Herold, 2011 #96" w:history="1">
              <w:r w:rsidR="00471467">
                <w:rPr>
                  <w:noProof/>
                </w:rPr>
                <w:t>24</w:t>
              </w:r>
            </w:hyperlink>
            <w:r w:rsidR="00471467">
              <w:rPr>
                <w:noProof/>
              </w:rPr>
              <w:t xml:space="preserve">, </w:t>
            </w:r>
            <w:hyperlink w:anchor="_ENREF_25" w:tooltip="Zheng, 2020 #82" w:history="1">
              <w:r w:rsidR="00471467">
                <w:rPr>
                  <w:noProof/>
                </w:rPr>
                <w:t>25</w:t>
              </w:r>
            </w:hyperlink>
            <w:r w:rsidR="00471467">
              <w:rPr>
                <w:noProof/>
              </w:rPr>
              <w:t xml:space="preserve">, </w:t>
            </w:r>
            <w:hyperlink w:anchor="_ENREF_29" w:tooltip="Yepez, 2023 #129" w:history="1">
              <w:r w:rsidR="00471467">
                <w:rPr>
                  <w:noProof/>
                </w:rPr>
                <w:t>29-32</w:t>
              </w:r>
            </w:hyperlink>
            <w:r w:rsidR="00471467">
              <w:rPr>
                <w:noProof/>
              </w:rPr>
              <w:t xml:space="preserve">, </w:t>
            </w:r>
            <w:hyperlink w:anchor="_ENREF_37" w:tooltip="Ouh, 2020 #80" w:history="1">
              <w:r w:rsidR="00471467">
                <w:rPr>
                  <w:noProof/>
                </w:rPr>
                <w:t>37</w:t>
              </w:r>
            </w:hyperlink>
            <w:r w:rsidR="00471467">
              <w:rPr>
                <w:noProof/>
              </w:rPr>
              <w:t xml:space="preserve">, </w:t>
            </w:r>
            <w:hyperlink w:anchor="_ENREF_41" w:tooltip="Jamal, 2017 #68" w:history="1">
              <w:r w:rsidR="00471467">
                <w:rPr>
                  <w:noProof/>
                </w:rPr>
                <w:t>41</w:t>
              </w:r>
            </w:hyperlink>
            <w:r w:rsidR="00471467">
              <w:rPr>
                <w:noProof/>
              </w:rPr>
              <w:t xml:space="preserve">, </w:t>
            </w:r>
            <w:hyperlink w:anchor="_ENREF_47" w:tooltip="Cao, 2011 #101" w:history="1">
              <w:r w:rsidR="00471467">
                <w:rPr>
                  <w:noProof/>
                </w:rPr>
                <w:t>47</w:t>
              </w:r>
            </w:hyperlink>
            <w:r w:rsidR="00471467">
              <w:rPr>
                <w:noProof/>
              </w:rPr>
              <w:t xml:space="preserve">, </w:t>
            </w:r>
            <w:hyperlink w:anchor="_ENREF_49" w:tooltip="Parejo, 2020 #125" w:history="1">
              <w:r w:rsidR="00471467">
                <w:rPr>
                  <w:noProof/>
                </w:rPr>
                <w:t>49</w:t>
              </w:r>
            </w:hyperlink>
            <w:r w:rsidR="00471467">
              <w:rPr>
                <w:noProof/>
              </w:rPr>
              <w:t xml:space="preserve">, </w:t>
            </w:r>
            <w:hyperlink w:anchor="_ENREF_52" w:tooltip="Montenegro, 2017 #85" w:history="1">
              <w:r w:rsidR="00471467">
                <w:rPr>
                  <w:noProof/>
                </w:rPr>
                <w:t>52</w:t>
              </w:r>
            </w:hyperlink>
            <w:r w:rsidR="00471467">
              <w:rPr>
                <w:noProof/>
              </w:rPr>
              <w:t xml:space="preserve">, </w:t>
            </w:r>
            <w:hyperlink w:anchor="_ENREF_53" w:tooltip="Boer, 2019 #87" w:history="1">
              <w:r w:rsidR="00471467">
                <w:rPr>
                  <w:noProof/>
                </w:rPr>
                <w:t>53</w:t>
              </w:r>
            </w:hyperlink>
            <w:r w:rsidR="00471467">
              <w:rPr>
                <w:noProof/>
              </w:rPr>
              <w:t xml:space="preserve">, </w:t>
            </w:r>
            <w:hyperlink w:anchor="_ENREF_57" w:tooltip="Castro, 2024 #43" w:history="1">
              <w:r w:rsidR="00471467">
                <w:rPr>
                  <w:noProof/>
                </w:rPr>
                <w:t>57</w:t>
              </w:r>
            </w:hyperlink>
            <w:r w:rsidR="00471467">
              <w:rPr>
                <w:noProof/>
              </w:rPr>
              <w:t xml:space="preserve">, </w:t>
            </w:r>
            <w:hyperlink w:anchor="_ENREF_58" w:tooltip="Corritore, 2020 #35" w:history="1">
              <w:r w:rsidR="00471467">
                <w:rPr>
                  <w:noProof/>
                </w:rPr>
                <w:t>58</w:t>
              </w:r>
            </w:hyperlink>
            <w:r w:rsidR="00471467">
              <w:rPr>
                <w:noProof/>
              </w:rPr>
              <w:t xml:space="preserve">, </w:t>
            </w:r>
            <w:hyperlink w:anchor="_ENREF_60" w:tooltip="Lieh, 2018 #127" w:history="1">
              <w:r w:rsidR="00471467">
                <w:rPr>
                  <w:noProof/>
                </w:rPr>
                <w:t>60</w:t>
              </w:r>
            </w:hyperlink>
            <w:r w:rsidR="00471467">
              <w:rPr>
                <w:noProof/>
              </w:rPr>
              <w:t xml:space="preserve">, </w:t>
            </w:r>
            <w:hyperlink w:anchor="_ENREF_61" w:tooltip="Kazi, 2019 #98" w:history="1">
              <w:r w:rsidR="00471467">
                <w:rPr>
                  <w:noProof/>
                </w:rPr>
                <w:t>61</w:t>
              </w:r>
            </w:hyperlink>
            <w:r w:rsidR="00471467">
              <w:rPr>
                <w:noProof/>
              </w:rPr>
              <w:t xml:space="preserve">, </w:t>
            </w:r>
            <w:hyperlink w:anchor="_ENREF_63" w:tooltip="Liubchenko, 2019 #108" w:history="1">
              <w:r w:rsidR="00471467">
                <w:rPr>
                  <w:noProof/>
                </w:rPr>
                <w:t>63</w:t>
              </w:r>
            </w:hyperlink>
            <w:r w:rsidR="00471467">
              <w:rPr>
                <w:noProof/>
              </w:rPr>
              <w:t xml:space="preserve">, </w:t>
            </w:r>
            <w:hyperlink w:anchor="_ENREF_65" w:tooltip="Tappan, 2015 #55" w:history="1">
              <w:r w:rsidR="00471467">
                <w:rPr>
                  <w:noProof/>
                </w:rPr>
                <w:t>65</w:t>
              </w:r>
            </w:hyperlink>
            <w:r w:rsidR="00471467">
              <w:rPr>
                <w:noProof/>
              </w:rPr>
              <w:t xml:space="preserve">, </w:t>
            </w:r>
            <w:hyperlink w:anchor="_ENREF_69" w:tooltip="Marcolino, 2017 #51" w:history="1">
              <w:r w:rsidR="00471467">
                <w:rPr>
                  <w:noProof/>
                </w:rPr>
                <w:t>69</w:t>
              </w:r>
            </w:hyperlink>
            <w:r w:rsidR="00471467">
              <w:rPr>
                <w:noProof/>
              </w:rPr>
              <w:t xml:space="preserve">, </w:t>
            </w:r>
            <w:hyperlink w:anchor="_ENREF_71" w:tooltip="Urrego, 2013 #66" w:history="1">
              <w:r w:rsidR="00471467">
                <w:rPr>
                  <w:noProof/>
                </w:rPr>
                <w:t>71</w:t>
              </w:r>
            </w:hyperlink>
            <w:r w:rsidR="00471467">
              <w:rPr>
                <w:noProof/>
              </w:rPr>
              <w:t xml:space="preserve">, </w:t>
            </w:r>
            <w:hyperlink w:anchor="_ENREF_74" w:tooltip="Ezequiel, 2016 #105" w:history="1">
              <w:r w:rsidR="00471467">
                <w:rPr>
                  <w:noProof/>
                </w:rPr>
                <w:t>74-76</w:t>
              </w:r>
            </w:hyperlink>
            <w:r w:rsidR="00471467">
              <w:rPr>
                <w:noProof/>
              </w:rPr>
              <w:t xml:space="preserve">, </w:t>
            </w:r>
            <w:hyperlink w:anchor="_ENREF_87" w:tooltip="Nasir, 2023 #124" w:history="1">
              <w:r w:rsidR="00471467">
                <w:rPr>
                  <w:noProof/>
                </w:rPr>
                <w:t>87</w:t>
              </w:r>
            </w:hyperlink>
            <w:r w:rsidR="00471467">
              <w:rPr>
                <w:noProof/>
              </w:rPr>
              <w:t>]</w:t>
            </w:r>
            <w:r w:rsidRPr="008A2F74">
              <w:fldChar w:fldCharType="end"/>
            </w:r>
          </w:p>
        </w:tc>
      </w:tr>
      <w:tr w:rsidR="004F6E70" w:rsidRPr="008A2F74" w14:paraId="52053BE4" w14:textId="77777777" w:rsidTr="00317168">
        <w:trPr>
          <w:trHeight w:val="664"/>
        </w:trPr>
        <w:tc>
          <w:tcPr>
            <w:tcW w:w="2556" w:type="dxa"/>
            <w:tcBorders>
              <w:top w:val="nil"/>
              <w:left w:val="single" w:sz="4" w:space="0" w:color="auto"/>
              <w:bottom w:val="single" w:sz="4" w:space="0" w:color="auto"/>
              <w:right w:val="single" w:sz="4" w:space="0" w:color="auto"/>
            </w:tcBorders>
            <w:shd w:val="clear" w:color="auto" w:fill="auto"/>
            <w:vAlign w:val="center"/>
            <w:hideMark/>
          </w:tcPr>
          <w:p w14:paraId="2309E68B" w14:textId="34E96D0D" w:rsidR="004F6E70" w:rsidRPr="008A2F74" w:rsidRDefault="004F6E70" w:rsidP="00317168">
            <w:pPr>
              <w:pStyle w:val="TableText"/>
              <w:framePr w:wrap="around"/>
            </w:pPr>
            <w:r w:rsidRPr="008A2F74">
              <w:t>Cognitive</w:t>
            </w:r>
            <w:r w:rsidR="00CD6B05" w:rsidRPr="008A2F74">
              <w:t xml:space="preserve"> </w:t>
            </w:r>
            <w:r w:rsidRPr="008A2F74">
              <w:t>+</w:t>
            </w:r>
            <w:r w:rsidR="00CD6B05" w:rsidRPr="008A2F74">
              <w:t xml:space="preserve"> </w:t>
            </w:r>
            <w:r w:rsidRPr="008A2F74">
              <w:t>Behavioural</w:t>
            </w:r>
            <w:r w:rsidR="00CD6B05" w:rsidRPr="008A2F74">
              <w:t xml:space="preserve"> </w:t>
            </w:r>
            <w:r w:rsidRPr="008A2F74">
              <w:t>+</w:t>
            </w:r>
            <w:r w:rsidR="00CD6B05" w:rsidRPr="008A2F74">
              <w:t xml:space="preserve"> </w:t>
            </w:r>
            <w:r w:rsidRPr="008A2F74">
              <w:t xml:space="preserve">Motivational </w:t>
            </w:r>
          </w:p>
        </w:tc>
        <w:tc>
          <w:tcPr>
            <w:tcW w:w="1553" w:type="dxa"/>
            <w:tcBorders>
              <w:top w:val="nil"/>
              <w:left w:val="nil"/>
              <w:bottom w:val="single" w:sz="4" w:space="0" w:color="auto"/>
              <w:right w:val="single" w:sz="4" w:space="0" w:color="auto"/>
            </w:tcBorders>
            <w:shd w:val="clear" w:color="auto" w:fill="auto"/>
            <w:noWrap/>
            <w:vAlign w:val="center"/>
            <w:hideMark/>
          </w:tcPr>
          <w:p w14:paraId="4DDE3059" w14:textId="77777777" w:rsidR="004F6E70" w:rsidRPr="008A2F74" w:rsidRDefault="004F6E70" w:rsidP="00317168">
            <w:pPr>
              <w:pStyle w:val="TableText"/>
              <w:framePr w:wrap="around"/>
              <w:jc w:val="center"/>
            </w:pPr>
            <w:r w:rsidRPr="008A2F74">
              <w:t>20</w:t>
            </w:r>
          </w:p>
        </w:tc>
        <w:tc>
          <w:tcPr>
            <w:tcW w:w="4914" w:type="dxa"/>
            <w:tcBorders>
              <w:top w:val="nil"/>
              <w:left w:val="nil"/>
              <w:bottom w:val="single" w:sz="4" w:space="0" w:color="auto"/>
              <w:right w:val="single" w:sz="4" w:space="0" w:color="auto"/>
            </w:tcBorders>
            <w:shd w:val="clear" w:color="auto" w:fill="auto"/>
            <w:vAlign w:val="center"/>
            <w:hideMark/>
          </w:tcPr>
          <w:p w14:paraId="5FF1959B" w14:textId="767C6863" w:rsidR="004F6E70" w:rsidRPr="004937CB" w:rsidRDefault="00B625DF" w:rsidP="00317168">
            <w:pPr>
              <w:pStyle w:val="TableText"/>
              <w:framePr w:wrap="around"/>
            </w:pPr>
            <w:r w:rsidRPr="008A2F74">
              <w:fldChar w:fldCharType="begin">
                <w:fldData xml:space="preserve">MTU4PC9lbGVjdHJvbmljLXJlc291cmNlLW51bT48L3JlY29yZD48L0NpdGU+PENpdGU+PEF1dGhv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</w:fldData>
              </w:fldChar>
            </w:r>
            <w:r w:rsidR="00471467">
              <w:instrText xml:space="preserve"> ADDIN EN.CITE </w:instrText>
            </w:r>
            <w:r w:rsidR="00471467">
              <w:fldChar w:fldCharType="begin">
                <w:fldData xml:space="preserve">PEVuZE5vdGU+PENpdGU+PEF1dGhvcj5TYW50aTwvQXV0aG9yPjxZZWFyPjIwMTA8L1llYXI+PFJl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==
</w:fldData>
              </w:fldChar>
            </w:r>
            <w:r w:rsidR="00471467">
              <w:instrText xml:space="preserve"> ADDIN EN.CITE.DATA </w:instrText>
            </w:r>
            <w:r w:rsidR="00471467">
              <w:fldChar w:fldCharType="end"/>
            </w:r>
            <w:r w:rsidR="00471467">
              <w:fldChar w:fldCharType="begin">
                <w:fldData xml:space="preserve">MTU4PC9lbGVjdHJvbmljLXJlc291cmNlLW51bT48L3JlY29yZD48L0NpdGU+PENpdGU+PEF1dGhv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</w:fldData>
              </w:fldChar>
            </w:r>
            <w:r w:rsidR="00471467">
              <w:instrText xml:space="preserve"> ADDIN EN.CITE.DATA </w:instrText>
            </w:r>
            <w:r w:rsidR="00471467">
              <w:fldChar w:fldCharType="end"/>
            </w:r>
            <w:r w:rsidRPr="008A2F74">
              <w:fldChar w:fldCharType="separate"/>
            </w:r>
            <w:r w:rsidR="00471467">
              <w:rPr>
                <w:noProof/>
              </w:rPr>
              <w:t>[</w:t>
            </w:r>
            <w:hyperlink w:anchor="_ENREF_1" w:tooltip="Gonçalves, 2020 #46" w:history="1">
              <w:r w:rsidR="00471467">
                <w:rPr>
                  <w:noProof/>
                </w:rPr>
                <w:t>1</w:t>
              </w:r>
            </w:hyperlink>
            <w:r w:rsidR="00471467">
              <w:rPr>
                <w:noProof/>
              </w:rPr>
              <w:t xml:space="preserve">, </w:t>
            </w:r>
            <w:hyperlink w:anchor="_ENREF_10" w:tooltip="Al-Qora'n, 2023 #45" w:history="1">
              <w:r w:rsidR="00471467">
                <w:rPr>
                  <w:noProof/>
                </w:rPr>
                <w:t>10</w:t>
              </w:r>
            </w:hyperlink>
            <w:r w:rsidR="00471467">
              <w:rPr>
                <w:noProof/>
              </w:rPr>
              <w:t xml:space="preserve">, </w:t>
            </w:r>
            <w:hyperlink w:anchor="_ENREF_26" w:tooltip="Giovanni Gonzalez, 2024 #38" w:history="1">
              <w:r w:rsidR="00471467">
                <w:rPr>
                  <w:noProof/>
                </w:rPr>
                <w:t>26-28</w:t>
              </w:r>
            </w:hyperlink>
            <w:r w:rsidR="00471467">
              <w:rPr>
                <w:noProof/>
              </w:rPr>
              <w:t xml:space="preserve">, </w:t>
            </w:r>
            <w:hyperlink w:anchor="_ENREF_30" w:tooltip="Vidoni, 2018 #123" w:history="1">
              <w:r w:rsidR="00471467">
                <w:rPr>
                  <w:noProof/>
                </w:rPr>
                <w:t>30</w:t>
              </w:r>
            </w:hyperlink>
            <w:r w:rsidR="00471467">
              <w:rPr>
                <w:noProof/>
              </w:rPr>
              <w:t xml:space="preserve">, </w:t>
            </w:r>
            <w:hyperlink w:anchor="_ENREF_34" w:tooltip="Lau, 2024 #103" w:history="1">
              <w:r w:rsidR="00471467">
                <w:rPr>
                  <w:noProof/>
                </w:rPr>
                <w:t>34</w:t>
              </w:r>
            </w:hyperlink>
            <w:r w:rsidR="00471467">
              <w:rPr>
                <w:noProof/>
              </w:rPr>
              <w:t xml:space="preserve">, </w:t>
            </w:r>
            <w:hyperlink w:anchor="_ENREF_36" w:tooltip="Ramachandran, 2017 #50" w:history="1">
              <w:r w:rsidR="00471467">
                <w:rPr>
                  <w:noProof/>
                </w:rPr>
                <w:t>36</w:t>
              </w:r>
            </w:hyperlink>
            <w:r w:rsidR="00471467">
              <w:rPr>
                <w:noProof/>
              </w:rPr>
              <w:t xml:space="preserve">, </w:t>
            </w:r>
            <w:hyperlink w:anchor="_ENREF_38" w:tooltip="El-Mahdy, 2022 #119" w:history="1">
              <w:r w:rsidR="00471467">
                <w:rPr>
                  <w:noProof/>
                </w:rPr>
                <w:t>38</w:t>
              </w:r>
            </w:hyperlink>
            <w:r w:rsidR="00471467">
              <w:rPr>
                <w:noProof/>
              </w:rPr>
              <w:t xml:space="preserve">, </w:t>
            </w:r>
            <w:hyperlink w:anchor="_ENREF_39" w:tooltip="Ouh, 2019 #115" w:history="1">
              <w:r w:rsidR="00471467">
                <w:rPr>
                  <w:noProof/>
                </w:rPr>
                <w:t>39</w:t>
              </w:r>
            </w:hyperlink>
            <w:r w:rsidR="00471467">
              <w:rPr>
                <w:noProof/>
              </w:rPr>
              <w:t xml:space="preserve">, </w:t>
            </w:r>
            <w:hyperlink w:anchor="_ENREF_42" w:tooltip="Santi, 2010 #65" w:history="1">
              <w:r w:rsidR="00471467">
                <w:rPr>
                  <w:noProof/>
                </w:rPr>
                <w:t>42-45</w:t>
              </w:r>
            </w:hyperlink>
            <w:r w:rsidR="00471467">
              <w:rPr>
                <w:noProof/>
              </w:rPr>
              <w:t xml:space="preserve">, </w:t>
            </w:r>
            <w:hyperlink w:anchor="_ENREF_48" w:tooltip="Manal, 2018 #106" w:history="1">
              <w:r w:rsidR="00471467">
                <w:rPr>
                  <w:noProof/>
                </w:rPr>
                <w:t>48</w:t>
              </w:r>
            </w:hyperlink>
            <w:r w:rsidR="00471467">
              <w:rPr>
                <w:noProof/>
              </w:rPr>
              <w:t xml:space="preserve">, </w:t>
            </w:r>
            <w:hyperlink w:anchor="_ENREF_55" w:tooltip="Feldgen, 2014 #102" w:history="1">
              <w:r w:rsidR="00471467">
                <w:rPr>
                  <w:noProof/>
                </w:rPr>
                <w:t>55</w:t>
              </w:r>
            </w:hyperlink>
            <w:r w:rsidR="00471467">
              <w:rPr>
                <w:noProof/>
              </w:rPr>
              <w:t xml:space="preserve">, </w:t>
            </w:r>
            <w:hyperlink w:anchor="_ENREF_57" w:tooltip="Castro, 2024 #43" w:history="1">
              <w:r w:rsidR="00471467">
                <w:rPr>
                  <w:noProof/>
                </w:rPr>
                <w:t>57</w:t>
              </w:r>
            </w:hyperlink>
            <w:r w:rsidR="00471467">
              <w:rPr>
                <w:noProof/>
              </w:rPr>
              <w:t xml:space="preserve">, </w:t>
            </w:r>
            <w:hyperlink w:anchor="_ENREF_62" w:tooltip="Federico, 2018 #58" w:history="1">
              <w:r w:rsidR="00471467">
                <w:rPr>
                  <w:noProof/>
                </w:rPr>
                <w:t>62</w:t>
              </w:r>
            </w:hyperlink>
            <w:r w:rsidR="00471467">
              <w:rPr>
                <w:noProof/>
              </w:rPr>
              <w:t xml:space="preserve">, </w:t>
            </w:r>
            <w:hyperlink w:anchor="_ENREF_68" w:tooltip="Golden, 2010 #114" w:history="1">
              <w:r w:rsidR="00471467">
                <w:rPr>
                  <w:noProof/>
                </w:rPr>
                <w:t>68</w:t>
              </w:r>
            </w:hyperlink>
            <w:r w:rsidR="00471467">
              <w:rPr>
                <w:noProof/>
              </w:rPr>
              <w:t xml:space="preserve">, </w:t>
            </w:r>
            <w:hyperlink w:anchor="_ENREF_76" w:tooltip="Katipoglu, 2024 #77" w:history="1">
              <w:r w:rsidR="00471467">
                <w:rPr>
                  <w:noProof/>
                </w:rPr>
                <w:t>76</w:t>
              </w:r>
            </w:hyperlink>
            <w:r w:rsidR="00471467">
              <w:rPr>
                <w:noProof/>
              </w:rPr>
              <w:t>]</w:t>
            </w:r>
            <w:r w:rsidRPr="008A2F74">
              <w:fldChar w:fldCharType="end"/>
            </w:r>
          </w:p>
        </w:tc>
      </w:tr>
    </w:tbl>
    <w:p w14:paraId="786C7D80" w14:textId="6B4F322C" w:rsidR="00317168" w:rsidRDefault="00317168" w:rsidP="00E412A5">
      <w:pPr>
        <w:pStyle w:val="TableCaption"/>
        <w:rPr>
          <w:lang w:eastAsia="zh-CN"/>
        </w:rPr>
      </w:pPr>
    </w:p>
    <w:p w14:paraId="5ACC5113" w14:textId="17019F97" w:rsidR="00CD6B05" w:rsidRPr="00317168" w:rsidRDefault="00317168" w:rsidP="00317168">
      <w:pPr>
        <w:rPr>
          <w:rFonts w:cs="Times New Roman"/>
          <w:smallCaps/>
          <w:sz w:val="20"/>
          <w:szCs w:val="20"/>
          <w:lang w:eastAsia="zh-CN"/>
        </w:rPr>
      </w:pPr>
      <w:r>
        <w:rPr>
          <w:lang w:eastAsia="zh-CN"/>
        </w:rPr>
        <w:br w:type="page"/>
      </w:r>
    </w:p>
    <w:p w14:paraId="182D6999" w14:textId="141769F4" w:rsidR="6FB873E2" w:rsidRPr="008A2F74" w:rsidRDefault="5E3D1333" w:rsidP="00D66950">
      <w:pPr>
        <w:pStyle w:val="Heading2"/>
        <w:rPr>
          <w:i/>
        </w:rPr>
      </w:pPr>
      <w:r w:rsidRPr="008A2F74">
        <w:lastRenderedPageBreak/>
        <w:t>RQ5:</w:t>
      </w:r>
      <w:r w:rsidR="2CA61B50" w:rsidRPr="008A2F74">
        <w:t xml:space="preserve"> What challenges do students and educators face with the software architecture teaching approach?</w:t>
      </w:r>
    </w:p>
    <w:p w14:paraId="06F95629" w14:textId="67B11242" w:rsidR="00391212" w:rsidRDefault="00F63D4C" w:rsidP="00D577FF">
      <w:pPr>
        <w:spacing w:line="276" w:lineRule="auto"/>
        <w:jc w:val="both"/>
        <w:rPr>
          <w:rFonts w:cs="Times New Roman"/>
          <w:lang w:eastAsia="zh-CN"/>
        </w:rPr>
      </w:pPr>
      <w:r w:rsidRPr="008A2F74">
        <w:rPr>
          <w:rFonts w:eastAsia="Times New Roman" w:cs="Times New Roman"/>
        </w:rPr>
        <w:t xml:space="preserve">This question aims to </w:t>
      </w:r>
      <w:r w:rsidR="00C92ABA" w:rsidRPr="008A2F74">
        <w:rPr>
          <w:rFonts w:eastAsia="Times New Roman" w:cs="Times New Roman"/>
        </w:rPr>
        <w:t xml:space="preserve">identify various challenges faced by </w:t>
      </w:r>
      <w:r w:rsidR="00E92275">
        <w:rPr>
          <w:rFonts w:eastAsia="Times New Roman" w:cs="Times New Roman"/>
        </w:rPr>
        <w:t>multiple</w:t>
      </w:r>
      <w:r w:rsidR="00C92ABA" w:rsidRPr="008A2F74">
        <w:rPr>
          <w:rFonts w:eastAsia="Times New Roman" w:cs="Times New Roman"/>
        </w:rPr>
        <w:t xml:space="preserve"> stakeholders</w:t>
      </w:r>
      <w:r w:rsidR="003C133E" w:rsidRPr="008A2F74">
        <w:rPr>
          <w:rFonts w:eastAsia="Times New Roman" w:cs="Times New Roman"/>
        </w:rPr>
        <w:t xml:space="preserve">, based on which stakeholders could develop strategies </w:t>
      </w:r>
      <w:r w:rsidR="00294E11" w:rsidRPr="008A2F74">
        <w:rPr>
          <w:rFonts w:eastAsia="Times New Roman" w:cs="Times New Roman"/>
        </w:rPr>
        <w:t>to address these challenges.</w:t>
      </w:r>
      <w:r w:rsidR="001D311A" w:rsidRPr="008A2F74">
        <w:rPr>
          <w:rFonts w:eastAsia="Times New Roman" w:cs="Times New Roman"/>
        </w:rPr>
        <w:t xml:space="preserve"> </w:t>
      </w:r>
      <w:r w:rsidR="00EE115A" w:rsidRPr="00F3424A">
        <w:rPr>
          <w:rFonts w:eastAsia="Times New Roman" w:cs="Times New Roman"/>
          <w:i/>
          <w:iCs/>
        </w:rPr>
        <w:fldChar w:fldCharType="begin"/>
      </w:r>
      <w:r w:rsidR="00EE115A" w:rsidRPr="00F3424A">
        <w:rPr>
          <w:rFonts w:eastAsia="Times New Roman" w:cs="Times New Roman"/>
          <w:i/>
          <w:iCs/>
        </w:rPr>
        <w:instrText xml:space="preserve"> REF _Ref196318318 \h </w:instrText>
      </w:r>
      <w:r w:rsidR="009C4DB3" w:rsidRPr="00F3424A">
        <w:rPr>
          <w:rFonts w:eastAsia="Times New Roman" w:cs="Times New Roman"/>
          <w:i/>
          <w:iCs/>
        </w:rPr>
        <w:instrText xml:space="preserve"> \* MERGEFORMAT </w:instrText>
      </w:r>
      <w:r w:rsidR="00EE115A" w:rsidRPr="00F3424A">
        <w:rPr>
          <w:rFonts w:eastAsia="Times New Roman" w:cs="Times New Roman"/>
          <w:i/>
          <w:iCs/>
        </w:rPr>
      </w:r>
      <w:r w:rsidR="00EE115A" w:rsidRPr="00F3424A">
        <w:rPr>
          <w:rFonts w:eastAsia="Times New Roman" w:cs="Times New Roman"/>
          <w:i/>
          <w:iCs/>
        </w:rPr>
        <w:fldChar w:fldCharType="separate"/>
      </w:r>
      <w:r w:rsidR="00AC0657" w:rsidRPr="00AC0657">
        <w:rPr>
          <w:rFonts w:cs="Times New Roman"/>
          <w:i/>
          <w:iCs/>
        </w:rPr>
        <w:t>Table 7</w:t>
      </w:r>
      <w:r w:rsidR="00EE115A" w:rsidRPr="00F3424A">
        <w:rPr>
          <w:rFonts w:eastAsia="Times New Roman" w:cs="Times New Roman"/>
          <w:i/>
          <w:iCs/>
        </w:rPr>
        <w:fldChar w:fldCharType="end"/>
      </w:r>
      <w:r w:rsidR="00EE115A" w:rsidRPr="008A2F74">
        <w:rPr>
          <w:rFonts w:eastAsia="Times New Roman" w:cs="Times New Roman"/>
        </w:rPr>
        <w:t xml:space="preserve"> </w:t>
      </w:r>
      <w:r w:rsidR="004B06AD" w:rsidRPr="008A2F74">
        <w:rPr>
          <w:rFonts w:cs="Times New Roman"/>
          <w:lang w:eastAsia="zh-CN"/>
        </w:rPr>
        <w:t xml:space="preserve">summarises the preliminary challenges encountered by </w:t>
      </w:r>
      <w:r w:rsidR="00E92275">
        <w:rPr>
          <w:rFonts w:cs="Times New Roman"/>
          <w:lang w:eastAsia="zh-CN"/>
        </w:rPr>
        <w:t>different</w:t>
      </w:r>
      <w:r w:rsidR="004B06AD" w:rsidRPr="008A2F74">
        <w:rPr>
          <w:rFonts w:cs="Times New Roman"/>
          <w:lang w:eastAsia="zh-CN"/>
        </w:rPr>
        <w:t xml:space="preserve"> stakeholders in software architecture education, including general challenges faced by the industry</w:t>
      </w:r>
      <w:r w:rsidR="00E92275">
        <w:rPr>
          <w:rFonts w:cs="Times New Roman"/>
          <w:lang w:eastAsia="zh-CN"/>
        </w:rPr>
        <w:t xml:space="preserve"> and</w:t>
      </w:r>
      <w:r w:rsidR="004B06AD" w:rsidRPr="008A2F74">
        <w:rPr>
          <w:rFonts w:cs="Times New Roman"/>
          <w:lang w:eastAsia="zh-CN"/>
        </w:rPr>
        <w:t xml:space="preserve"> specific difficulties experienced by educators (e.g., university lecturers and tutors) and students. </w:t>
      </w:r>
      <w:r w:rsidR="006928E0" w:rsidRPr="008A2F74">
        <w:rPr>
          <w:rFonts w:cs="Times New Roman"/>
          <w:lang w:eastAsia="zh-CN"/>
        </w:rPr>
        <w:t>Each challenge is</w:t>
      </w:r>
      <w:r w:rsidR="00291F22" w:rsidRPr="008A2F74">
        <w:rPr>
          <w:rFonts w:cs="Times New Roman"/>
          <w:lang w:eastAsia="zh-CN"/>
        </w:rPr>
        <w:t xml:space="preserve"> summarised </w:t>
      </w:r>
      <w:r w:rsidR="00391212">
        <w:rPr>
          <w:rFonts w:cs="Times New Roman"/>
          <w:lang w:eastAsia="zh-CN"/>
        </w:rPr>
        <w:t>in</w:t>
      </w:r>
      <w:r w:rsidR="00391212" w:rsidRPr="00105DBE">
        <w:rPr>
          <w:rFonts w:cs="Times New Roman"/>
          <w:i/>
          <w:iCs/>
          <w:lang w:eastAsia="zh-CN"/>
        </w:rPr>
        <w:t xml:space="preserve"> </w:t>
      </w:r>
      <w:r w:rsidR="00105DBE" w:rsidRPr="00105DBE">
        <w:rPr>
          <w:rFonts w:cs="Times New Roman"/>
          <w:i/>
          <w:iCs/>
          <w:lang w:eastAsia="zh-CN"/>
        </w:rPr>
        <w:fldChar w:fldCharType="begin"/>
      </w:r>
      <w:r w:rsidR="00105DBE" w:rsidRPr="00105DBE">
        <w:rPr>
          <w:rFonts w:cs="Times New Roman"/>
          <w:i/>
          <w:iCs/>
          <w:lang w:eastAsia="zh-CN"/>
        </w:rPr>
        <w:instrText xml:space="preserve"> REF _Ref196318318 \h </w:instrText>
      </w:r>
      <w:r w:rsidR="00105DBE">
        <w:rPr>
          <w:rFonts w:cs="Times New Roman"/>
          <w:i/>
          <w:iCs/>
          <w:lang w:eastAsia="zh-CN"/>
        </w:rPr>
        <w:instrText xml:space="preserve"> \* MERGEFORMAT </w:instrText>
      </w:r>
      <w:r w:rsidR="00105DBE" w:rsidRPr="00105DBE">
        <w:rPr>
          <w:rFonts w:cs="Times New Roman"/>
          <w:i/>
          <w:iCs/>
          <w:lang w:eastAsia="zh-CN"/>
        </w:rPr>
      </w:r>
      <w:r w:rsidR="00105DBE" w:rsidRPr="00105DBE">
        <w:rPr>
          <w:rFonts w:cs="Times New Roman"/>
          <w:i/>
          <w:iCs/>
          <w:lang w:eastAsia="zh-CN"/>
        </w:rPr>
        <w:fldChar w:fldCharType="separate"/>
      </w:r>
      <w:r w:rsidR="00AC0657" w:rsidRPr="00AC0657">
        <w:rPr>
          <w:i/>
          <w:iCs/>
        </w:rPr>
        <w:t xml:space="preserve">Table </w:t>
      </w:r>
      <w:r w:rsidR="00AC0657" w:rsidRPr="00AC0657">
        <w:rPr>
          <w:i/>
          <w:iCs/>
          <w:noProof/>
        </w:rPr>
        <w:t>7</w:t>
      </w:r>
      <w:r w:rsidR="00105DBE" w:rsidRPr="00105DBE">
        <w:rPr>
          <w:rFonts w:cs="Times New Roman"/>
          <w:i/>
          <w:iCs/>
          <w:lang w:eastAsia="zh-CN"/>
        </w:rPr>
        <w:fldChar w:fldCharType="end"/>
      </w:r>
      <w:r w:rsidR="00391212" w:rsidRPr="00105DBE">
        <w:rPr>
          <w:rFonts w:cs="Times New Roman"/>
          <w:i/>
          <w:iCs/>
          <w:lang w:eastAsia="zh-CN"/>
        </w:rPr>
        <w:t>.</w:t>
      </w:r>
      <w:r w:rsidR="00391212">
        <w:rPr>
          <w:rFonts w:cs="Times New Roman"/>
          <w:lang w:eastAsia="zh-CN"/>
        </w:rPr>
        <w:t xml:space="preserve"> </w:t>
      </w:r>
    </w:p>
    <w:p w14:paraId="7DE53029" w14:textId="60FB3434" w:rsidR="00A37064" w:rsidRPr="008A2F74" w:rsidRDefault="00A37064" w:rsidP="00E412A5">
      <w:pPr>
        <w:pStyle w:val="TableCaption"/>
        <w:rPr>
          <w:i/>
          <w:iCs/>
        </w:rPr>
      </w:pPr>
      <w:bookmarkStart w:id="14" w:name="_Ref196318318"/>
      <w:r w:rsidRPr="008A2F74">
        <w:t xml:space="preserve">Table </w:t>
      </w:r>
      <w:r w:rsidR="005E3E27">
        <w:fldChar w:fldCharType="begin"/>
      </w:r>
      <w:r w:rsidR="005E3E27">
        <w:instrText xml:space="preserve"> SEQ Table \* ARABIC </w:instrText>
      </w:r>
      <w:r w:rsidR="005E3E27">
        <w:fldChar w:fldCharType="separate"/>
      </w:r>
      <w:r w:rsidR="00AC0657">
        <w:rPr>
          <w:noProof/>
        </w:rPr>
        <w:t>7</w:t>
      </w:r>
      <w:r w:rsidR="005E3E27">
        <w:rPr>
          <w:noProof/>
        </w:rPr>
        <w:fldChar w:fldCharType="end"/>
      </w:r>
      <w:bookmarkEnd w:id="14"/>
      <w:r w:rsidRPr="008A2F74">
        <w:t xml:space="preserve">: Challenges </w:t>
      </w:r>
      <w:r w:rsidR="00105DBE" w:rsidRPr="008A2F74">
        <w:t>In Software Architecture Education To Stakeholders</w:t>
      </w:r>
    </w:p>
    <w:tbl>
      <w:tblPr>
        <w:tblStyle w:val="ListTable2-Accent1"/>
        <w:tblW w:w="9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
        <w:gridCol w:w="2691"/>
        <w:gridCol w:w="3402"/>
        <w:gridCol w:w="1457"/>
        <w:gridCol w:w="1308"/>
      </w:tblGrid>
      <w:tr w:rsidR="004A5530" w:rsidRPr="008A2F74" w14:paraId="58EF8AB0" w14:textId="27860584" w:rsidTr="009B5B3F">
        <w:trPr>
          <w:cnfStyle w:val="100000000000" w:firstRow="1" w:lastRow="0" w:firstColumn="0" w:lastColumn="0" w:oddVBand="0" w:evenVBand="0" w:oddHBand="0"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1B1F60A8" w14:textId="2C3D4D22" w:rsidR="004A5530" w:rsidRPr="008A2F74" w:rsidRDefault="004A5530" w:rsidP="00317168">
            <w:pPr>
              <w:pStyle w:val="TableText"/>
              <w:framePr w:wrap="around"/>
            </w:pPr>
            <w:r w:rsidRPr="008A2F74">
              <w:t>No.</w:t>
            </w:r>
          </w:p>
        </w:tc>
        <w:tc>
          <w:tcPr>
            <w:tcW w:w="2691" w:type="dxa"/>
            <w:shd w:val="clear" w:color="auto" w:fill="auto"/>
            <w:noWrap/>
            <w:vAlign w:val="center"/>
            <w:hideMark/>
          </w:tcPr>
          <w:p w14:paraId="1496F970" w14:textId="77777777" w:rsidR="004A5530" w:rsidRPr="008A2F74" w:rsidRDefault="004A5530" w:rsidP="00317168">
            <w:pPr>
              <w:pStyle w:val="TableText"/>
              <w:framePr w:wrap="around"/>
              <w:cnfStyle w:val="100000000000" w:firstRow="1" w:lastRow="0" w:firstColumn="0" w:lastColumn="0" w:oddVBand="0" w:evenVBand="0" w:oddHBand="0" w:evenHBand="0" w:firstRowFirstColumn="0" w:firstRowLastColumn="0" w:lastRowFirstColumn="0" w:lastRowLastColumn="0"/>
            </w:pPr>
            <w:r w:rsidRPr="008A2F74">
              <w:t>Challenge Name</w:t>
            </w:r>
          </w:p>
        </w:tc>
        <w:tc>
          <w:tcPr>
            <w:tcW w:w="3402" w:type="dxa"/>
            <w:shd w:val="clear" w:color="auto" w:fill="auto"/>
            <w:noWrap/>
            <w:vAlign w:val="center"/>
            <w:hideMark/>
          </w:tcPr>
          <w:p w14:paraId="3BC3931D" w14:textId="2DFE9ACC" w:rsidR="004A5530" w:rsidRPr="008A2F74" w:rsidRDefault="004A5530" w:rsidP="00317168">
            <w:pPr>
              <w:pStyle w:val="TableText"/>
              <w:framePr w:wrap="around"/>
              <w:cnfStyle w:val="100000000000" w:firstRow="1" w:lastRow="0" w:firstColumn="0" w:lastColumn="0" w:oddVBand="0" w:evenVBand="0" w:oddHBand="0" w:evenHBand="0" w:firstRowFirstColumn="0" w:firstRowLastColumn="0" w:lastRowFirstColumn="0" w:lastRowLastColumn="0"/>
            </w:pPr>
            <w:r w:rsidRPr="008A2F74">
              <w:t>Reference</w:t>
            </w:r>
          </w:p>
        </w:tc>
        <w:tc>
          <w:tcPr>
            <w:tcW w:w="1457" w:type="dxa"/>
            <w:shd w:val="clear" w:color="auto" w:fill="auto"/>
            <w:vAlign w:val="center"/>
          </w:tcPr>
          <w:p w14:paraId="34C8F0E1" w14:textId="26B7474D" w:rsidR="004A5530" w:rsidRPr="008A2F74" w:rsidRDefault="004A5530" w:rsidP="00317168">
            <w:pPr>
              <w:pStyle w:val="TableText"/>
              <w:framePr w:wrap="around"/>
              <w:cnfStyle w:val="100000000000" w:firstRow="1" w:lastRow="0" w:firstColumn="0" w:lastColumn="0" w:oddVBand="0" w:evenVBand="0" w:oddHBand="0" w:evenHBand="0" w:firstRowFirstColumn="0" w:firstRowLastColumn="0" w:lastRowFirstColumn="0" w:lastRowLastColumn="0"/>
            </w:pPr>
            <w:r w:rsidRPr="008A2F74">
              <w:t>Stakeholder Group</w:t>
            </w:r>
          </w:p>
        </w:tc>
        <w:tc>
          <w:tcPr>
            <w:tcW w:w="1308" w:type="dxa"/>
            <w:shd w:val="clear" w:color="auto" w:fill="auto"/>
            <w:vAlign w:val="center"/>
          </w:tcPr>
          <w:p w14:paraId="5B8E55B8" w14:textId="0480CBCF" w:rsidR="004A5530" w:rsidRPr="008A2F74" w:rsidRDefault="004A5530" w:rsidP="00317168">
            <w:pPr>
              <w:pStyle w:val="TableText"/>
              <w:framePr w:wrap="around"/>
              <w:cnfStyle w:val="100000000000" w:firstRow="1" w:lastRow="0" w:firstColumn="0" w:lastColumn="0" w:oddVBand="0" w:evenVBand="0" w:oddHBand="0" w:evenHBand="0" w:firstRowFirstColumn="0" w:firstRowLastColumn="0" w:lastRowFirstColumn="0" w:lastRowLastColumn="0"/>
            </w:pPr>
            <w:r w:rsidRPr="008A2F74">
              <w:t>Number of Studies</w:t>
            </w:r>
          </w:p>
        </w:tc>
      </w:tr>
      <w:tr w:rsidR="004A5530" w:rsidRPr="008A2F74" w14:paraId="6B8421B1" w14:textId="0B4B82F8" w:rsidTr="009B5B3F">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04475094" w14:textId="380E23B5" w:rsidR="004A5530" w:rsidRPr="008A2F74" w:rsidRDefault="004A5530" w:rsidP="00317168">
            <w:pPr>
              <w:pStyle w:val="TableText"/>
              <w:framePr w:wrap="around"/>
              <w:rPr>
                <w:b w:val="0"/>
              </w:rPr>
            </w:pPr>
            <w:r w:rsidRPr="008A2F74">
              <w:rPr>
                <w:b w:val="0"/>
              </w:rPr>
              <w:t>1</w:t>
            </w:r>
          </w:p>
        </w:tc>
        <w:tc>
          <w:tcPr>
            <w:tcW w:w="2691" w:type="dxa"/>
            <w:shd w:val="clear" w:color="auto" w:fill="auto"/>
            <w:noWrap/>
            <w:vAlign w:val="center"/>
            <w:hideMark/>
          </w:tcPr>
          <w:p w14:paraId="78A862E4" w14:textId="733952F9"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t>Abstractness and Conceptual Difficulty</w:t>
            </w:r>
          </w:p>
        </w:tc>
        <w:tc>
          <w:tcPr>
            <w:tcW w:w="3402" w:type="dxa"/>
            <w:shd w:val="clear" w:color="auto" w:fill="auto"/>
            <w:vAlign w:val="center"/>
          </w:tcPr>
          <w:p w14:paraId="2660D2CF" w14:textId="02522300" w:rsidR="004A5530" w:rsidRPr="008A2F74" w:rsidRDefault="00016B09"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fldChar w:fldCharType="begin">
                <w:fldData xml:space="preserve">LzMyNzAxMTIuMzI3MDEyOTwvZWxlY3Ryb25pYy1yZXNvdXJjZS1udW0+PC9yZWNvcmQ+PC9DaXRl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</w:fldData>
              </w:fldChar>
            </w:r>
            <w:r w:rsidR="00471467">
              <w:rPr>
                <w:color w:val="000000"/>
              </w:rPr>
              <w:instrText xml:space="preserve"> ADDIN EN.CITE </w:instrText>
            </w:r>
            <w:r w:rsidR="00471467">
              <w:rPr>
                <w:color w:val="000000"/>
              </w:rPr>
              <w:fldChar w:fldCharType="begin">
                <w:fldData xml:space="preserve">PEVuZE5vdGU+PENpdGU+PEF1dGhvcj5TYW50aTwvQXV0aG9yPjxZZWFyPjIwMTA8L1llYXI+PFJl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==
</w:fldData>
              </w:fldChar>
            </w:r>
            <w:r w:rsidR="00471467">
              <w:rPr>
                <w:color w:val="000000"/>
              </w:rPr>
              <w:instrText xml:space="preserve"> ADDIN EN.CITE.DATA </w:instrText>
            </w:r>
            <w:r w:rsidR="00471467">
              <w:rPr>
                <w:color w:val="000000"/>
              </w:rPr>
            </w:r>
            <w:r w:rsidR="00471467">
              <w:rPr>
                <w:color w:val="000000"/>
              </w:rPr>
              <w:fldChar w:fldCharType="end"/>
            </w:r>
            <w:r w:rsidR="00471467">
              <w:rPr>
                <w:color w:val="000000"/>
              </w:rPr>
              <w:fldChar w:fldCharType="begin">
                <w:fldData xml:space="preserve">LzMyNzAxMTIuMzI3MDEyOTwvZWxlY3Ryb25pYy1yZXNvdXJjZS1udW0+PC9yZWNvcmQ+PC9DaXRl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2" w:tooltip="Galster, 2016 #53" w:history="1">
              <w:r w:rsidR="00471467">
                <w:rPr>
                  <w:noProof/>
                  <w:color w:val="000000"/>
                </w:rPr>
                <w:t>2-6</w:t>
              </w:r>
            </w:hyperlink>
            <w:r w:rsidR="00471467">
              <w:rPr>
                <w:noProof/>
                <w:color w:val="000000"/>
              </w:rPr>
              <w:t xml:space="preserve">, </w:t>
            </w:r>
            <w:hyperlink w:anchor="_ENREF_23" w:tooltip="Rupakheti, 2015 #56" w:history="1">
              <w:r w:rsidR="00471467">
                <w:rPr>
                  <w:noProof/>
                  <w:color w:val="000000"/>
                </w:rPr>
                <w:t>23</w:t>
              </w:r>
            </w:hyperlink>
            <w:r w:rsidR="00471467">
              <w:rPr>
                <w:noProof/>
                <w:color w:val="000000"/>
              </w:rPr>
              <w:t xml:space="preserve">, </w:t>
            </w:r>
            <w:hyperlink w:anchor="_ENREF_24" w:tooltip="Herold, 2011 #96" w:history="1">
              <w:r w:rsidR="00471467">
                <w:rPr>
                  <w:noProof/>
                  <w:color w:val="000000"/>
                </w:rPr>
                <w:t>24</w:t>
              </w:r>
            </w:hyperlink>
            <w:r w:rsidR="00471467">
              <w:rPr>
                <w:noProof/>
                <w:color w:val="000000"/>
              </w:rPr>
              <w:t xml:space="preserve">, </w:t>
            </w:r>
            <w:hyperlink w:anchor="_ENREF_35" w:tooltip="Wilson Libardo Pantoja, 2024 #42" w:history="1">
              <w:r w:rsidR="00471467">
                <w:rPr>
                  <w:noProof/>
                  <w:color w:val="000000"/>
                </w:rPr>
                <w:t>35</w:t>
              </w:r>
            </w:hyperlink>
            <w:r w:rsidR="00471467">
              <w:rPr>
                <w:noProof/>
                <w:color w:val="000000"/>
              </w:rPr>
              <w:t xml:space="preserve">, </w:t>
            </w:r>
            <w:hyperlink w:anchor="_ENREF_42" w:tooltip="Santi, 2010 #65" w:history="1">
              <w:r w:rsidR="00471467">
                <w:rPr>
                  <w:noProof/>
                  <w:color w:val="000000"/>
                </w:rPr>
                <w:t>42</w:t>
              </w:r>
            </w:hyperlink>
            <w:r w:rsidR="00471467">
              <w:rPr>
                <w:noProof/>
                <w:color w:val="000000"/>
              </w:rPr>
              <w:t xml:space="preserve">, </w:t>
            </w:r>
            <w:hyperlink w:anchor="_ENREF_43" w:tooltip="Capilla, 2020 #47" w:history="1">
              <w:r w:rsidR="00471467">
                <w:rPr>
                  <w:noProof/>
                  <w:color w:val="000000"/>
                </w:rPr>
                <w:t>43</w:t>
              </w:r>
            </w:hyperlink>
            <w:r w:rsidR="00471467">
              <w:rPr>
                <w:noProof/>
                <w:color w:val="000000"/>
              </w:rPr>
              <w:t xml:space="preserve">, </w:t>
            </w:r>
            <w:hyperlink w:anchor="_ENREF_47" w:tooltip="Cao, 2011 #101" w:history="1">
              <w:r w:rsidR="00471467">
                <w:rPr>
                  <w:noProof/>
                  <w:color w:val="000000"/>
                </w:rPr>
                <w:t>47</w:t>
              </w:r>
            </w:hyperlink>
            <w:r w:rsidR="00471467">
              <w:rPr>
                <w:noProof/>
                <w:color w:val="000000"/>
              </w:rPr>
              <w:t xml:space="preserve">, </w:t>
            </w:r>
            <w:hyperlink w:anchor="_ENREF_48" w:tooltip="Manal, 2018 #106" w:history="1">
              <w:r w:rsidR="00471467">
                <w:rPr>
                  <w:noProof/>
                  <w:color w:val="000000"/>
                </w:rPr>
                <w:t>48</w:t>
              </w:r>
            </w:hyperlink>
            <w:r w:rsidR="00471467">
              <w:rPr>
                <w:noProof/>
                <w:color w:val="000000"/>
              </w:rPr>
              <w:t xml:space="preserve">, </w:t>
            </w:r>
            <w:hyperlink w:anchor="_ENREF_61" w:tooltip="Kazi, 2019 #98" w:history="1">
              <w:r w:rsidR="00471467">
                <w:rPr>
                  <w:noProof/>
                  <w:color w:val="000000"/>
                </w:rPr>
                <w:t>61-65</w:t>
              </w:r>
            </w:hyperlink>
            <w:r w:rsidR="00471467">
              <w:rPr>
                <w:noProof/>
                <w:color w:val="000000"/>
              </w:rPr>
              <w:t xml:space="preserve">, </w:t>
            </w:r>
            <w:hyperlink w:anchor="_ENREF_67" w:tooltip="Agerwala, 2024 #44" w:history="1">
              <w:r w:rsidR="00471467">
                <w:rPr>
                  <w:noProof/>
                  <w:color w:val="000000"/>
                </w:rPr>
                <w:t>67</w:t>
              </w:r>
            </w:hyperlink>
            <w:r w:rsidR="00471467">
              <w:rPr>
                <w:noProof/>
                <w:color w:val="000000"/>
              </w:rPr>
              <w:t xml:space="preserve">, </w:t>
            </w:r>
            <w:hyperlink w:anchor="_ENREF_73" w:tooltip="Angelov, 2017 #63" w:history="1">
              <w:r w:rsidR="00471467">
                <w:rPr>
                  <w:noProof/>
                  <w:color w:val="000000"/>
                </w:rPr>
                <w:t>73</w:t>
              </w:r>
            </w:hyperlink>
            <w:r w:rsidR="00471467">
              <w:rPr>
                <w:noProof/>
                <w:color w:val="000000"/>
              </w:rPr>
              <w:t xml:space="preserve">, </w:t>
            </w:r>
            <w:hyperlink w:anchor="_ENREF_75" w:tooltip="Wedemann, 2018 #48" w:history="1">
              <w:r w:rsidR="00471467">
                <w:rPr>
                  <w:noProof/>
                  <w:color w:val="000000"/>
                </w:rPr>
                <w:t>75</w:t>
              </w:r>
            </w:hyperlink>
            <w:r w:rsidR="00471467">
              <w:rPr>
                <w:noProof/>
                <w:color w:val="000000"/>
              </w:rPr>
              <w:t xml:space="preserve">, </w:t>
            </w:r>
            <w:hyperlink w:anchor="_ENREF_78" w:tooltip="Niculescu, 2019 #88" w:history="1">
              <w:r w:rsidR="00471467">
                <w:rPr>
                  <w:noProof/>
                  <w:color w:val="000000"/>
                </w:rPr>
                <w:t>78</w:t>
              </w:r>
            </w:hyperlink>
            <w:r w:rsidR="00471467">
              <w:rPr>
                <w:noProof/>
                <w:color w:val="000000"/>
              </w:rPr>
              <w:t xml:space="preserve">, </w:t>
            </w:r>
            <w:hyperlink w:anchor="_ENREF_81" w:tooltip="Moreno, 2012 #117" w:history="1">
              <w:r w:rsidR="00471467">
                <w:rPr>
                  <w:noProof/>
                  <w:color w:val="000000"/>
                </w:rPr>
                <w:t>81</w:t>
              </w:r>
            </w:hyperlink>
            <w:r w:rsidR="00471467">
              <w:rPr>
                <w:noProof/>
                <w:color w:val="000000"/>
              </w:rPr>
              <w:t xml:space="preserve">, </w:t>
            </w:r>
            <w:hyperlink w:anchor="_ENREF_93" w:tooltip="Tao, 2016 #97" w:history="1">
              <w:r w:rsidR="00471467">
                <w:rPr>
                  <w:noProof/>
                  <w:color w:val="000000"/>
                </w:rPr>
                <w:t>93</w:t>
              </w:r>
            </w:hyperlink>
            <w:r w:rsidR="00471467">
              <w:rPr>
                <w:noProof/>
                <w:color w:val="000000"/>
              </w:rPr>
              <w:t xml:space="preserve">, </w:t>
            </w:r>
            <w:hyperlink w:anchor="_ENREF_94" w:tooltip="Nasir, 2022 #76" w:history="1">
              <w:r w:rsidR="00471467">
                <w:rPr>
                  <w:noProof/>
                  <w:color w:val="000000"/>
                </w:rPr>
                <w:t>94</w:t>
              </w:r>
            </w:hyperlink>
            <w:r w:rsidR="00471467">
              <w:rPr>
                <w:noProof/>
                <w:color w:val="000000"/>
              </w:rPr>
              <w:t>]</w:t>
            </w:r>
            <w:r w:rsidRPr="008A2F74">
              <w:rPr>
                <w:color w:val="000000"/>
              </w:rPr>
              <w:fldChar w:fldCharType="end"/>
            </w:r>
          </w:p>
        </w:tc>
        <w:tc>
          <w:tcPr>
            <w:tcW w:w="1457" w:type="dxa"/>
            <w:shd w:val="clear" w:color="auto" w:fill="auto"/>
            <w:vAlign w:val="center"/>
          </w:tcPr>
          <w:p w14:paraId="10639B59" w14:textId="289ED3C2"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t>Student</w:t>
            </w:r>
          </w:p>
        </w:tc>
        <w:tc>
          <w:tcPr>
            <w:tcW w:w="1308" w:type="dxa"/>
            <w:shd w:val="clear" w:color="auto" w:fill="auto"/>
            <w:vAlign w:val="center"/>
          </w:tcPr>
          <w:p w14:paraId="6AEC2820" w14:textId="62009959" w:rsidR="004A5530" w:rsidRPr="008A2F74" w:rsidRDefault="004A5530" w:rsidP="00317168">
            <w:pPr>
              <w:pStyle w:val="TableText"/>
              <w:framePr w:wrap="around"/>
              <w:jc w:val="center"/>
              <w:cnfStyle w:val="000000100000" w:firstRow="0" w:lastRow="0" w:firstColumn="0" w:lastColumn="0" w:oddVBand="0" w:evenVBand="0" w:oddHBand="1" w:evenHBand="0" w:firstRowFirstColumn="0" w:firstRowLastColumn="0" w:lastRowFirstColumn="0" w:lastRowLastColumn="0"/>
              <w:rPr>
                <w:color w:val="000000"/>
              </w:rPr>
            </w:pPr>
            <w:r w:rsidRPr="008A2F74">
              <w:t>24</w:t>
            </w:r>
          </w:p>
        </w:tc>
      </w:tr>
      <w:tr w:rsidR="004A5530" w:rsidRPr="008A2F74" w14:paraId="206A63DA" w14:textId="7D6DDE22" w:rsidTr="009B5B3F">
        <w:trPr>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43CB3126" w14:textId="77CBE62C" w:rsidR="004A5530" w:rsidRPr="008A2F74" w:rsidRDefault="004A5530" w:rsidP="00317168">
            <w:pPr>
              <w:pStyle w:val="TableText"/>
              <w:framePr w:wrap="around"/>
              <w:rPr>
                <w:b w:val="0"/>
              </w:rPr>
            </w:pPr>
            <w:r w:rsidRPr="008A2F74">
              <w:rPr>
                <w:b w:val="0"/>
              </w:rPr>
              <w:t>2</w:t>
            </w:r>
          </w:p>
        </w:tc>
        <w:tc>
          <w:tcPr>
            <w:tcW w:w="2691" w:type="dxa"/>
            <w:shd w:val="clear" w:color="auto" w:fill="auto"/>
            <w:noWrap/>
            <w:vAlign w:val="center"/>
          </w:tcPr>
          <w:p w14:paraId="470D82FA" w14:textId="2195D234"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t>Time and Workload Constraints</w:t>
            </w:r>
          </w:p>
        </w:tc>
        <w:tc>
          <w:tcPr>
            <w:tcW w:w="3402" w:type="dxa"/>
            <w:shd w:val="clear" w:color="auto" w:fill="auto"/>
            <w:vAlign w:val="center"/>
          </w:tcPr>
          <w:p w14:paraId="37D924ED" w14:textId="4D2F8174" w:rsidR="004A5530" w:rsidRPr="008A2F74" w:rsidRDefault="00016B09"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fldChar w:fldCharType="begin">
                <w:fldData xml:space="preserve">PEVuZE5vdGU+PENpdGU+PEF1dGhvcj5GYWJpYW48L0F1dGhvcj48WWVhcj4yMDE4PC9ZZWFyPjxS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</w:fldData>
              </w:fldChar>
            </w:r>
            <w:r w:rsidR="00471467">
              <w:rPr>
                <w:color w:val="000000"/>
              </w:rPr>
              <w:instrText xml:space="preserve"> ADDIN EN.CITE </w:instrText>
            </w:r>
            <w:r w:rsidR="00471467">
              <w:rPr>
                <w:color w:val="000000"/>
              </w:rPr>
              <w:fldChar w:fldCharType="begin">
                <w:fldData xml:space="preserve">PEVuZE5vdGU+PENpdGU+PEF1dGhvcj5GYWJpYW48L0F1dGhvcj48WWVhcj4yMDE4PC9ZZWFyPjxS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9" w:tooltip="Dorodchi, 2021 #37" w:history="1">
              <w:r w:rsidR="00471467">
                <w:rPr>
                  <w:noProof/>
                  <w:color w:val="000000"/>
                </w:rPr>
                <w:t>9-11</w:t>
              </w:r>
            </w:hyperlink>
            <w:r w:rsidR="00471467">
              <w:rPr>
                <w:noProof/>
                <w:color w:val="000000"/>
              </w:rPr>
              <w:t xml:space="preserve">, </w:t>
            </w:r>
            <w:hyperlink w:anchor="_ENREF_20" w:tooltip="Alf Inge, 2011 #59" w:history="1">
              <w:r w:rsidR="00471467">
                <w:rPr>
                  <w:noProof/>
                  <w:color w:val="000000"/>
                </w:rPr>
                <w:t>20</w:t>
              </w:r>
            </w:hyperlink>
            <w:r w:rsidR="00471467">
              <w:rPr>
                <w:noProof/>
                <w:color w:val="000000"/>
              </w:rPr>
              <w:t xml:space="preserve">, </w:t>
            </w:r>
            <w:hyperlink w:anchor="_ENREF_22" w:tooltip="Fabian, 2018 #62" w:history="1">
              <w:r w:rsidR="00471467">
                <w:rPr>
                  <w:noProof/>
                  <w:color w:val="000000"/>
                </w:rPr>
                <w:t>22</w:t>
              </w:r>
            </w:hyperlink>
            <w:r w:rsidR="00471467">
              <w:rPr>
                <w:noProof/>
                <w:color w:val="000000"/>
              </w:rPr>
              <w:t xml:space="preserve">, </w:t>
            </w:r>
            <w:hyperlink w:anchor="_ENREF_30" w:tooltip="Vidoni, 2018 #123" w:history="1">
              <w:r w:rsidR="00471467">
                <w:rPr>
                  <w:noProof/>
                  <w:color w:val="000000"/>
                </w:rPr>
                <w:t>30</w:t>
              </w:r>
            </w:hyperlink>
            <w:r w:rsidR="00471467">
              <w:rPr>
                <w:noProof/>
                <w:color w:val="000000"/>
              </w:rPr>
              <w:t xml:space="preserve">, </w:t>
            </w:r>
            <w:hyperlink w:anchor="_ENREF_37" w:tooltip="Ouh, 2020 #80" w:history="1">
              <w:r w:rsidR="00471467">
                <w:rPr>
                  <w:noProof/>
                  <w:color w:val="000000"/>
                </w:rPr>
                <w:t>37</w:t>
              </w:r>
            </w:hyperlink>
            <w:r w:rsidR="00471467">
              <w:rPr>
                <w:noProof/>
                <w:color w:val="000000"/>
              </w:rPr>
              <w:t xml:space="preserve">, </w:t>
            </w:r>
            <w:hyperlink w:anchor="_ENREF_38" w:tooltip="El-Mahdy, 2022 #119" w:history="1">
              <w:r w:rsidR="00471467">
                <w:rPr>
                  <w:noProof/>
                  <w:color w:val="000000"/>
                </w:rPr>
                <w:t>38</w:t>
              </w:r>
            </w:hyperlink>
            <w:r w:rsidR="00471467">
              <w:rPr>
                <w:noProof/>
                <w:color w:val="000000"/>
              </w:rPr>
              <w:t xml:space="preserve">, </w:t>
            </w:r>
            <w:hyperlink w:anchor="_ENREF_42" w:tooltip="Santi, 2010 #65" w:history="1">
              <w:r w:rsidR="00471467">
                <w:rPr>
                  <w:noProof/>
                  <w:color w:val="000000"/>
                </w:rPr>
                <w:t>42</w:t>
              </w:r>
            </w:hyperlink>
            <w:r w:rsidR="00471467">
              <w:rPr>
                <w:noProof/>
                <w:color w:val="000000"/>
              </w:rPr>
              <w:t xml:space="preserve">, </w:t>
            </w:r>
            <w:hyperlink w:anchor="_ENREF_48" w:tooltip="Manal, 2018 #106" w:history="1">
              <w:r w:rsidR="00471467">
                <w:rPr>
                  <w:noProof/>
                  <w:color w:val="000000"/>
                </w:rPr>
                <w:t>48</w:t>
              </w:r>
            </w:hyperlink>
            <w:r w:rsidR="00471467">
              <w:rPr>
                <w:noProof/>
                <w:color w:val="000000"/>
              </w:rPr>
              <w:t xml:space="preserve">, </w:t>
            </w:r>
            <w:hyperlink w:anchor="_ENREF_50" w:tooltip="Lago, 2019 #122" w:history="1">
              <w:r w:rsidR="00471467">
                <w:rPr>
                  <w:noProof/>
                  <w:color w:val="000000"/>
                </w:rPr>
                <w:t>50</w:t>
              </w:r>
            </w:hyperlink>
            <w:r w:rsidR="00471467">
              <w:rPr>
                <w:noProof/>
                <w:color w:val="000000"/>
              </w:rPr>
              <w:t xml:space="preserve">, </w:t>
            </w:r>
            <w:hyperlink w:anchor="_ENREF_53" w:tooltip="Boer, 2019 #87" w:history="1">
              <w:r w:rsidR="00471467">
                <w:rPr>
                  <w:noProof/>
                  <w:color w:val="000000"/>
                </w:rPr>
                <w:t>53</w:t>
              </w:r>
            </w:hyperlink>
            <w:r w:rsidR="00471467">
              <w:rPr>
                <w:noProof/>
                <w:color w:val="000000"/>
              </w:rPr>
              <w:t xml:space="preserve">, </w:t>
            </w:r>
            <w:hyperlink w:anchor="_ENREF_59" w:tooltip="Lieh, 2018 #72" w:history="1">
              <w:r w:rsidR="00471467">
                <w:rPr>
                  <w:noProof/>
                  <w:color w:val="000000"/>
                </w:rPr>
                <w:t>59</w:t>
              </w:r>
            </w:hyperlink>
            <w:r w:rsidR="00471467">
              <w:rPr>
                <w:noProof/>
                <w:color w:val="000000"/>
              </w:rPr>
              <w:t xml:space="preserve">, </w:t>
            </w:r>
            <w:hyperlink w:anchor="_ENREF_72" w:tooltip="Rodrigues, 2011 #92" w:history="1">
              <w:r w:rsidR="00471467">
                <w:rPr>
                  <w:noProof/>
                  <w:color w:val="000000"/>
                </w:rPr>
                <w:t>72</w:t>
              </w:r>
            </w:hyperlink>
            <w:r w:rsidR="00471467">
              <w:rPr>
                <w:noProof/>
                <w:color w:val="000000"/>
              </w:rPr>
              <w:t xml:space="preserve">, </w:t>
            </w:r>
            <w:hyperlink w:anchor="_ENREF_87" w:tooltip="Nasir, 2023 #124" w:history="1">
              <w:r w:rsidR="00471467">
                <w:rPr>
                  <w:noProof/>
                  <w:color w:val="000000"/>
                </w:rPr>
                <w:t>87</w:t>
              </w:r>
            </w:hyperlink>
            <w:r w:rsidR="00471467">
              <w:rPr>
                <w:noProof/>
                <w:color w:val="000000"/>
              </w:rPr>
              <w:t>]</w:t>
            </w:r>
            <w:r w:rsidRPr="008A2F74">
              <w:rPr>
                <w:color w:val="000000"/>
              </w:rPr>
              <w:fldChar w:fldCharType="end"/>
            </w:r>
          </w:p>
        </w:tc>
        <w:tc>
          <w:tcPr>
            <w:tcW w:w="1457" w:type="dxa"/>
            <w:shd w:val="clear" w:color="auto" w:fill="auto"/>
            <w:vAlign w:val="center"/>
          </w:tcPr>
          <w:p w14:paraId="106DFBC6" w14:textId="0BADC91F"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t>Student</w:t>
            </w:r>
          </w:p>
        </w:tc>
        <w:tc>
          <w:tcPr>
            <w:tcW w:w="1308" w:type="dxa"/>
            <w:shd w:val="clear" w:color="auto" w:fill="auto"/>
            <w:vAlign w:val="center"/>
          </w:tcPr>
          <w:p w14:paraId="7AEFACCB" w14:textId="4C07E910" w:rsidR="004A5530" w:rsidRPr="008A2F74" w:rsidRDefault="004A5530" w:rsidP="00317168">
            <w:pPr>
              <w:pStyle w:val="TableText"/>
              <w:framePr w:wrap="around"/>
              <w:jc w:val="center"/>
              <w:cnfStyle w:val="000000000000" w:firstRow="0" w:lastRow="0" w:firstColumn="0" w:lastColumn="0" w:oddVBand="0" w:evenVBand="0" w:oddHBand="0" w:evenHBand="0" w:firstRowFirstColumn="0" w:firstRowLastColumn="0" w:lastRowFirstColumn="0" w:lastRowLastColumn="0"/>
              <w:rPr>
                <w:color w:val="000000"/>
              </w:rPr>
            </w:pPr>
            <w:r w:rsidRPr="008A2F74">
              <w:t>17</w:t>
            </w:r>
          </w:p>
        </w:tc>
      </w:tr>
      <w:tr w:rsidR="004A5530" w:rsidRPr="008A2F74" w14:paraId="42F4BA44" w14:textId="0FAE57F9" w:rsidTr="009B5B3F">
        <w:trPr>
          <w:cnfStyle w:val="000000100000" w:firstRow="0" w:lastRow="0" w:firstColumn="0" w:lastColumn="0" w:oddVBand="0" w:evenVBand="0" w:oddHBand="1" w:evenHBand="0" w:firstRowFirstColumn="0" w:firstRowLastColumn="0" w:lastRowFirstColumn="0" w:lastRowLastColumn="0"/>
          <w:trHeight w:val="277"/>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1A0B455F" w14:textId="3C650D48" w:rsidR="004A5530" w:rsidRPr="008A2F74" w:rsidRDefault="004A5530" w:rsidP="00317168">
            <w:pPr>
              <w:pStyle w:val="TableText"/>
              <w:framePr w:wrap="around"/>
              <w:rPr>
                <w:b w:val="0"/>
              </w:rPr>
            </w:pPr>
            <w:r w:rsidRPr="008A2F74">
              <w:rPr>
                <w:b w:val="0"/>
              </w:rPr>
              <w:t>3</w:t>
            </w:r>
          </w:p>
        </w:tc>
        <w:tc>
          <w:tcPr>
            <w:tcW w:w="2691" w:type="dxa"/>
            <w:shd w:val="clear" w:color="auto" w:fill="auto"/>
            <w:noWrap/>
            <w:vAlign w:val="center"/>
            <w:hideMark/>
          </w:tcPr>
          <w:p w14:paraId="2C856E2D" w14:textId="04DDFA1D"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t>Instructor Workload &amp; Expertise</w:t>
            </w:r>
          </w:p>
        </w:tc>
        <w:tc>
          <w:tcPr>
            <w:tcW w:w="3402" w:type="dxa"/>
            <w:shd w:val="clear" w:color="auto" w:fill="auto"/>
            <w:vAlign w:val="center"/>
          </w:tcPr>
          <w:p w14:paraId="5E0A0F2B" w14:textId="4A9D2880" w:rsidR="004A5530" w:rsidRPr="008A2F74" w:rsidRDefault="00016B09"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fldChar w:fldCharType="begin">
                <w:fldData xml:space="preserve">PEVuZE5vdGU+PENpdGU+PEF1dGhvcj5DbGF1ZGlhPC9BdXRob3I+PFllYXI+MjAxODwvWWVhcj48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</w:fldData>
              </w:fldChar>
            </w:r>
            <w:r w:rsidR="00471467">
              <w:rPr>
                <w:color w:val="000000"/>
              </w:rPr>
              <w:instrText xml:space="preserve"> ADDIN EN.CITE </w:instrText>
            </w:r>
            <w:r w:rsidR="00471467">
              <w:rPr>
                <w:color w:val="000000"/>
              </w:rPr>
              <w:fldChar w:fldCharType="begin">
                <w:fldData xml:space="preserve">PEVuZE5vdGU+PENpdGU+PEF1dGhvcj5DbGF1ZGlhPC9BdXRob3I+PFllYXI+MjAxODwvWWVhcj48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1" w:tooltip="Gonçalves, 2020 #46" w:history="1">
              <w:r w:rsidR="00471467">
                <w:rPr>
                  <w:noProof/>
                  <w:color w:val="000000"/>
                </w:rPr>
                <w:t>1</w:t>
              </w:r>
            </w:hyperlink>
            <w:r w:rsidR="00471467">
              <w:rPr>
                <w:noProof/>
                <w:color w:val="000000"/>
              </w:rPr>
              <w:t xml:space="preserve">, </w:t>
            </w:r>
            <w:hyperlink w:anchor="_ENREF_2" w:tooltip="Galster, 2016 #53" w:history="1">
              <w:r w:rsidR="00471467">
                <w:rPr>
                  <w:noProof/>
                  <w:color w:val="000000"/>
                </w:rPr>
                <w:t>2</w:t>
              </w:r>
            </w:hyperlink>
            <w:r w:rsidR="00471467">
              <w:rPr>
                <w:noProof/>
                <w:color w:val="000000"/>
              </w:rPr>
              <w:t xml:space="preserve">, </w:t>
            </w:r>
            <w:hyperlink w:anchor="_ENREF_4" w:tooltip="Kazman, 2023 #111" w:history="1">
              <w:r w:rsidR="00471467">
                <w:rPr>
                  <w:noProof/>
                  <w:color w:val="000000"/>
                </w:rPr>
                <w:t>4</w:t>
              </w:r>
            </w:hyperlink>
            <w:r w:rsidR="00471467">
              <w:rPr>
                <w:noProof/>
                <w:color w:val="000000"/>
              </w:rPr>
              <w:t xml:space="preserve">, </w:t>
            </w:r>
            <w:hyperlink w:anchor="_ENREF_11" w:tooltip="Cain, 2016 #54" w:history="1">
              <w:r w:rsidR="00471467">
                <w:rPr>
                  <w:noProof/>
                  <w:color w:val="000000"/>
                </w:rPr>
                <w:t>11</w:t>
              </w:r>
            </w:hyperlink>
            <w:r w:rsidR="00471467">
              <w:rPr>
                <w:noProof/>
                <w:color w:val="000000"/>
              </w:rPr>
              <w:t xml:space="preserve">, </w:t>
            </w:r>
            <w:hyperlink w:anchor="_ENREF_25" w:tooltip="Zheng, 2020 #82" w:history="1">
              <w:r w:rsidR="00471467">
                <w:rPr>
                  <w:noProof/>
                  <w:color w:val="000000"/>
                </w:rPr>
                <w:t>25</w:t>
              </w:r>
            </w:hyperlink>
            <w:r w:rsidR="00471467">
              <w:rPr>
                <w:noProof/>
                <w:color w:val="000000"/>
              </w:rPr>
              <w:t xml:space="preserve">, </w:t>
            </w:r>
            <w:hyperlink w:anchor="_ENREF_33" w:tooltip="Pando, 2022 #94" w:history="1">
              <w:r w:rsidR="00471467">
                <w:rPr>
                  <w:noProof/>
                  <w:color w:val="000000"/>
                </w:rPr>
                <w:t>33</w:t>
              </w:r>
            </w:hyperlink>
            <w:r w:rsidR="00471467">
              <w:rPr>
                <w:noProof/>
                <w:color w:val="000000"/>
              </w:rPr>
              <w:t xml:space="preserve">, </w:t>
            </w:r>
            <w:hyperlink w:anchor="_ENREF_35" w:tooltip="Wilson Libardo Pantoja, 2024 #42" w:history="1">
              <w:r w:rsidR="00471467">
                <w:rPr>
                  <w:noProof/>
                  <w:color w:val="000000"/>
                </w:rPr>
                <w:t>35</w:t>
              </w:r>
            </w:hyperlink>
            <w:r w:rsidR="00471467">
              <w:rPr>
                <w:noProof/>
                <w:color w:val="000000"/>
              </w:rPr>
              <w:t xml:space="preserve">, </w:t>
            </w:r>
            <w:hyperlink w:anchor="_ENREF_44" w:tooltip="Abdullah, 2017 #130" w:history="1">
              <w:r w:rsidR="00471467">
                <w:rPr>
                  <w:noProof/>
                  <w:color w:val="000000"/>
                </w:rPr>
                <w:t>44</w:t>
              </w:r>
            </w:hyperlink>
            <w:r w:rsidR="00471467">
              <w:rPr>
                <w:noProof/>
                <w:color w:val="000000"/>
              </w:rPr>
              <w:t xml:space="preserve">, </w:t>
            </w:r>
            <w:hyperlink w:anchor="_ENREF_48" w:tooltip="Manal, 2018 #106" w:history="1">
              <w:r w:rsidR="00471467">
                <w:rPr>
                  <w:noProof/>
                  <w:color w:val="000000"/>
                </w:rPr>
                <w:t>48</w:t>
              </w:r>
            </w:hyperlink>
            <w:r w:rsidR="00471467">
              <w:rPr>
                <w:noProof/>
                <w:color w:val="000000"/>
              </w:rPr>
              <w:t xml:space="preserve">, </w:t>
            </w:r>
            <w:hyperlink w:anchor="_ENREF_49" w:tooltip="Parejo, 2020 #125" w:history="1">
              <w:r w:rsidR="00471467">
                <w:rPr>
                  <w:noProof/>
                  <w:color w:val="000000"/>
                </w:rPr>
                <w:t>49</w:t>
              </w:r>
            </w:hyperlink>
            <w:r w:rsidR="00471467">
              <w:rPr>
                <w:noProof/>
                <w:color w:val="000000"/>
              </w:rPr>
              <w:t xml:space="preserve">, </w:t>
            </w:r>
            <w:hyperlink w:anchor="_ENREF_57" w:tooltip="Castro, 2024 #43" w:history="1">
              <w:r w:rsidR="00471467">
                <w:rPr>
                  <w:noProof/>
                  <w:color w:val="000000"/>
                </w:rPr>
                <w:t>57-59</w:t>
              </w:r>
            </w:hyperlink>
            <w:r w:rsidR="00471467">
              <w:rPr>
                <w:noProof/>
                <w:color w:val="000000"/>
              </w:rPr>
              <w:t xml:space="preserve">, </w:t>
            </w:r>
            <w:hyperlink w:anchor="_ENREF_62" w:tooltip="Federico, 2018 #58" w:history="1">
              <w:r w:rsidR="00471467">
                <w:rPr>
                  <w:noProof/>
                  <w:color w:val="000000"/>
                </w:rPr>
                <w:t>62</w:t>
              </w:r>
            </w:hyperlink>
            <w:r w:rsidR="00471467">
              <w:rPr>
                <w:noProof/>
                <w:color w:val="000000"/>
              </w:rPr>
              <w:t xml:space="preserve">, </w:t>
            </w:r>
            <w:hyperlink w:anchor="_ENREF_82" w:tooltip="Rupakheti, 2018 #112" w:history="1">
              <w:r w:rsidR="00471467">
                <w:rPr>
                  <w:noProof/>
                  <w:color w:val="000000"/>
                </w:rPr>
                <w:t>82</w:t>
              </w:r>
            </w:hyperlink>
            <w:r w:rsidR="00471467">
              <w:rPr>
                <w:noProof/>
                <w:color w:val="000000"/>
              </w:rPr>
              <w:t xml:space="preserve">, </w:t>
            </w:r>
            <w:hyperlink w:anchor="_ENREF_85" w:tooltip="Claudia, 2018 #104" w:history="1">
              <w:r w:rsidR="00471467">
                <w:rPr>
                  <w:noProof/>
                  <w:color w:val="000000"/>
                </w:rPr>
                <w:t>85</w:t>
              </w:r>
            </w:hyperlink>
            <w:r w:rsidR="00471467">
              <w:rPr>
                <w:noProof/>
                <w:color w:val="000000"/>
              </w:rPr>
              <w:t>]</w:t>
            </w:r>
            <w:r w:rsidRPr="008A2F74">
              <w:rPr>
                <w:color w:val="000000"/>
              </w:rPr>
              <w:fldChar w:fldCharType="end"/>
            </w:r>
          </w:p>
        </w:tc>
        <w:tc>
          <w:tcPr>
            <w:tcW w:w="1457" w:type="dxa"/>
            <w:shd w:val="clear" w:color="auto" w:fill="auto"/>
            <w:vAlign w:val="center"/>
          </w:tcPr>
          <w:p w14:paraId="49CA8B54" w14:textId="6D48A24B"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t>Educator</w:t>
            </w:r>
          </w:p>
        </w:tc>
        <w:tc>
          <w:tcPr>
            <w:tcW w:w="1308" w:type="dxa"/>
            <w:shd w:val="clear" w:color="auto" w:fill="auto"/>
            <w:vAlign w:val="center"/>
          </w:tcPr>
          <w:p w14:paraId="2E71AA79" w14:textId="6684DCB5" w:rsidR="004A5530" w:rsidRPr="008A2F74" w:rsidRDefault="004A5530" w:rsidP="00317168">
            <w:pPr>
              <w:pStyle w:val="TableText"/>
              <w:framePr w:wrap="around"/>
              <w:jc w:val="center"/>
              <w:cnfStyle w:val="000000100000" w:firstRow="0" w:lastRow="0" w:firstColumn="0" w:lastColumn="0" w:oddVBand="0" w:evenVBand="0" w:oddHBand="1" w:evenHBand="0" w:firstRowFirstColumn="0" w:firstRowLastColumn="0" w:lastRowFirstColumn="0" w:lastRowLastColumn="0"/>
              <w:rPr>
                <w:color w:val="000000"/>
              </w:rPr>
            </w:pPr>
            <w:r w:rsidRPr="008A2F74">
              <w:t>16</w:t>
            </w:r>
          </w:p>
        </w:tc>
      </w:tr>
      <w:tr w:rsidR="004A5530" w:rsidRPr="008A2F74" w14:paraId="69562A5E" w14:textId="31754D7F" w:rsidTr="009B5B3F">
        <w:trPr>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564FB589" w14:textId="1D347000" w:rsidR="004A5530" w:rsidRPr="008A2F74" w:rsidRDefault="004A5530" w:rsidP="00317168">
            <w:pPr>
              <w:pStyle w:val="TableText"/>
              <w:framePr w:wrap="around"/>
              <w:rPr>
                <w:b w:val="0"/>
              </w:rPr>
            </w:pPr>
            <w:r w:rsidRPr="008A2F74">
              <w:rPr>
                <w:b w:val="0"/>
              </w:rPr>
              <w:t>4</w:t>
            </w:r>
          </w:p>
        </w:tc>
        <w:tc>
          <w:tcPr>
            <w:tcW w:w="2691" w:type="dxa"/>
            <w:shd w:val="clear" w:color="auto" w:fill="auto"/>
            <w:noWrap/>
            <w:vAlign w:val="center"/>
          </w:tcPr>
          <w:p w14:paraId="419A8DC8" w14:textId="40E31A81"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t xml:space="preserve">Technical </w:t>
            </w:r>
            <w:r w:rsidR="00F312F2" w:rsidRPr="008A2F74">
              <w:t>and</w:t>
            </w:r>
            <w:r w:rsidRPr="008A2F74">
              <w:t xml:space="preserve"> Tool-related Issues</w:t>
            </w:r>
          </w:p>
        </w:tc>
        <w:tc>
          <w:tcPr>
            <w:tcW w:w="3402" w:type="dxa"/>
            <w:shd w:val="clear" w:color="auto" w:fill="auto"/>
            <w:vAlign w:val="center"/>
          </w:tcPr>
          <w:p w14:paraId="2451988D" w14:textId="17B382F5" w:rsidR="004A5530" w:rsidRPr="008A2F74" w:rsidRDefault="00016B09"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fldChar w:fldCharType="begin">
                <w:fldData xml:space="preserve">PEVuZE5vdGU+PENpdGU+PEF1dGhvcj5FZGdhcjwvQXV0aG9yPjxZZWFyPjIwMjM8L1llYXI+PFJl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</w:fldData>
              </w:fldChar>
            </w:r>
            <w:r w:rsidR="00471467">
              <w:rPr>
                <w:color w:val="000000"/>
              </w:rPr>
              <w:instrText xml:space="preserve"> ADDIN EN.CITE </w:instrText>
            </w:r>
            <w:r w:rsidR="00471467">
              <w:rPr>
                <w:color w:val="000000"/>
              </w:rPr>
              <w:fldChar w:fldCharType="begin">
                <w:fldData xml:space="preserve">PEVuZE5vdGU+PENpdGU+PEF1dGhvcj5FZGdhcjwvQXV0aG9yPjxZZWFyPjIwMjM8L1llYXI+PFJl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1" w:tooltip="Gonçalves, 2020 #46" w:history="1">
              <w:r w:rsidR="00471467">
                <w:rPr>
                  <w:noProof/>
                  <w:color w:val="000000"/>
                </w:rPr>
                <w:t>1</w:t>
              </w:r>
            </w:hyperlink>
            <w:r w:rsidR="00471467">
              <w:rPr>
                <w:noProof/>
                <w:color w:val="000000"/>
              </w:rPr>
              <w:t xml:space="preserve">, </w:t>
            </w:r>
            <w:hyperlink w:anchor="_ENREF_7" w:tooltip="Varma, 2021 #79" w:history="1">
              <w:r w:rsidR="00471467">
                <w:rPr>
                  <w:noProof/>
                  <w:color w:val="000000"/>
                </w:rPr>
                <w:t>7</w:t>
              </w:r>
            </w:hyperlink>
            <w:r w:rsidR="00471467">
              <w:rPr>
                <w:noProof/>
                <w:color w:val="000000"/>
              </w:rPr>
              <w:t xml:space="preserve">, </w:t>
            </w:r>
            <w:hyperlink w:anchor="_ENREF_25" w:tooltip="Zheng, 2020 #82" w:history="1">
              <w:r w:rsidR="00471467">
                <w:rPr>
                  <w:noProof/>
                  <w:color w:val="000000"/>
                </w:rPr>
                <w:t>25</w:t>
              </w:r>
            </w:hyperlink>
            <w:r w:rsidR="00471467">
              <w:rPr>
                <w:noProof/>
                <w:color w:val="000000"/>
              </w:rPr>
              <w:t xml:space="preserve">, </w:t>
            </w:r>
            <w:hyperlink w:anchor="_ENREF_32" w:tooltip="Mattmann, 2012 #93" w:history="1">
              <w:r w:rsidR="00471467">
                <w:rPr>
                  <w:noProof/>
                  <w:color w:val="000000"/>
                </w:rPr>
                <w:t>32-34</w:t>
              </w:r>
            </w:hyperlink>
            <w:r w:rsidR="00471467">
              <w:rPr>
                <w:noProof/>
                <w:color w:val="000000"/>
              </w:rPr>
              <w:t xml:space="preserve">, </w:t>
            </w:r>
            <w:hyperlink w:anchor="_ENREF_42" w:tooltip="Santi, 2010 #65" w:history="1">
              <w:r w:rsidR="00471467">
                <w:rPr>
                  <w:noProof/>
                  <w:color w:val="000000"/>
                </w:rPr>
                <w:t>42</w:t>
              </w:r>
            </w:hyperlink>
            <w:r w:rsidR="00471467">
              <w:rPr>
                <w:noProof/>
                <w:color w:val="000000"/>
              </w:rPr>
              <w:t xml:space="preserve">, </w:t>
            </w:r>
            <w:hyperlink w:anchor="_ENREF_49" w:tooltip="Parejo, 2020 #125" w:history="1">
              <w:r w:rsidR="00471467">
                <w:rPr>
                  <w:noProof/>
                  <w:color w:val="000000"/>
                </w:rPr>
                <w:t>49</w:t>
              </w:r>
            </w:hyperlink>
            <w:r w:rsidR="00471467">
              <w:rPr>
                <w:noProof/>
                <w:color w:val="000000"/>
              </w:rPr>
              <w:t xml:space="preserve">, </w:t>
            </w:r>
            <w:hyperlink w:anchor="_ENREF_62" w:tooltip="Federico, 2018 #58" w:history="1">
              <w:r w:rsidR="00471467">
                <w:rPr>
                  <w:noProof/>
                  <w:color w:val="000000"/>
                </w:rPr>
                <w:t>62</w:t>
              </w:r>
            </w:hyperlink>
            <w:r w:rsidR="00471467">
              <w:rPr>
                <w:noProof/>
                <w:color w:val="000000"/>
              </w:rPr>
              <w:t xml:space="preserve">, </w:t>
            </w:r>
            <w:hyperlink w:anchor="_ENREF_65" w:tooltip="Tappan, 2015 #55" w:history="1">
              <w:r w:rsidR="00471467">
                <w:rPr>
                  <w:noProof/>
                  <w:color w:val="000000"/>
                </w:rPr>
                <w:t>65</w:t>
              </w:r>
            </w:hyperlink>
            <w:r w:rsidR="00471467">
              <w:rPr>
                <w:noProof/>
                <w:color w:val="000000"/>
              </w:rPr>
              <w:t xml:space="preserve">, </w:t>
            </w:r>
            <w:hyperlink w:anchor="_ENREF_69" w:tooltip="Marcolino, 2017 #51" w:history="1">
              <w:r w:rsidR="00471467">
                <w:rPr>
                  <w:noProof/>
                  <w:color w:val="000000"/>
                </w:rPr>
                <w:t>69</w:t>
              </w:r>
            </w:hyperlink>
            <w:r w:rsidR="00471467">
              <w:rPr>
                <w:noProof/>
                <w:color w:val="000000"/>
              </w:rPr>
              <w:t xml:space="preserve">, </w:t>
            </w:r>
            <w:hyperlink w:anchor="_ENREF_70" w:tooltip="Rodrigues, 2010 #57" w:history="1">
              <w:r w:rsidR="00471467">
                <w:rPr>
                  <w:noProof/>
                  <w:color w:val="000000"/>
                </w:rPr>
                <w:t>70</w:t>
              </w:r>
            </w:hyperlink>
            <w:r w:rsidR="00471467">
              <w:rPr>
                <w:noProof/>
                <w:color w:val="000000"/>
              </w:rPr>
              <w:t xml:space="preserve">, </w:t>
            </w:r>
            <w:hyperlink w:anchor="_ENREF_73" w:tooltip="Angelov, 2017 #63" w:history="1">
              <w:r w:rsidR="00471467">
                <w:rPr>
                  <w:noProof/>
                  <w:color w:val="000000"/>
                </w:rPr>
                <w:t>73</w:t>
              </w:r>
            </w:hyperlink>
            <w:r w:rsidR="00471467">
              <w:rPr>
                <w:noProof/>
                <w:color w:val="000000"/>
              </w:rPr>
              <w:t xml:space="preserve">, </w:t>
            </w:r>
            <w:hyperlink w:anchor="_ENREF_80" w:tooltip="Edgar, 2023 #61" w:history="1">
              <w:r w:rsidR="00471467">
                <w:rPr>
                  <w:noProof/>
                  <w:color w:val="000000"/>
                </w:rPr>
                <w:t>80</w:t>
              </w:r>
            </w:hyperlink>
            <w:r w:rsidR="00471467">
              <w:rPr>
                <w:noProof/>
                <w:color w:val="000000"/>
              </w:rPr>
              <w:t xml:space="preserve">, </w:t>
            </w:r>
            <w:hyperlink w:anchor="_ENREF_85" w:tooltip="Claudia, 2018 #104" w:history="1">
              <w:r w:rsidR="00471467">
                <w:rPr>
                  <w:noProof/>
                  <w:color w:val="000000"/>
                </w:rPr>
                <w:t>85</w:t>
              </w:r>
            </w:hyperlink>
            <w:r w:rsidR="00471467">
              <w:rPr>
                <w:noProof/>
                <w:color w:val="000000"/>
              </w:rPr>
              <w:t>]</w:t>
            </w:r>
            <w:r w:rsidRPr="008A2F74">
              <w:rPr>
                <w:color w:val="000000"/>
              </w:rPr>
              <w:fldChar w:fldCharType="end"/>
            </w:r>
          </w:p>
        </w:tc>
        <w:tc>
          <w:tcPr>
            <w:tcW w:w="1457" w:type="dxa"/>
            <w:shd w:val="clear" w:color="auto" w:fill="auto"/>
            <w:vAlign w:val="center"/>
          </w:tcPr>
          <w:p w14:paraId="5AFE51F6" w14:textId="68499502"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t xml:space="preserve">General </w:t>
            </w:r>
          </w:p>
        </w:tc>
        <w:tc>
          <w:tcPr>
            <w:tcW w:w="1308" w:type="dxa"/>
            <w:shd w:val="clear" w:color="auto" w:fill="auto"/>
            <w:vAlign w:val="center"/>
          </w:tcPr>
          <w:p w14:paraId="7C2AC7A4" w14:textId="1213FA0D" w:rsidR="004A5530" w:rsidRPr="008A2F74" w:rsidRDefault="004A5530" w:rsidP="00317168">
            <w:pPr>
              <w:pStyle w:val="TableText"/>
              <w:framePr w:wrap="around"/>
              <w:jc w:val="center"/>
              <w:cnfStyle w:val="000000000000" w:firstRow="0" w:lastRow="0" w:firstColumn="0" w:lastColumn="0" w:oddVBand="0" w:evenVBand="0" w:oddHBand="0" w:evenHBand="0" w:firstRowFirstColumn="0" w:firstRowLastColumn="0" w:lastRowFirstColumn="0" w:lastRowLastColumn="0"/>
              <w:rPr>
                <w:color w:val="000000"/>
              </w:rPr>
            </w:pPr>
            <w:r w:rsidRPr="008A2F74">
              <w:t>15</w:t>
            </w:r>
          </w:p>
        </w:tc>
      </w:tr>
      <w:tr w:rsidR="004A5530" w:rsidRPr="008A2F74" w14:paraId="0ECE40F1" w14:textId="1F3BFE2C" w:rsidTr="009B5B3F">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34C4ED2A" w14:textId="7FB97395" w:rsidR="004A5530" w:rsidRPr="008A2F74" w:rsidRDefault="004A5530" w:rsidP="00317168">
            <w:pPr>
              <w:pStyle w:val="TableText"/>
              <w:framePr w:wrap="around"/>
              <w:rPr>
                <w:b w:val="0"/>
              </w:rPr>
            </w:pPr>
            <w:r w:rsidRPr="008A2F74">
              <w:rPr>
                <w:b w:val="0"/>
              </w:rPr>
              <w:t>5</w:t>
            </w:r>
          </w:p>
        </w:tc>
        <w:tc>
          <w:tcPr>
            <w:tcW w:w="2691" w:type="dxa"/>
            <w:shd w:val="clear" w:color="auto" w:fill="auto"/>
            <w:noWrap/>
            <w:vAlign w:val="center"/>
            <w:hideMark/>
          </w:tcPr>
          <w:p w14:paraId="2632A9AC" w14:textId="5A1661B0"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t>Communication and Collaboration</w:t>
            </w:r>
          </w:p>
        </w:tc>
        <w:tc>
          <w:tcPr>
            <w:tcW w:w="3402" w:type="dxa"/>
            <w:shd w:val="clear" w:color="auto" w:fill="auto"/>
            <w:vAlign w:val="center"/>
          </w:tcPr>
          <w:p w14:paraId="2CA9F2A4" w14:textId="4503BEC3" w:rsidR="004A5530" w:rsidRPr="008A2F74" w:rsidRDefault="00016B09"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fldChar w:fldCharType="begin">
                <w:fldData xml:space="preserve">PEVuZE5vdGU+PENpdGU+PEF1dGhvcj5FZGdhcjwvQXV0aG9yPjxZZWFyPjIwMjM8L1llYXI+PFJl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</w:fldData>
              </w:fldChar>
            </w:r>
            <w:r w:rsidR="00471467">
              <w:rPr>
                <w:color w:val="000000"/>
              </w:rPr>
              <w:instrText xml:space="preserve"> ADDIN EN.CITE </w:instrText>
            </w:r>
            <w:r w:rsidR="00471467">
              <w:rPr>
                <w:color w:val="000000"/>
              </w:rPr>
              <w:fldChar w:fldCharType="begin">
                <w:fldData xml:space="preserve">PEVuZE5vdGU+PENpdGU+PEF1dGhvcj5FZGdhcjwvQXV0aG9yPjxZZWFyPjIwMjM8L1llYXI+PFJl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22" w:tooltip="Fabian, 2018 #62" w:history="1">
              <w:r w:rsidR="00471467">
                <w:rPr>
                  <w:noProof/>
                  <w:color w:val="000000"/>
                </w:rPr>
                <w:t>22</w:t>
              </w:r>
            </w:hyperlink>
            <w:r w:rsidR="00471467">
              <w:rPr>
                <w:noProof/>
                <w:color w:val="000000"/>
              </w:rPr>
              <w:t xml:space="preserve">, </w:t>
            </w:r>
            <w:hyperlink w:anchor="_ENREF_29" w:tooltip="Yepez, 2023 #129" w:history="1">
              <w:r w:rsidR="00471467">
                <w:rPr>
                  <w:noProof/>
                  <w:color w:val="000000"/>
                </w:rPr>
                <w:t>29</w:t>
              </w:r>
            </w:hyperlink>
            <w:r w:rsidR="00471467">
              <w:rPr>
                <w:noProof/>
                <w:color w:val="000000"/>
              </w:rPr>
              <w:t xml:space="preserve">, </w:t>
            </w:r>
            <w:hyperlink w:anchor="_ENREF_30" w:tooltip="Vidoni, 2018 #123" w:history="1">
              <w:r w:rsidR="00471467">
                <w:rPr>
                  <w:noProof/>
                  <w:color w:val="000000"/>
                </w:rPr>
                <w:t>30</w:t>
              </w:r>
            </w:hyperlink>
            <w:r w:rsidR="00471467">
              <w:rPr>
                <w:noProof/>
                <w:color w:val="000000"/>
              </w:rPr>
              <w:t xml:space="preserve">, </w:t>
            </w:r>
            <w:hyperlink w:anchor="_ENREF_34" w:tooltip="Lau, 2024 #103" w:history="1">
              <w:r w:rsidR="00471467">
                <w:rPr>
                  <w:noProof/>
                  <w:color w:val="000000"/>
                </w:rPr>
                <w:t>34</w:t>
              </w:r>
            </w:hyperlink>
            <w:r w:rsidR="00471467">
              <w:rPr>
                <w:noProof/>
                <w:color w:val="000000"/>
              </w:rPr>
              <w:t xml:space="preserve">, </w:t>
            </w:r>
            <w:hyperlink w:anchor="_ENREF_47" w:tooltip="Cao, 2011 #101" w:history="1">
              <w:r w:rsidR="00471467">
                <w:rPr>
                  <w:noProof/>
                  <w:color w:val="000000"/>
                </w:rPr>
                <w:t>47</w:t>
              </w:r>
            </w:hyperlink>
            <w:r w:rsidR="00471467">
              <w:rPr>
                <w:noProof/>
                <w:color w:val="000000"/>
              </w:rPr>
              <w:t xml:space="preserve">, </w:t>
            </w:r>
            <w:hyperlink w:anchor="_ENREF_53" w:tooltip="Boer, 2019 #87" w:history="1">
              <w:r w:rsidR="00471467">
                <w:rPr>
                  <w:noProof/>
                  <w:color w:val="000000"/>
                </w:rPr>
                <w:t>53</w:t>
              </w:r>
            </w:hyperlink>
            <w:r w:rsidR="00471467">
              <w:rPr>
                <w:noProof/>
                <w:color w:val="000000"/>
              </w:rPr>
              <w:t xml:space="preserve">, </w:t>
            </w:r>
            <w:hyperlink w:anchor="_ENREF_59" w:tooltip="Lieh, 2018 #72" w:history="1">
              <w:r w:rsidR="00471467">
                <w:rPr>
                  <w:noProof/>
                  <w:color w:val="000000"/>
                </w:rPr>
                <w:t>59</w:t>
              </w:r>
            </w:hyperlink>
            <w:r w:rsidR="00471467">
              <w:rPr>
                <w:noProof/>
                <w:color w:val="000000"/>
              </w:rPr>
              <w:t xml:space="preserve">, </w:t>
            </w:r>
            <w:hyperlink w:anchor="_ENREF_68" w:tooltip="Golden, 2010 #114" w:history="1">
              <w:r w:rsidR="00471467">
                <w:rPr>
                  <w:noProof/>
                  <w:color w:val="000000"/>
                </w:rPr>
                <w:t>68</w:t>
              </w:r>
            </w:hyperlink>
            <w:r w:rsidR="00471467">
              <w:rPr>
                <w:noProof/>
                <w:color w:val="000000"/>
              </w:rPr>
              <w:t xml:space="preserve">, </w:t>
            </w:r>
            <w:hyperlink w:anchor="_ENREF_75" w:tooltip="Wedemann, 2018 #48" w:history="1">
              <w:r w:rsidR="00471467">
                <w:rPr>
                  <w:noProof/>
                  <w:color w:val="000000"/>
                </w:rPr>
                <w:t>75</w:t>
              </w:r>
            </w:hyperlink>
            <w:r w:rsidR="00471467">
              <w:rPr>
                <w:noProof/>
                <w:color w:val="000000"/>
              </w:rPr>
              <w:t xml:space="preserve">, </w:t>
            </w:r>
            <w:hyperlink w:anchor="_ENREF_77" w:tooltip="Giraldo, 2011 #83" w:history="1">
              <w:r w:rsidR="00471467">
                <w:rPr>
                  <w:noProof/>
                  <w:color w:val="000000"/>
                </w:rPr>
                <w:t>77</w:t>
              </w:r>
            </w:hyperlink>
            <w:r w:rsidR="00471467">
              <w:rPr>
                <w:noProof/>
                <w:color w:val="000000"/>
              </w:rPr>
              <w:t xml:space="preserve">, </w:t>
            </w:r>
            <w:hyperlink w:anchor="_ENREF_80" w:tooltip="Edgar, 2023 #61" w:history="1">
              <w:r w:rsidR="00471467">
                <w:rPr>
                  <w:noProof/>
                  <w:color w:val="000000"/>
                </w:rPr>
                <w:t>80-82</w:t>
              </w:r>
            </w:hyperlink>
            <w:r w:rsidR="00471467">
              <w:rPr>
                <w:noProof/>
                <w:color w:val="000000"/>
              </w:rPr>
              <w:t xml:space="preserve">, </w:t>
            </w:r>
            <w:hyperlink w:anchor="_ENREF_91" w:tooltip="Liu, 2020 #126" w:history="1">
              <w:r w:rsidR="00471467">
                <w:rPr>
                  <w:noProof/>
                  <w:color w:val="000000"/>
                </w:rPr>
                <w:t>91</w:t>
              </w:r>
            </w:hyperlink>
            <w:r w:rsidR="00471467">
              <w:rPr>
                <w:noProof/>
                <w:color w:val="000000"/>
              </w:rPr>
              <w:t>]</w:t>
            </w:r>
            <w:r w:rsidRPr="008A2F74">
              <w:rPr>
                <w:color w:val="000000"/>
              </w:rPr>
              <w:fldChar w:fldCharType="end"/>
            </w:r>
          </w:p>
        </w:tc>
        <w:tc>
          <w:tcPr>
            <w:tcW w:w="1457" w:type="dxa"/>
            <w:shd w:val="clear" w:color="auto" w:fill="auto"/>
            <w:vAlign w:val="center"/>
          </w:tcPr>
          <w:p w14:paraId="7482379F" w14:textId="1D71F515"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t>Student</w:t>
            </w:r>
          </w:p>
        </w:tc>
        <w:tc>
          <w:tcPr>
            <w:tcW w:w="1308" w:type="dxa"/>
            <w:shd w:val="clear" w:color="auto" w:fill="auto"/>
            <w:vAlign w:val="center"/>
          </w:tcPr>
          <w:p w14:paraId="5B929D99" w14:textId="236C8696" w:rsidR="004A5530" w:rsidRPr="008A2F74" w:rsidRDefault="004A5530" w:rsidP="00317168">
            <w:pPr>
              <w:pStyle w:val="TableText"/>
              <w:framePr w:wrap="around"/>
              <w:jc w:val="center"/>
              <w:cnfStyle w:val="000000100000" w:firstRow="0" w:lastRow="0" w:firstColumn="0" w:lastColumn="0" w:oddVBand="0" w:evenVBand="0" w:oddHBand="1" w:evenHBand="0" w:firstRowFirstColumn="0" w:firstRowLastColumn="0" w:lastRowFirstColumn="0" w:lastRowLastColumn="0"/>
              <w:rPr>
                <w:color w:val="000000"/>
              </w:rPr>
            </w:pPr>
            <w:r w:rsidRPr="008A2F74">
              <w:t>14</w:t>
            </w:r>
          </w:p>
        </w:tc>
      </w:tr>
      <w:tr w:rsidR="004A5530" w:rsidRPr="008A2F74" w14:paraId="5C9B6E71" w14:textId="243B03C1" w:rsidTr="009B5B3F">
        <w:trPr>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1181325E" w14:textId="33FDA83B" w:rsidR="004A5530" w:rsidRPr="008A2F74" w:rsidRDefault="004A5530" w:rsidP="00317168">
            <w:pPr>
              <w:pStyle w:val="TableText"/>
              <w:framePr w:wrap="around"/>
              <w:rPr>
                <w:b w:val="0"/>
              </w:rPr>
            </w:pPr>
            <w:r w:rsidRPr="008A2F74">
              <w:rPr>
                <w:b w:val="0"/>
              </w:rPr>
              <w:t>6</w:t>
            </w:r>
          </w:p>
        </w:tc>
        <w:tc>
          <w:tcPr>
            <w:tcW w:w="2691" w:type="dxa"/>
            <w:shd w:val="clear" w:color="auto" w:fill="auto"/>
            <w:noWrap/>
            <w:vAlign w:val="center"/>
            <w:hideMark/>
          </w:tcPr>
          <w:p w14:paraId="199E27D8" w14:textId="3C88174B"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t>Student Engagement and Motivation</w:t>
            </w:r>
          </w:p>
        </w:tc>
        <w:tc>
          <w:tcPr>
            <w:tcW w:w="3402" w:type="dxa"/>
            <w:shd w:val="clear" w:color="auto" w:fill="auto"/>
            <w:vAlign w:val="center"/>
          </w:tcPr>
          <w:p w14:paraId="277C0A14" w14:textId="7DD7498E" w:rsidR="004A5530" w:rsidRPr="008A2F74" w:rsidRDefault="00016B09"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fldChar w:fldCharType="begin">
                <w:fldData xml:space="preserve">PEVuZE5vdGU+PENpdGU+PEF1dGhvcj5Nb3Jlbm88L0F1dGhvcj48WWVhcj4yMDEyPC9ZZWFyPjxS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</w:fldData>
              </w:fldChar>
            </w:r>
            <w:r w:rsidR="00471467">
              <w:rPr>
                <w:color w:val="000000"/>
              </w:rPr>
              <w:instrText xml:space="preserve"> ADDIN EN.CITE </w:instrText>
            </w:r>
            <w:r w:rsidR="00471467">
              <w:rPr>
                <w:color w:val="000000"/>
              </w:rPr>
              <w:fldChar w:fldCharType="begin">
                <w:fldData xml:space="preserve">PEVuZE5vdGU+PENpdGU+PEF1dGhvcj5Nb3Jlbm88L0F1dGhvcj48WWVhcj4yMDEyPC9ZZWFyPjxS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3" w:tooltip="Cervantes, 2016 #100" w:history="1">
              <w:r w:rsidR="00471467">
                <w:rPr>
                  <w:noProof/>
                  <w:color w:val="000000"/>
                </w:rPr>
                <w:t>3</w:t>
              </w:r>
            </w:hyperlink>
            <w:r w:rsidR="00471467">
              <w:rPr>
                <w:noProof/>
                <w:color w:val="000000"/>
              </w:rPr>
              <w:t xml:space="preserve">, </w:t>
            </w:r>
            <w:hyperlink w:anchor="_ENREF_8" w:tooltip="Castro, 2023 #74" w:history="1">
              <w:r w:rsidR="00471467">
                <w:rPr>
                  <w:noProof/>
                  <w:color w:val="000000"/>
                </w:rPr>
                <w:t>8</w:t>
              </w:r>
            </w:hyperlink>
            <w:r w:rsidR="00471467">
              <w:rPr>
                <w:noProof/>
                <w:color w:val="000000"/>
              </w:rPr>
              <w:t xml:space="preserve">, </w:t>
            </w:r>
            <w:hyperlink w:anchor="_ENREF_24" w:tooltip="Herold, 2011 #96" w:history="1">
              <w:r w:rsidR="00471467">
                <w:rPr>
                  <w:noProof/>
                  <w:color w:val="000000"/>
                </w:rPr>
                <w:t>24</w:t>
              </w:r>
            </w:hyperlink>
            <w:r w:rsidR="00471467">
              <w:rPr>
                <w:noProof/>
                <w:color w:val="000000"/>
              </w:rPr>
              <w:t xml:space="preserve">, </w:t>
            </w:r>
            <w:hyperlink w:anchor="_ENREF_27" w:tooltip="Dahl, 2015 #36" w:history="1">
              <w:r w:rsidR="00471467">
                <w:rPr>
                  <w:noProof/>
                  <w:color w:val="000000"/>
                </w:rPr>
                <w:t>27</w:t>
              </w:r>
            </w:hyperlink>
            <w:r w:rsidR="00471467">
              <w:rPr>
                <w:noProof/>
                <w:color w:val="000000"/>
              </w:rPr>
              <w:t xml:space="preserve">, </w:t>
            </w:r>
            <w:hyperlink w:anchor="_ENREF_34" w:tooltip="Lau, 2024 #103" w:history="1">
              <w:r w:rsidR="00471467">
                <w:rPr>
                  <w:noProof/>
                  <w:color w:val="000000"/>
                </w:rPr>
                <w:t>34</w:t>
              </w:r>
            </w:hyperlink>
            <w:r w:rsidR="00471467">
              <w:rPr>
                <w:noProof/>
                <w:color w:val="000000"/>
              </w:rPr>
              <w:t xml:space="preserve">, </w:t>
            </w:r>
            <w:hyperlink w:anchor="_ENREF_43" w:tooltip="Capilla, 2020 #47" w:history="1">
              <w:r w:rsidR="00471467">
                <w:rPr>
                  <w:noProof/>
                  <w:color w:val="000000"/>
                </w:rPr>
                <w:t>43</w:t>
              </w:r>
            </w:hyperlink>
            <w:r w:rsidR="00471467">
              <w:rPr>
                <w:noProof/>
                <w:color w:val="000000"/>
              </w:rPr>
              <w:t xml:space="preserve">, </w:t>
            </w:r>
            <w:hyperlink w:anchor="_ENREF_55" w:tooltip="Feldgen, 2014 #102" w:history="1">
              <w:r w:rsidR="00471467">
                <w:rPr>
                  <w:noProof/>
                  <w:color w:val="000000"/>
                </w:rPr>
                <w:t>55</w:t>
              </w:r>
            </w:hyperlink>
            <w:r w:rsidR="00471467">
              <w:rPr>
                <w:noProof/>
                <w:color w:val="000000"/>
              </w:rPr>
              <w:t xml:space="preserve">, </w:t>
            </w:r>
            <w:hyperlink w:anchor="_ENREF_58" w:tooltip="Corritore, 2020 #35" w:history="1">
              <w:r w:rsidR="00471467">
                <w:rPr>
                  <w:noProof/>
                  <w:color w:val="000000"/>
                </w:rPr>
                <w:t>58</w:t>
              </w:r>
            </w:hyperlink>
            <w:r w:rsidR="00471467">
              <w:rPr>
                <w:noProof/>
                <w:color w:val="000000"/>
              </w:rPr>
              <w:t xml:space="preserve">, </w:t>
            </w:r>
            <w:hyperlink w:anchor="_ENREF_61" w:tooltip="Kazi, 2019 #98" w:history="1">
              <w:r w:rsidR="00471467">
                <w:rPr>
                  <w:noProof/>
                  <w:color w:val="000000"/>
                </w:rPr>
                <w:t>61</w:t>
              </w:r>
            </w:hyperlink>
            <w:r w:rsidR="00471467">
              <w:rPr>
                <w:noProof/>
                <w:color w:val="000000"/>
              </w:rPr>
              <w:t xml:space="preserve">, </w:t>
            </w:r>
            <w:hyperlink w:anchor="_ENREF_69" w:tooltip="Marcolino, 2017 #51" w:history="1">
              <w:r w:rsidR="00471467">
                <w:rPr>
                  <w:noProof/>
                  <w:color w:val="000000"/>
                </w:rPr>
                <w:t>69</w:t>
              </w:r>
            </w:hyperlink>
            <w:r w:rsidR="00471467">
              <w:rPr>
                <w:noProof/>
                <w:color w:val="000000"/>
              </w:rPr>
              <w:t xml:space="preserve">, </w:t>
            </w:r>
            <w:hyperlink w:anchor="_ENREF_77" w:tooltip="Giraldo, 2011 #83" w:history="1">
              <w:r w:rsidR="00471467">
                <w:rPr>
                  <w:noProof/>
                  <w:color w:val="000000"/>
                </w:rPr>
                <w:t>77</w:t>
              </w:r>
            </w:hyperlink>
            <w:r w:rsidR="00471467">
              <w:rPr>
                <w:noProof/>
                <w:color w:val="000000"/>
              </w:rPr>
              <w:t xml:space="preserve">, </w:t>
            </w:r>
            <w:hyperlink w:anchor="_ENREF_81" w:tooltip="Moreno, 2012 #117" w:history="1">
              <w:r w:rsidR="00471467">
                <w:rPr>
                  <w:noProof/>
                  <w:color w:val="000000"/>
                </w:rPr>
                <w:t>81</w:t>
              </w:r>
            </w:hyperlink>
            <w:r w:rsidR="00471467">
              <w:rPr>
                <w:noProof/>
                <w:color w:val="000000"/>
              </w:rPr>
              <w:t xml:space="preserve">, </w:t>
            </w:r>
            <w:hyperlink w:anchor="_ENREF_82" w:tooltip="Rupakheti, 2018 #112" w:history="1">
              <w:r w:rsidR="00471467">
                <w:rPr>
                  <w:noProof/>
                  <w:color w:val="000000"/>
                </w:rPr>
                <w:t>82</w:t>
              </w:r>
            </w:hyperlink>
            <w:r w:rsidR="00471467">
              <w:rPr>
                <w:noProof/>
                <w:color w:val="000000"/>
              </w:rPr>
              <w:t xml:space="preserve">, </w:t>
            </w:r>
            <w:hyperlink w:anchor="_ENREF_93" w:tooltip="Tao, 2016 #97" w:history="1">
              <w:r w:rsidR="00471467">
                <w:rPr>
                  <w:noProof/>
                  <w:color w:val="000000"/>
                </w:rPr>
                <w:t>93</w:t>
              </w:r>
            </w:hyperlink>
            <w:r w:rsidR="00471467">
              <w:rPr>
                <w:noProof/>
                <w:color w:val="000000"/>
              </w:rPr>
              <w:t>]</w:t>
            </w:r>
            <w:r w:rsidRPr="008A2F74">
              <w:rPr>
                <w:color w:val="000000"/>
              </w:rPr>
              <w:fldChar w:fldCharType="end"/>
            </w:r>
          </w:p>
        </w:tc>
        <w:tc>
          <w:tcPr>
            <w:tcW w:w="1457" w:type="dxa"/>
            <w:shd w:val="clear" w:color="auto" w:fill="auto"/>
            <w:vAlign w:val="center"/>
          </w:tcPr>
          <w:p w14:paraId="73258CB3" w14:textId="54DDE125"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t>Student</w:t>
            </w:r>
          </w:p>
        </w:tc>
        <w:tc>
          <w:tcPr>
            <w:tcW w:w="1308" w:type="dxa"/>
            <w:shd w:val="clear" w:color="auto" w:fill="auto"/>
            <w:vAlign w:val="center"/>
          </w:tcPr>
          <w:p w14:paraId="070BD3D1" w14:textId="1573F55F" w:rsidR="004A5530" w:rsidRPr="008A2F74" w:rsidRDefault="004A5530" w:rsidP="00317168">
            <w:pPr>
              <w:pStyle w:val="TableText"/>
              <w:framePr w:wrap="around"/>
              <w:jc w:val="center"/>
              <w:cnfStyle w:val="000000000000" w:firstRow="0" w:lastRow="0" w:firstColumn="0" w:lastColumn="0" w:oddVBand="0" w:evenVBand="0" w:oddHBand="0" w:evenHBand="0" w:firstRowFirstColumn="0" w:firstRowLastColumn="0" w:lastRowFirstColumn="0" w:lastRowLastColumn="0"/>
              <w:rPr>
                <w:color w:val="000000"/>
              </w:rPr>
            </w:pPr>
            <w:r w:rsidRPr="008A2F74">
              <w:t>14</w:t>
            </w:r>
          </w:p>
        </w:tc>
      </w:tr>
      <w:tr w:rsidR="004A5530" w:rsidRPr="008A2F74" w14:paraId="6E79EBDE" w14:textId="38C4F3B4" w:rsidTr="009B5B3F">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5750CAB8" w14:textId="252BB873" w:rsidR="004A5530" w:rsidRPr="008A2F74" w:rsidRDefault="004A5530" w:rsidP="00317168">
            <w:pPr>
              <w:pStyle w:val="TableText"/>
              <w:framePr w:wrap="around"/>
              <w:rPr>
                <w:b w:val="0"/>
              </w:rPr>
            </w:pPr>
            <w:r w:rsidRPr="008A2F74">
              <w:rPr>
                <w:b w:val="0"/>
              </w:rPr>
              <w:t>7</w:t>
            </w:r>
          </w:p>
        </w:tc>
        <w:tc>
          <w:tcPr>
            <w:tcW w:w="2691" w:type="dxa"/>
            <w:shd w:val="clear" w:color="auto" w:fill="auto"/>
            <w:noWrap/>
            <w:vAlign w:val="center"/>
          </w:tcPr>
          <w:p w14:paraId="65063F83" w14:textId="4B8E71A8"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pPr>
            <w:r w:rsidRPr="008A2F74">
              <w:t>Student Skill Gap</w:t>
            </w:r>
          </w:p>
        </w:tc>
        <w:tc>
          <w:tcPr>
            <w:tcW w:w="3402" w:type="dxa"/>
            <w:shd w:val="clear" w:color="auto" w:fill="auto"/>
            <w:vAlign w:val="center"/>
          </w:tcPr>
          <w:p w14:paraId="3BBF6639" w14:textId="3BE1D2AA" w:rsidR="004A5530" w:rsidRPr="008A2F74" w:rsidRDefault="00016B09"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fldChar w:fldCharType="begin">
                <w:fldData xml:space="preserve">PEVuZE5vdGU+PENpdGU+PEF1dGhvcj5FZGdhcjwvQXV0aG9yPjxZZWFyPjIwMjM8L1llYXI+PFJl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=
</w:fldData>
              </w:fldChar>
            </w:r>
            <w:r w:rsidR="00471467">
              <w:rPr>
                <w:color w:val="000000"/>
              </w:rPr>
              <w:instrText xml:space="preserve"> ADDIN EN.CITE </w:instrText>
            </w:r>
            <w:r w:rsidR="00471467">
              <w:rPr>
                <w:color w:val="000000"/>
              </w:rPr>
              <w:fldChar w:fldCharType="begin">
                <w:fldData xml:space="preserve">PEVuZE5vdGU+PENpdGU+PEF1dGhvcj5FZGdhcjwvQXV0aG9yPjxZZWFyPjIwMjM8L1llYXI+PFJl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=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1" w:tooltip="Gonçalves, 2020 #46" w:history="1">
              <w:r w:rsidR="00471467">
                <w:rPr>
                  <w:noProof/>
                  <w:color w:val="000000"/>
                </w:rPr>
                <w:t>1</w:t>
              </w:r>
            </w:hyperlink>
            <w:r w:rsidR="00471467">
              <w:rPr>
                <w:noProof/>
                <w:color w:val="000000"/>
              </w:rPr>
              <w:t xml:space="preserve">, </w:t>
            </w:r>
            <w:hyperlink w:anchor="_ENREF_4" w:tooltip="Kazman, 2023 #111" w:history="1">
              <w:r w:rsidR="00471467">
                <w:rPr>
                  <w:noProof/>
                  <w:color w:val="000000"/>
                </w:rPr>
                <w:t>4</w:t>
              </w:r>
            </w:hyperlink>
            <w:r w:rsidR="00471467">
              <w:rPr>
                <w:noProof/>
                <w:color w:val="000000"/>
              </w:rPr>
              <w:t xml:space="preserve">, </w:t>
            </w:r>
            <w:hyperlink w:anchor="_ENREF_5" w:tooltip="Rafique, 2019 #40" w:history="1">
              <w:r w:rsidR="00471467">
                <w:rPr>
                  <w:noProof/>
                  <w:color w:val="000000"/>
                </w:rPr>
                <w:t>5</w:t>
              </w:r>
            </w:hyperlink>
            <w:r w:rsidR="00471467">
              <w:rPr>
                <w:noProof/>
                <w:color w:val="000000"/>
              </w:rPr>
              <w:t xml:space="preserve">, </w:t>
            </w:r>
            <w:hyperlink w:anchor="_ENREF_10" w:tooltip="Al-Qora'n, 2023 #45" w:history="1">
              <w:r w:rsidR="00471467">
                <w:rPr>
                  <w:noProof/>
                  <w:color w:val="000000"/>
                </w:rPr>
                <w:t>10</w:t>
              </w:r>
            </w:hyperlink>
            <w:r w:rsidR="00471467">
              <w:rPr>
                <w:noProof/>
                <w:color w:val="000000"/>
              </w:rPr>
              <w:t xml:space="preserve">, </w:t>
            </w:r>
            <w:hyperlink w:anchor="_ENREF_22" w:tooltip="Fabian, 2018 #62" w:history="1">
              <w:r w:rsidR="00471467">
                <w:rPr>
                  <w:noProof/>
                  <w:color w:val="000000"/>
                </w:rPr>
                <w:t>22</w:t>
              </w:r>
            </w:hyperlink>
            <w:r w:rsidR="00471467">
              <w:rPr>
                <w:noProof/>
                <w:color w:val="000000"/>
              </w:rPr>
              <w:t xml:space="preserve">, </w:t>
            </w:r>
            <w:hyperlink w:anchor="_ENREF_25" w:tooltip="Zheng, 2020 #82" w:history="1">
              <w:r w:rsidR="00471467">
                <w:rPr>
                  <w:noProof/>
                  <w:color w:val="000000"/>
                </w:rPr>
                <w:t>25</w:t>
              </w:r>
            </w:hyperlink>
            <w:r w:rsidR="00471467">
              <w:rPr>
                <w:noProof/>
                <w:color w:val="000000"/>
              </w:rPr>
              <w:t xml:space="preserve">, </w:t>
            </w:r>
            <w:hyperlink w:anchor="_ENREF_33" w:tooltip="Pando, 2022 #94" w:history="1">
              <w:r w:rsidR="00471467">
                <w:rPr>
                  <w:noProof/>
                  <w:color w:val="000000"/>
                </w:rPr>
                <w:t>33</w:t>
              </w:r>
            </w:hyperlink>
            <w:r w:rsidR="00471467">
              <w:rPr>
                <w:noProof/>
                <w:color w:val="000000"/>
              </w:rPr>
              <w:t xml:space="preserve">, </w:t>
            </w:r>
            <w:hyperlink w:anchor="_ENREF_37" w:tooltip="Ouh, 2020 #80" w:history="1">
              <w:r w:rsidR="00471467">
                <w:rPr>
                  <w:noProof/>
                  <w:color w:val="000000"/>
                </w:rPr>
                <w:t>37</w:t>
              </w:r>
            </w:hyperlink>
            <w:r w:rsidR="00471467">
              <w:rPr>
                <w:noProof/>
                <w:color w:val="000000"/>
              </w:rPr>
              <w:t xml:space="preserve">, </w:t>
            </w:r>
            <w:hyperlink w:anchor="_ENREF_56" w:tooltip="Chimalakonda, 2023 #34" w:history="1">
              <w:r w:rsidR="00471467">
                <w:rPr>
                  <w:noProof/>
                  <w:color w:val="000000"/>
                </w:rPr>
                <w:t>56</w:t>
              </w:r>
            </w:hyperlink>
            <w:r w:rsidR="00471467">
              <w:rPr>
                <w:noProof/>
                <w:color w:val="000000"/>
              </w:rPr>
              <w:t xml:space="preserve">, </w:t>
            </w:r>
            <w:hyperlink w:anchor="_ENREF_59" w:tooltip="Lieh, 2018 #72" w:history="1">
              <w:r w:rsidR="00471467">
                <w:rPr>
                  <w:noProof/>
                  <w:color w:val="000000"/>
                </w:rPr>
                <w:t>59</w:t>
              </w:r>
            </w:hyperlink>
            <w:r w:rsidR="00471467">
              <w:rPr>
                <w:noProof/>
                <w:color w:val="000000"/>
              </w:rPr>
              <w:t xml:space="preserve">, </w:t>
            </w:r>
            <w:hyperlink w:anchor="_ENREF_73" w:tooltip="Angelov, 2017 #63" w:history="1">
              <w:r w:rsidR="00471467">
                <w:rPr>
                  <w:noProof/>
                  <w:color w:val="000000"/>
                </w:rPr>
                <w:t>73</w:t>
              </w:r>
            </w:hyperlink>
            <w:r w:rsidR="00471467">
              <w:rPr>
                <w:noProof/>
                <w:color w:val="000000"/>
              </w:rPr>
              <w:t xml:space="preserve">, </w:t>
            </w:r>
            <w:hyperlink w:anchor="_ENREF_78" w:tooltip="Niculescu, 2019 #88" w:history="1">
              <w:r w:rsidR="00471467">
                <w:rPr>
                  <w:noProof/>
                  <w:color w:val="000000"/>
                </w:rPr>
                <w:t>78</w:t>
              </w:r>
            </w:hyperlink>
            <w:r w:rsidR="00471467">
              <w:rPr>
                <w:noProof/>
                <w:color w:val="000000"/>
              </w:rPr>
              <w:t xml:space="preserve">, </w:t>
            </w:r>
            <w:hyperlink w:anchor="_ENREF_80" w:tooltip="Edgar, 2023 #61" w:history="1">
              <w:r w:rsidR="00471467">
                <w:rPr>
                  <w:noProof/>
                  <w:color w:val="000000"/>
                </w:rPr>
                <w:t>80</w:t>
              </w:r>
            </w:hyperlink>
            <w:r w:rsidR="00471467">
              <w:rPr>
                <w:noProof/>
                <w:color w:val="000000"/>
              </w:rPr>
              <w:t xml:space="preserve">, </w:t>
            </w:r>
            <w:hyperlink w:anchor="_ENREF_87" w:tooltip="Nasir, 2023 #124" w:history="1">
              <w:r w:rsidR="00471467">
                <w:rPr>
                  <w:noProof/>
                  <w:color w:val="000000"/>
                </w:rPr>
                <w:t>87</w:t>
              </w:r>
            </w:hyperlink>
            <w:r w:rsidR="00471467">
              <w:rPr>
                <w:noProof/>
                <w:color w:val="000000"/>
              </w:rPr>
              <w:t>]</w:t>
            </w:r>
            <w:r w:rsidRPr="008A2F74">
              <w:rPr>
                <w:color w:val="000000"/>
              </w:rPr>
              <w:fldChar w:fldCharType="end"/>
            </w:r>
          </w:p>
        </w:tc>
        <w:tc>
          <w:tcPr>
            <w:tcW w:w="1457" w:type="dxa"/>
            <w:shd w:val="clear" w:color="auto" w:fill="auto"/>
            <w:vAlign w:val="center"/>
          </w:tcPr>
          <w:p w14:paraId="38C1662F" w14:textId="32AB0E1A"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t>Student</w:t>
            </w:r>
          </w:p>
        </w:tc>
        <w:tc>
          <w:tcPr>
            <w:tcW w:w="1308" w:type="dxa"/>
            <w:shd w:val="clear" w:color="auto" w:fill="auto"/>
            <w:vAlign w:val="center"/>
          </w:tcPr>
          <w:p w14:paraId="76C61AC0" w14:textId="1C98FEED" w:rsidR="004A5530" w:rsidRPr="008A2F74" w:rsidRDefault="004A5530" w:rsidP="00317168">
            <w:pPr>
              <w:pStyle w:val="TableText"/>
              <w:framePr w:wrap="around"/>
              <w:jc w:val="center"/>
              <w:cnfStyle w:val="000000100000" w:firstRow="0" w:lastRow="0" w:firstColumn="0" w:lastColumn="0" w:oddVBand="0" w:evenVBand="0" w:oddHBand="1" w:evenHBand="0" w:firstRowFirstColumn="0" w:firstRowLastColumn="0" w:lastRowFirstColumn="0" w:lastRowLastColumn="0"/>
              <w:rPr>
                <w:color w:val="000000"/>
              </w:rPr>
            </w:pPr>
            <w:r w:rsidRPr="008A2F74">
              <w:t>14</w:t>
            </w:r>
          </w:p>
        </w:tc>
      </w:tr>
      <w:tr w:rsidR="004A5530" w:rsidRPr="008A2F74" w14:paraId="627D7F61" w14:textId="6643E80A" w:rsidTr="009B5B3F">
        <w:trPr>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1B8D218A" w14:textId="2925260A" w:rsidR="004A5530" w:rsidRPr="008A2F74" w:rsidRDefault="004A5530" w:rsidP="00317168">
            <w:pPr>
              <w:pStyle w:val="TableText"/>
              <w:framePr w:wrap="around"/>
              <w:rPr>
                <w:b w:val="0"/>
              </w:rPr>
            </w:pPr>
            <w:r w:rsidRPr="008A2F74">
              <w:rPr>
                <w:b w:val="0"/>
              </w:rPr>
              <w:t>8</w:t>
            </w:r>
          </w:p>
        </w:tc>
        <w:tc>
          <w:tcPr>
            <w:tcW w:w="2691" w:type="dxa"/>
            <w:shd w:val="clear" w:color="auto" w:fill="auto"/>
            <w:noWrap/>
            <w:vAlign w:val="center"/>
            <w:hideMark/>
          </w:tcPr>
          <w:p w14:paraId="51E8C256" w14:textId="593D957E"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t>Scalability and Resource Constraints</w:t>
            </w:r>
          </w:p>
        </w:tc>
        <w:tc>
          <w:tcPr>
            <w:tcW w:w="3402" w:type="dxa"/>
            <w:shd w:val="clear" w:color="auto" w:fill="auto"/>
            <w:vAlign w:val="center"/>
          </w:tcPr>
          <w:p w14:paraId="2B43C8DD" w14:textId="72E8A8F4" w:rsidR="004A5530" w:rsidRPr="008A2F74" w:rsidRDefault="00016B09"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fldChar w:fldCharType="begin">
                <w:fldData xml:space="preserve">PEVuZE5vdGU+PENpdGU+PEF1dGhvcj5PcmdlczwvQXV0aG9yPjxZZWFyPjIwMjE8L1llYXI+PFJl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</w:fldData>
              </w:fldChar>
            </w:r>
            <w:r w:rsidR="00471467">
              <w:rPr>
                <w:color w:val="000000"/>
              </w:rPr>
              <w:instrText xml:space="preserve"> ADDIN EN.CITE </w:instrText>
            </w:r>
            <w:r w:rsidR="00471467">
              <w:rPr>
                <w:color w:val="000000"/>
              </w:rPr>
              <w:fldChar w:fldCharType="begin">
                <w:fldData xml:space="preserve">PEVuZE5vdGU+PENpdGU+PEF1dGhvcj5PcmdlczwvQXV0aG9yPjxZZWFyPjIwMjE8L1llYXI+PFJl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20" w:tooltip="Alf Inge, 2011 #59" w:history="1">
              <w:r w:rsidR="00471467">
                <w:rPr>
                  <w:noProof/>
                  <w:color w:val="000000"/>
                </w:rPr>
                <w:t>20</w:t>
              </w:r>
            </w:hyperlink>
            <w:r w:rsidR="00471467">
              <w:rPr>
                <w:noProof/>
                <w:color w:val="000000"/>
              </w:rPr>
              <w:t xml:space="preserve">, </w:t>
            </w:r>
            <w:hyperlink w:anchor="_ENREF_30" w:tooltip="Vidoni, 2018 #123" w:history="1">
              <w:r w:rsidR="00471467">
                <w:rPr>
                  <w:noProof/>
                  <w:color w:val="000000"/>
                </w:rPr>
                <w:t>30</w:t>
              </w:r>
            </w:hyperlink>
            <w:r w:rsidR="00471467">
              <w:rPr>
                <w:noProof/>
                <w:color w:val="000000"/>
              </w:rPr>
              <w:t xml:space="preserve">, </w:t>
            </w:r>
            <w:hyperlink w:anchor="_ENREF_32" w:tooltip="Mattmann, 2012 #93" w:history="1">
              <w:r w:rsidR="00471467">
                <w:rPr>
                  <w:noProof/>
                  <w:color w:val="000000"/>
                </w:rPr>
                <w:t>32</w:t>
              </w:r>
            </w:hyperlink>
            <w:r w:rsidR="00471467">
              <w:rPr>
                <w:noProof/>
                <w:color w:val="000000"/>
              </w:rPr>
              <w:t xml:space="preserve">, </w:t>
            </w:r>
            <w:hyperlink w:anchor="_ENREF_35" w:tooltip="Wilson Libardo Pantoja, 2024 #42" w:history="1">
              <w:r w:rsidR="00471467">
                <w:rPr>
                  <w:noProof/>
                  <w:color w:val="000000"/>
                </w:rPr>
                <w:t>35</w:t>
              </w:r>
            </w:hyperlink>
            <w:r w:rsidR="00471467">
              <w:rPr>
                <w:noProof/>
                <w:color w:val="000000"/>
              </w:rPr>
              <w:t xml:space="preserve">, </w:t>
            </w:r>
            <w:hyperlink w:anchor="_ENREF_38" w:tooltip="El-Mahdy, 2022 #119" w:history="1">
              <w:r w:rsidR="00471467">
                <w:rPr>
                  <w:noProof/>
                  <w:color w:val="000000"/>
                </w:rPr>
                <w:t>38</w:t>
              </w:r>
            </w:hyperlink>
            <w:r w:rsidR="00471467">
              <w:rPr>
                <w:noProof/>
                <w:color w:val="000000"/>
              </w:rPr>
              <w:t xml:space="preserve">, </w:t>
            </w:r>
            <w:hyperlink w:anchor="_ENREF_42" w:tooltip="Santi, 2010 #65" w:history="1">
              <w:r w:rsidR="00471467">
                <w:rPr>
                  <w:noProof/>
                  <w:color w:val="000000"/>
                </w:rPr>
                <w:t>42</w:t>
              </w:r>
            </w:hyperlink>
            <w:r w:rsidR="00471467">
              <w:rPr>
                <w:noProof/>
                <w:color w:val="000000"/>
              </w:rPr>
              <w:t xml:space="preserve">, </w:t>
            </w:r>
            <w:hyperlink w:anchor="_ENREF_45" w:tooltip="Deursen, 2017 #52" w:history="1">
              <w:r w:rsidR="00471467">
                <w:rPr>
                  <w:noProof/>
                  <w:color w:val="000000"/>
                </w:rPr>
                <w:t>45</w:t>
              </w:r>
            </w:hyperlink>
            <w:r w:rsidR="00471467">
              <w:rPr>
                <w:noProof/>
                <w:color w:val="000000"/>
              </w:rPr>
              <w:t xml:space="preserve">, </w:t>
            </w:r>
            <w:hyperlink w:anchor="_ENREF_46" w:tooltip="Zhang, 2011 #70" w:history="1">
              <w:r w:rsidR="00471467">
                <w:rPr>
                  <w:noProof/>
                  <w:color w:val="000000"/>
                </w:rPr>
                <w:t>46</w:t>
              </w:r>
            </w:hyperlink>
            <w:r w:rsidR="00471467">
              <w:rPr>
                <w:noProof/>
                <w:color w:val="000000"/>
              </w:rPr>
              <w:t xml:space="preserve">, </w:t>
            </w:r>
            <w:hyperlink w:anchor="_ENREF_48" w:tooltip="Manal, 2018 #106" w:history="1">
              <w:r w:rsidR="00471467">
                <w:rPr>
                  <w:noProof/>
                  <w:color w:val="000000"/>
                </w:rPr>
                <w:t>48</w:t>
              </w:r>
            </w:hyperlink>
            <w:r w:rsidR="00471467">
              <w:rPr>
                <w:noProof/>
                <w:color w:val="000000"/>
              </w:rPr>
              <w:t xml:space="preserve">, </w:t>
            </w:r>
            <w:hyperlink w:anchor="_ENREF_55" w:tooltip="Feldgen, 2014 #102" w:history="1">
              <w:r w:rsidR="00471467">
                <w:rPr>
                  <w:noProof/>
                  <w:color w:val="000000"/>
                </w:rPr>
                <w:t>55</w:t>
              </w:r>
            </w:hyperlink>
            <w:r w:rsidR="00471467">
              <w:rPr>
                <w:noProof/>
                <w:color w:val="000000"/>
              </w:rPr>
              <w:t xml:space="preserve">, </w:t>
            </w:r>
            <w:hyperlink w:anchor="_ENREF_65" w:tooltip="Tappan, 2015 #55" w:history="1">
              <w:r w:rsidR="00471467">
                <w:rPr>
                  <w:noProof/>
                  <w:color w:val="000000"/>
                </w:rPr>
                <w:t>65</w:t>
              </w:r>
            </w:hyperlink>
            <w:r w:rsidR="00471467">
              <w:rPr>
                <w:noProof/>
                <w:color w:val="000000"/>
              </w:rPr>
              <w:t xml:space="preserve">, </w:t>
            </w:r>
            <w:hyperlink w:anchor="_ENREF_70" w:tooltip="Rodrigues, 2010 #57" w:history="1">
              <w:r w:rsidR="00471467">
                <w:rPr>
                  <w:noProof/>
                  <w:color w:val="000000"/>
                </w:rPr>
                <w:t>70</w:t>
              </w:r>
            </w:hyperlink>
            <w:r w:rsidR="00471467">
              <w:rPr>
                <w:noProof/>
                <w:color w:val="000000"/>
              </w:rPr>
              <w:t xml:space="preserve">, </w:t>
            </w:r>
            <w:hyperlink w:anchor="_ENREF_95" w:tooltip="Orges, 2021 #60" w:history="1">
              <w:r w:rsidR="00471467">
                <w:rPr>
                  <w:noProof/>
                  <w:color w:val="000000"/>
                </w:rPr>
                <w:t>95</w:t>
              </w:r>
            </w:hyperlink>
            <w:r w:rsidR="00471467">
              <w:rPr>
                <w:noProof/>
                <w:color w:val="000000"/>
              </w:rPr>
              <w:t>]</w:t>
            </w:r>
            <w:r w:rsidRPr="008A2F74">
              <w:rPr>
                <w:color w:val="000000"/>
              </w:rPr>
              <w:fldChar w:fldCharType="end"/>
            </w:r>
          </w:p>
        </w:tc>
        <w:tc>
          <w:tcPr>
            <w:tcW w:w="1457" w:type="dxa"/>
            <w:shd w:val="clear" w:color="auto" w:fill="auto"/>
            <w:vAlign w:val="center"/>
          </w:tcPr>
          <w:p w14:paraId="3B0F0B84" w14:textId="7B5F0009"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t xml:space="preserve">General </w:t>
            </w:r>
          </w:p>
        </w:tc>
        <w:tc>
          <w:tcPr>
            <w:tcW w:w="1308" w:type="dxa"/>
            <w:shd w:val="clear" w:color="auto" w:fill="auto"/>
            <w:vAlign w:val="center"/>
          </w:tcPr>
          <w:p w14:paraId="5629C357" w14:textId="34789387" w:rsidR="004A5530" w:rsidRPr="008A2F74" w:rsidRDefault="004A5530" w:rsidP="00317168">
            <w:pPr>
              <w:pStyle w:val="TableText"/>
              <w:framePr w:wrap="around"/>
              <w:jc w:val="center"/>
              <w:cnfStyle w:val="000000000000" w:firstRow="0" w:lastRow="0" w:firstColumn="0" w:lastColumn="0" w:oddVBand="0" w:evenVBand="0" w:oddHBand="0" w:evenHBand="0" w:firstRowFirstColumn="0" w:firstRowLastColumn="0" w:lastRowFirstColumn="0" w:lastRowLastColumn="0"/>
              <w:rPr>
                <w:color w:val="000000"/>
              </w:rPr>
            </w:pPr>
            <w:r w:rsidRPr="008A2F74">
              <w:t>13</w:t>
            </w:r>
          </w:p>
        </w:tc>
      </w:tr>
      <w:tr w:rsidR="004A5530" w:rsidRPr="008A2F74" w14:paraId="57C14492" w14:textId="209C869E" w:rsidTr="009B5B3F">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2B6615D9" w14:textId="04068C26" w:rsidR="004A5530" w:rsidRPr="008A2F74" w:rsidRDefault="004A5530" w:rsidP="00317168">
            <w:pPr>
              <w:pStyle w:val="TableText"/>
              <w:framePr w:wrap="around"/>
              <w:rPr>
                <w:b w:val="0"/>
              </w:rPr>
            </w:pPr>
            <w:r w:rsidRPr="008A2F74">
              <w:rPr>
                <w:b w:val="0"/>
              </w:rPr>
              <w:t>9</w:t>
            </w:r>
          </w:p>
        </w:tc>
        <w:tc>
          <w:tcPr>
            <w:tcW w:w="2691" w:type="dxa"/>
            <w:shd w:val="clear" w:color="auto" w:fill="auto"/>
            <w:noWrap/>
            <w:vAlign w:val="center"/>
            <w:hideMark/>
          </w:tcPr>
          <w:p w14:paraId="038C95D1" w14:textId="1C588D6F"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t>Curriculum and Content Gaps</w:t>
            </w:r>
          </w:p>
        </w:tc>
        <w:tc>
          <w:tcPr>
            <w:tcW w:w="3402" w:type="dxa"/>
            <w:shd w:val="clear" w:color="auto" w:fill="auto"/>
            <w:vAlign w:val="center"/>
          </w:tcPr>
          <w:p w14:paraId="40D5739E" w14:textId="372ABFB7" w:rsidR="004A5530" w:rsidRPr="008A2F74" w:rsidRDefault="00016B09"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fldChar w:fldCharType="begin">
                <w:fldData xml:space="preserve">PEVuZE5vdGU+PENpdGU+PEF1dGhvcj5PcmdlczwvQXV0aG9yPjxZZWFyPjIwMjE8L1llYXI+PFJl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</w:fldData>
              </w:fldChar>
            </w:r>
            <w:r w:rsidR="00471467">
              <w:rPr>
                <w:color w:val="000000"/>
              </w:rPr>
              <w:instrText xml:space="preserve"> ADDIN EN.CITE </w:instrText>
            </w:r>
            <w:r w:rsidR="00471467">
              <w:rPr>
                <w:color w:val="000000"/>
              </w:rPr>
              <w:fldChar w:fldCharType="begin">
                <w:fldData xml:space="preserve">PEVuZE5vdGU+PENpdGU+PEF1dGhvcj5PcmdlczwvQXV0aG9yPjxZZWFyPjIwMjE8L1llYXI+PFJl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6" w:tooltip="Lieh, 2018 #49" w:history="1">
              <w:r w:rsidR="00471467">
                <w:rPr>
                  <w:noProof/>
                  <w:color w:val="000000"/>
                </w:rPr>
                <w:t>6-8</w:t>
              </w:r>
            </w:hyperlink>
            <w:r w:rsidR="00471467">
              <w:rPr>
                <w:noProof/>
                <w:color w:val="000000"/>
              </w:rPr>
              <w:t xml:space="preserve">, </w:t>
            </w:r>
            <w:hyperlink w:anchor="_ENREF_10" w:tooltip="Al-Qora'n, 2023 #45" w:history="1">
              <w:r w:rsidR="00471467">
                <w:rPr>
                  <w:noProof/>
                  <w:color w:val="000000"/>
                </w:rPr>
                <w:t>10</w:t>
              </w:r>
            </w:hyperlink>
            <w:r w:rsidR="00471467">
              <w:rPr>
                <w:noProof/>
                <w:color w:val="000000"/>
              </w:rPr>
              <w:t xml:space="preserve">, </w:t>
            </w:r>
            <w:hyperlink w:anchor="_ENREF_36" w:tooltip="Ramachandran, 2017 #50" w:history="1">
              <w:r w:rsidR="00471467">
                <w:rPr>
                  <w:noProof/>
                  <w:color w:val="000000"/>
                </w:rPr>
                <w:t>36</w:t>
              </w:r>
            </w:hyperlink>
            <w:r w:rsidR="00471467">
              <w:rPr>
                <w:noProof/>
                <w:color w:val="000000"/>
              </w:rPr>
              <w:t xml:space="preserve">, </w:t>
            </w:r>
            <w:hyperlink w:anchor="_ENREF_56" w:tooltip="Chimalakonda, 2023 #34" w:history="1">
              <w:r w:rsidR="00471467">
                <w:rPr>
                  <w:noProof/>
                  <w:color w:val="000000"/>
                </w:rPr>
                <w:t>56</w:t>
              </w:r>
            </w:hyperlink>
            <w:r w:rsidR="00471467">
              <w:rPr>
                <w:noProof/>
                <w:color w:val="000000"/>
              </w:rPr>
              <w:t xml:space="preserve">, </w:t>
            </w:r>
            <w:hyperlink w:anchor="_ENREF_72" w:tooltip="Rodrigues, 2011 #92" w:history="1">
              <w:r w:rsidR="00471467">
                <w:rPr>
                  <w:noProof/>
                  <w:color w:val="000000"/>
                </w:rPr>
                <w:t>72</w:t>
              </w:r>
            </w:hyperlink>
            <w:r w:rsidR="00471467">
              <w:rPr>
                <w:noProof/>
                <w:color w:val="000000"/>
              </w:rPr>
              <w:t xml:space="preserve">, </w:t>
            </w:r>
            <w:hyperlink w:anchor="_ENREF_83" w:tooltip="Garousi, 2019 #118" w:history="1">
              <w:r w:rsidR="00471467">
                <w:rPr>
                  <w:noProof/>
                  <w:color w:val="000000"/>
                </w:rPr>
                <w:t>83</w:t>
              </w:r>
            </w:hyperlink>
            <w:r w:rsidR="00471467">
              <w:rPr>
                <w:noProof/>
                <w:color w:val="000000"/>
              </w:rPr>
              <w:t xml:space="preserve">, </w:t>
            </w:r>
            <w:hyperlink w:anchor="_ENREF_95" w:tooltip="Orges, 2021 #60" w:history="1">
              <w:r w:rsidR="00471467">
                <w:rPr>
                  <w:noProof/>
                  <w:color w:val="000000"/>
                </w:rPr>
                <w:t>95</w:t>
              </w:r>
            </w:hyperlink>
            <w:r w:rsidR="00471467">
              <w:rPr>
                <w:noProof/>
                <w:color w:val="000000"/>
              </w:rPr>
              <w:t>]</w:t>
            </w:r>
            <w:r w:rsidRPr="008A2F74">
              <w:rPr>
                <w:color w:val="000000"/>
              </w:rPr>
              <w:fldChar w:fldCharType="end"/>
            </w:r>
          </w:p>
        </w:tc>
        <w:tc>
          <w:tcPr>
            <w:tcW w:w="1457" w:type="dxa"/>
            <w:shd w:val="clear" w:color="auto" w:fill="auto"/>
            <w:vAlign w:val="center"/>
          </w:tcPr>
          <w:p w14:paraId="12215317" w14:textId="54B0A8E5"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t>Educator</w:t>
            </w:r>
          </w:p>
        </w:tc>
        <w:tc>
          <w:tcPr>
            <w:tcW w:w="1308" w:type="dxa"/>
            <w:shd w:val="clear" w:color="auto" w:fill="auto"/>
            <w:vAlign w:val="center"/>
          </w:tcPr>
          <w:p w14:paraId="2FE51445" w14:textId="10C07C2F" w:rsidR="004A5530" w:rsidRPr="008A2F74" w:rsidRDefault="004A5530" w:rsidP="00317168">
            <w:pPr>
              <w:pStyle w:val="TableText"/>
              <w:framePr w:wrap="around"/>
              <w:jc w:val="center"/>
              <w:cnfStyle w:val="000000100000" w:firstRow="0" w:lastRow="0" w:firstColumn="0" w:lastColumn="0" w:oddVBand="0" w:evenVBand="0" w:oddHBand="1" w:evenHBand="0" w:firstRowFirstColumn="0" w:firstRowLastColumn="0" w:lastRowFirstColumn="0" w:lastRowLastColumn="0"/>
              <w:rPr>
                <w:color w:val="000000"/>
              </w:rPr>
            </w:pPr>
            <w:r w:rsidRPr="008A2F74">
              <w:t>9</w:t>
            </w:r>
          </w:p>
        </w:tc>
      </w:tr>
      <w:tr w:rsidR="004A5530" w:rsidRPr="008A2F74" w14:paraId="52B332F9" w14:textId="695C1493" w:rsidTr="009B5B3F">
        <w:trPr>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23EDC4D1" w14:textId="2860DCB8" w:rsidR="004A5530" w:rsidRPr="008A2F74" w:rsidRDefault="004A5530" w:rsidP="00317168">
            <w:pPr>
              <w:pStyle w:val="TableText"/>
              <w:framePr w:wrap="around"/>
              <w:rPr>
                <w:b w:val="0"/>
              </w:rPr>
            </w:pPr>
            <w:r w:rsidRPr="008A2F74">
              <w:rPr>
                <w:b w:val="0"/>
              </w:rPr>
              <w:t>10</w:t>
            </w:r>
          </w:p>
        </w:tc>
        <w:tc>
          <w:tcPr>
            <w:tcW w:w="2691" w:type="dxa"/>
            <w:shd w:val="clear" w:color="auto" w:fill="auto"/>
            <w:noWrap/>
            <w:vAlign w:val="center"/>
            <w:hideMark/>
          </w:tcPr>
          <w:p w14:paraId="2C707C84" w14:textId="6877E322"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t>Assessment and Evaluation</w:t>
            </w:r>
          </w:p>
        </w:tc>
        <w:tc>
          <w:tcPr>
            <w:tcW w:w="3402" w:type="dxa"/>
            <w:shd w:val="clear" w:color="auto" w:fill="auto"/>
            <w:vAlign w:val="center"/>
          </w:tcPr>
          <w:p w14:paraId="40E600A3" w14:textId="59BACA3F" w:rsidR="004A5530" w:rsidRPr="008A2F74" w:rsidRDefault="00016B09"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fldChar w:fldCharType="begin">
                <w:fldData xml:space="preserve">PEVuZE5vdGU+PENpdGU+PEF1dGhvcj5GYWJpYW48L0F1dGhvcj48WWVhcj4yMDE4PC9ZZWFyPjxS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</w:fldData>
              </w:fldChar>
            </w:r>
            <w:r w:rsidR="00471467">
              <w:rPr>
                <w:color w:val="000000"/>
              </w:rPr>
              <w:instrText xml:space="preserve"> ADDIN EN.CITE </w:instrText>
            </w:r>
            <w:r w:rsidR="00471467">
              <w:rPr>
                <w:color w:val="000000"/>
              </w:rPr>
              <w:fldChar w:fldCharType="begin">
                <w:fldData xml:space="preserve">PEVuZE5vdGU+PENpdGU+PEF1dGhvcj5GYWJpYW48L0F1dGhvcj48WWVhcj4yMDE4PC9ZZWFyPjxS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1" w:tooltip="Gonçalves, 2020 #46" w:history="1">
              <w:r w:rsidR="00471467">
                <w:rPr>
                  <w:noProof/>
                  <w:color w:val="000000"/>
                </w:rPr>
                <w:t>1</w:t>
              </w:r>
            </w:hyperlink>
            <w:r w:rsidR="00471467">
              <w:rPr>
                <w:noProof/>
                <w:color w:val="000000"/>
              </w:rPr>
              <w:t xml:space="preserve">, </w:t>
            </w:r>
            <w:hyperlink w:anchor="_ENREF_2" w:tooltip="Galster, 2016 #53" w:history="1">
              <w:r w:rsidR="00471467">
                <w:rPr>
                  <w:noProof/>
                  <w:color w:val="000000"/>
                </w:rPr>
                <w:t>2</w:t>
              </w:r>
            </w:hyperlink>
            <w:r w:rsidR="00471467">
              <w:rPr>
                <w:noProof/>
                <w:color w:val="000000"/>
              </w:rPr>
              <w:t xml:space="preserve">, </w:t>
            </w:r>
            <w:hyperlink w:anchor="_ENREF_22" w:tooltip="Fabian, 2018 #62" w:history="1">
              <w:r w:rsidR="00471467">
                <w:rPr>
                  <w:noProof/>
                  <w:color w:val="000000"/>
                </w:rPr>
                <w:t>22</w:t>
              </w:r>
            </w:hyperlink>
            <w:r w:rsidR="00471467">
              <w:rPr>
                <w:noProof/>
                <w:color w:val="000000"/>
              </w:rPr>
              <w:t xml:space="preserve">, </w:t>
            </w:r>
            <w:hyperlink w:anchor="_ENREF_26" w:tooltip="Giovanni Gonzalez, 2024 #38" w:history="1">
              <w:r w:rsidR="00471467">
                <w:rPr>
                  <w:noProof/>
                  <w:color w:val="000000"/>
                </w:rPr>
                <w:t>26</w:t>
              </w:r>
            </w:hyperlink>
            <w:r w:rsidR="00471467">
              <w:rPr>
                <w:noProof/>
                <w:color w:val="000000"/>
              </w:rPr>
              <w:t xml:space="preserve">, </w:t>
            </w:r>
            <w:hyperlink w:anchor="_ENREF_68" w:tooltip="Golden, 2010 #114" w:history="1">
              <w:r w:rsidR="00471467">
                <w:rPr>
                  <w:noProof/>
                  <w:color w:val="000000"/>
                </w:rPr>
                <w:t>68</w:t>
              </w:r>
            </w:hyperlink>
            <w:r w:rsidR="00471467">
              <w:rPr>
                <w:noProof/>
                <w:color w:val="000000"/>
              </w:rPr>
              <w:t xml:space="preserve">, </w:t>
            </w:r>
            <w:hyperlink w:anchor="_ENREF_82" w:tooltip="Rupakheti, 2018 #112" w:history="1">
              <w:r w:rsidR="00471467">
                <w:rPr>
                  <w:noProof/>
                  <w:color w:val="000000"/>
                </w:rPr>
                <w:t>82</w:t>
              </w:r>
            </w:hyperlink>
            <w:r w:rsidR="00471467">
              <w:rPr>
                <w:noProof/>
                <w:color w:val="000000"/>
              </w:rPr>
              <w:t xml:space="preserve">, </w:t>
            </w:r>
            <w:hyperlink w:anchor="_ENREF_83" w:tooltip="Garousi, 2019 #118" w:history="1">
              <w:r w:rsidR="00471467">
                <w:rPr>
                  <w:noProof/>
                  <w:color w:val="000000"/>
                </w:rPr>
                <w:t>83</w:t>
              </w:r>
            </w:hyperlink>
            <w:r w:rsidR="00471467">
              <w:rPr>
                <w:noProof/>
                <w:color w:val="000000"/>
              </w:rPr>
              <w:t xml:space="preserve">, </w:t>
            </w:r>
            <w:hyperlink w:anchor="_ENREF_93" w:tooltip="Tao, 2016 #97" w:history="1">
              <w:r w:rsidR="00471467">
                <w:rPr>
                  <w:noProof/>
                  <w:color w:val="000000"/>
                </w:rPr>
                <w:t>93</w:t>
              </w:r>
            </w:hyperlink>
            <w:r w:rsidR="00471467">
              <w:rPr>
                <w:noProof/>
                <w:color w:val="000000"/>
              </w:rPr>
              <w:t>]</w:t>
            </w:r>
            <w:r w:rsidRPr="008A2F74">
              <w:rPr>
                <w:color w:val="000000"/>
              </w:rPr>
              <w:fldChar w:fldCharType="end"/>
            </w:r>
          </w:p>
        </w:tc>
        <w:tc>
          <w:tcPr>
            <w:tcW w:w="1457" w:type="dxa"/>
            <w:shd w:val="clear" w:color="auto" w:fill="auto"/>
            <w:vAlign w:val="center"/>
          </w:tcPr>
          <w:p w14:paraId="1999C9D4" w14:textId="1D6D78C5"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t>Educator</w:t>
            </w:r>
          </w:p>
        </w:tc>
        <w:tc>
          <w:tcPr>
            <w:tcW w:w="1308" w:type="dxa"/>
            <w:shd w:val="clear" w:color="auto" w:fill="auto"/>
            <w:vAlign w:val="center"/>
          </w:tcPr>
          <w:p w14:paraId="0C8E3D23" w14:textId="4368DE42" w:rsidR="004A5530" w:rsidRPr="008A2F74" w:rsidRDefault="004A5530" w:rsidP="00317168">
            <w:pPr>
              <w:pStyle w:val="TableText"/>
              <w:framePr w:wrap="around"/>
              <w:jc w:val="center"/>
              <w:cnfStyle w:val="000000000000" w:firstRow="0" w:lastRow="0" w:firstColumn="0" w:lastColumn="0" w:oddVBand="0" w:evenVBand="0" w:oddHBand="0" w:evenHBand="0" w:firstRowFirstColumn="0" w:firstRowLastColumn="0" w:lastRowFirstColumn="0" w:lastRowLastColumn="0"/>
              <w:rPr>
                <w:color w:val="000000"/>
              </w:rPr>
            </w:pPr>
            <w:r w:rsidRPr="008A2F74">
              <w:t>8</w:t>
            </w:r>
          </w:p>
        </w:tc>
      </w:tr>
      <w:tr w:rsidR="004A5530" w:rsidRPr="008A2F74" w14:paraId="0EA67C3D" w14:textId="5E7A64C2" w:rsidTr="009B5B3F">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34ECC39C" w14:textId="4F29B35B" w:rsidR="004A5530" w:rsidRPr="008A2F74" w:rsidRDefault="004A5530" w:rsidP="00317168">
            <w:pPr>
              <w:pStyle w:val="TableText"/>
              <w:framePr w:wrap="around"/>
              <w:rPr>
                <w:b w:val="0"/>
              </w:rPr>
            </w:pPr>
            <w:r w:rsidRPr="008A2F74">
              <w:rPr>
                <w:b w:val="0"/>
              </w:rPr>
              <w:t>11</w:t>
            </w:r>
          </w:p>
        </w:tc>
        <w:tc>
          <w:tcPr>
            <w:tcW w:w="2691" w:type="dxa"/>
            <w:shd w:val="clear" w:color="auto" w:fill="auto"/>
            <w:noWrap/>
            <w:vAlign w:val="center"/>
            <w:hideMark/>
          </w:tcPr>
          <w:p w14:paraId="3FB7586B" w14:textId="24E66B4D"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t>Lack of industry experts involved</w:t>
            </w:r>
          </w:p>
        </w:tc>
        <w:tc>
          <w:tcPr>
            <w:tcW w:w="3402" w:type="dxa"/>
            <w:shd w:val="clear" w:color="auto" w:fill="auto"/>
            <w:vAlign w:val="center"/>
          </w:tcPr>
          <w:p w14:paraId="47D69888" w14:textId="6CC225D2" w:rsidR="004A5530" w:rsidRPr="008A2F74" w:rsidRDefault="00016B09"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fldChar w:fldCharType="begin">
                <w:fldData xml:space="preserve">PEVuZE5vdGU+PENpdGU+PEF1dGhvcj5PcmdlczwvQXV0aG9yPjxZZWFyPjIwMjE8L1llYXI+PFJl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</w:fldData>
              </w:fldChar>
            </w:r>
            <w:r w:rsidR="00471467">
              <w:rPr>
                <w:color w:val="000000"/>
              </w:rPr>
              <w:instrText xml:space="preserve"> ADDIN EN.CITE </w:instrText>
            </w:r>
            <w:r w:rsidR="00471467">
              <w:rPr>
                <w:color w:val="000000"/>
              </w:rPr>
              <w:fldChar w:fldCharType="begin">
                <w:fldData xml:space="preserve">PEVuZE5vdGU+PENpdGU+PEF1dGhvcj5PcmdlczwvQXV0aG9yPjxZZWFyPjIwMjE8L1llYXI+PFJl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</w:fldData>
              </w:fldChar>
            </w:r>
            <w:r w:rsidR="00471467">
              <w:rPr>
                <w:color w:val="000000"/>
              </w:rPr>
              <w:instrText xml:space="preserve"> ADDIN EN.CITE.DATA </w:instrText>
            </w:r>
            <w:r w:rsidR="00471467">
              <w:rPr>
                <w:color w:val="000000"/>
              </w:rPr>
            </w:r>
            <w:r w:rsidR="00471467">
              <w:rPr>
                <w:color w:val="000000"/>
              </w:rPr>
              <w:fldChar w:fldCharType="end"/>
            </w:r>
            <w:r w:rsidRPr="008A2F74">
              <w:rPr>
                <w:color w:val="000000"/>
              </w:rPr>
            </w:r>
            <w:r w:rsidRPr="008A2F74">
              <w:rPr>
                <w:color w:val="000000"/>
              </w:rPr>
              <w:fldChar w:fldCharType="separate"/>
            </w:r>
            <w:r w:rsidR="00471467">
              <w:rPr>
                <w:noProof/>
                <w:color w:val="000000"/>
              </w:rPr>
              <w:t>[</w:t>
            </w:r>
            <w:hyperlink w:anchor="_ENREF_24" w:tooltip="Herold, 2011 #96" w:history="1">
              <w:r w:rsidR="00471467">
                <w:rPr>
                  <w:noProof/>
                  <w:color w:val="000000"/>
                </w:rPr>
                <w:t>24</w:t>
              </w:r>
            </w:hyperlink>
            <w:r w:rsidR="00471467">
              <w:rPr>
                <w:noProof/>
                <w:color w:val="000000"/>
              </w:rPr>
              <w:t xml:space="preserve">, </w:t>
            </w:r>
            <w:hyperlink w:anchor="_ENREF_35" w:tooltip="Wilson Libardo Pantoja, 2024 #42" w:history="1">
              <w:r w:rsidR="00471467">
                <w:rPr>
                  <w:noProof/>
                  <w:color w:val="000000"/>
                </w:rPr>
                <w:t>35</w:t>
              </w:r>
            </w:hyperlink>
            <w:r w:rsidR="00471467">
              <w:rPr>
                <w:noProof/>
                <w:color w:val="000000"/>
              </w:rPr>
              <w:t xml:space="preserve">, </w:t>
            </w:r>
            <w:hyperlink w:anchor="_ENREF_68" w:tooltip="Golden, 2010 #114" w:history="1">
              <w:r w:rsidR="00471467">
                <w:rPr>
                  <w:noProof/>
                  <w:color w:val="000000"/>
                </w:rPr>
                <w:t>68</w:t>
              </w:r>
            </w:hyperlink>
            <w:r w:rsidR="00471467">
              <w:rPr>
                <w:noProof/>
                <w:color w:val="000000"/>
              </w:rPr>
              <w:t xml:space="preserve">, </w:t>
            </w:r>
            <w:hyperlink w:anchor="_ENREF_83" w:tooltip="Garousi, 2019 #118" w:history="1">
              <w:r w:rsidR="00471467">
                <w:rPr>
                  <w:noProof/>
                  <w:color w:val="000000"/>
                </w:rPr>
                <w:t>83</w:t>
              </w:r>
            </w:hyperlink>
            <w:r w:rsidR="00471467">
              <w:rPr>
                <w:noProof/>
                <w:color w:val="000000"/>
              </w:rPr>
              <w:t xml:space="preserve">, </w:t>
            </w:r>
            <w:hyperlink w:anchor="_ENREF_95" w:tooltip="Orges, 2021 #60" w:history="1">
              <w:r w:rsidR="00471467">
                <w:rPr>
                  <w:noProof/>
                  <w:color w:val="000000"/>
                </w:rPr>
                <w:t>95</w:t>
              </w:r>
            </w:hyperlink>
            <w:r w:rsidR="00471467">
              <w:rPr>
                <w:noProof/>
                <w:color w:val="000000"/>
              </w:rPr>
              <w:t>]</w:t>
            </w:r>
            <w:r w:rsidRPr="008A2F74">
              <w:rPr>
                <w:color w:val="000000"/>
              </w:rPr>
              <w:fldChar w:fldCharType="end"/>
            </w:r>
          </w:p>
        </w:tc>
        <w:tc>
          <w:tcPr>
            <w:tcW w:w="1457" w:type="dxa"/>
            <w:shd w:val="clear" w:color="auto" w:fill="auto"/>
            <w:vAlign w:val="center"/>
          </w:tcPr>
          <w:p w14:paraId="176D1CA6" w14:textId="553BB628"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t>Educator</w:t>
            </w:r>
          </w:p>
        </w:tc>
        <w:tc>
          <w:tcPr>
            <w:tcW w:w="1308" w:type="dxa"/>
            <w:shd w:val="clear" w:color="auto" w:fill="auto"/>
            <w:vAlign w:val="center"/>
          </w:tcPr>
          <w:p w14:paraId="18784E1B" w14:textId="292352E2" w:rsidR="004A5530" w:rsidRPr="008A2F74" w:rsidRDefault="004A5530" w:rsidP="00317168">
            <w:pPr>
              <w:pStyle w:val="TableText"/>
              <w:framePr w:wrap="around"/>
              <w:jc w:val="center"/>
              <w:cnfStyle w:val="000000100000" w:firstRow="0" w:lastRow="0" w:firstColumn="0" w:lastColumn="0" w:oddVBand="0" w:evenVBand="0" w:oddHBand="1" w:evenHBand="0" w:firstRowFirstColumn="0" w:firstRowLastColumn="0" w:lastRowFirstColumn="0" w:lastRowLastColumn="0"/>
              <w:rPr>
                <w:color w:val="000000"/>
              </w:rPr>
            </w:pPr>
            <w:r w:rsidRPr="008A2F74">
              <w:t>5</w:t>
            </w:r>
          </w:p>
        </w:tc>
      </w:tr>
      <w:tr w:rsidR="004A5530" w:rsidRPr="008A2F74" w14:paraId="195BB26A" w14:textId="70626A7D" w:rsidTr="009B5B3F">
        <w:trPr>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71603CAB" w14:textId="5FD02396" w:rsidR="004A5530" w:rsidRPr="008A2F74" w:rsidRDefault="004A5530" w:rsidP="00317168">
            <w:pPr>
              <w:pStyle w:val="TableText"/>
              <w:framePr w:wrap="around"/>
              <w:rPr>
                <w:b w:val="0"/>
              </w:rPr>
            </w:pPr>
            <w:r w:rsidRPr="008A2F74">
              <w:rPr>
                <w:b w:val="0"/>
              </w:rPr>
              <w:t>12</w:t>
            </w:r>
          </w:p>
        </w:tc>
        <w:tc>
          <w:tcPr>
            <w:tcW w:w="2691" w:type="dxa"/>
            <w:shd w:val="clear" w:color="auto" w:fill="auto"/>
            <w:noWrap/>
            <w:vAlign w:val="center"/>
            <w:hideMark/>
          </w:tcPr>
          <w:p w14:paraId="23F8FA0B" w14:textId="54257AEC"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t>Language and Cultural Barriers</w:t>
            </w:r>
          </w:p>
        </w:tc>
        <w:tc>
          <w:tcPr>
            <w:tcW w:w="3402" w:type="dxa"/>
            <w:shd w:val="clear" w:color="auto" w:fill="auto"/>
            <w:vAlign w:val="center"/>
          </w:tcPr>
          <w:p w14:paraId="26294C2A" w14:textId="136CF505" w:rsidR="004A5530" w:rsidRPr="008A2F74" w:rsidRDefault="00016B09"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fldChar w:fldCharType="begin">
                <w:fldData xml:space="preserve">PEVuZE5vdGU+PENpdGU+PEF1dGhvcj5BYmR1bGxhaDwvQXV0aG9yPjxZZWFyPjIwMTc8L1llYXI+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</w:fldData>
              </w:fldChar>
            </w:r>
            <w:r w:rsidR="001E6FD8" w:rsidRPr="008A2F74">
              <w:rPr>
                <w:color w:val="000000"/>
              </w:rPr>
              <w:instrText xml:space="preserve"> ADDIN EN.CITE </w:instrText>
            </w:r>
            <w:r w:rsidR="001E6FD8" w:rsidRPr="008A2F74">
              <w:rPr>
                <w:color w:val="000000"/>
              </w:rPr>
              <w:fldChar w:fldCharType="begin">
                <w:fldData xml:space="preserve">PEVuZE5vdGU+PENpdGU+PEF1dGhvcj5BYmR1bGxhaDwvQXV0aG9yPjxZZWFyPjIwMTc8L1llYXI+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</w:fldData>
              </w:fldChar>
            </w:r>
            <w:r w:rsidR="001E6FD8" w:rsidRPr="008A2F74">
              <w:rPr>
                <w:color w:val="000000"/>
              </w:rPr>
              <w:instrText xml:space="preserve"> ADDIN EN.CITE.DATA </w:instrText>
            </w:r>
            <w:r w:rsidR="001E6FD8" w:rsidRPr="008A2F74">
              <w:rPr>
                <w:color w:val="000000"/>
              </w:rPr>
            </w:r>
            <w:r w:rsidR="001E6FD8" w:rsidRPr="008A2F74">
              <w:rPr>
                <w:color w:val="000000"/>
              </w:rPr>
              <w:fldChar w:fldCharType="end"/>
            </w:r>
            <w:r w:rsidRPr="008A2F74">
              <w:rPr>
                <w:color w:val="000000"/>
              </w:rPr>
            </w:r>
            <w:r w:rsidRPr="008A2F74">
              <w:rPr>
                <w:color w:val="000000"/>
              </w:rPr>
              <w:fldChar w:fldCharType="separate"/>
            </w:r>
            <w:r w:rsidR="001E6FD8" w:rsidRPr="008A2F74">
              <w:rPr>
                <w:noProof/>
                <w:color w:val="000000"/>
              </w:rPr>
              <w:t>[</w:t>
            </w:r>
            <w:hyperlink w:anchor="_ENREF_44" w:tooltip="Abdullah, 2017 #130" w:history="1">
              <w:r w:rsidR="00471467" w:rsidRPr="008A2F74">
                <w:rPr>
                  <w:noProof/>
                  <w:color w:val="000000"/>
                </w:rPr>
                <w:t>44</w:t>
              </w:r>
            </w:hyperlink>
            <w:r w:rsidR="001E6FD8" w:rsidRPr="008A2F74">
              <w:rPr>
                <w:noProof/>
                <w:color w:val="000000"/>
              </w:rPr>
              <w:t>]</w:t>
            </w:r>
            <w:r w:rsidRPr="008A2F74">
              <w:rPr>
                <w:color w:val="000000"/>
              </w:rPr>
              <w:fldChar w:fldCharType="end"/>
            </w:r>
          </w:p>
        </w:tc>
        <w:tc>
          <w:tcPr>
            <w:tcW w:w="1457" w:type="dxa"/>
            <w:shd w:val="clear" w:color="auto" w:fill="auto"/>
            <w:vAlign w:val="center"/>
          </w:tcPr>
          <w:p w14:paraId="1C2E9C98" w14:textId="0CF32BCF" w:rsidR="004A5530" w:rsidRPr="008A2F74" w:rsidRDefault="004A5530" w:rsidP="00317168">
            <w:pPr>
              <w:pStyle w:val="TableText"/>
              <w:framePr w:wrap="around"/>
              <w:cnfStyle w:val="000000000000" w:firstRow="0" w:lastRow="0" w:firstColumn="0" w:lastColumn="0" w:oddVBand="0" w:evenVBand="0" w:oddHBand="0" w:evenHBand="0" w:firstRowFirstColumn="0" w:firstRowLastColumn="0" w:lastRowFirstColumn="0" w:lastRowLastColumn="0"/>
              <w:rPr>
                <w:color w:val="000000"/>
              </w:rPr>
            </w:pPr>
            <w:r w:rsidRPr="008A2F74">
              <w:rPr>
                <w:color w:val="000000"/>
              </w:rPr>
              <w:t>Student</w:t>
            </w:r>
          </w:p>
        </w:tc>
        <w:tc>
          <w:tcPr>
            <w:tcW w:w="1308" w:type="dxa"/>
            <w:shd w:val="clear" w:color="auto" w:fill="auto"/>
            <w:vAlign w:val="center"/>
          </w:tcPr>
          <w:p w14:paraId="0A9C33BA" w14:textId="4B2F77D3" w:rsidR="004A5530" w:rsidRPr="008A2F74" w:rsidRDefault="004A5530" w:rsidP="00317168">
            <w:pPr>
              <w:pStyle w:val="TableText"/>
              <w:framePr w:wrap="around"/>
              <w:jc w:val="center"/>
              <w:cnfStyle w:val="000000000000" w:firstRow="0" w:lastRow="0" w:firstColumn="0" w:lastColumn="0" w:oddVBand="0" w:evenVBand="0" w:oddHBand="0" w:evenHBand="0" w:firstRowFirstColumn="0" w:firstRowLastColumn="0" w:lastRowFirstColumn="0" w:lastRowLastColumn="0"/>
              <w:rPr>
                <w:color w:val="000000"/>
              </w:rPr>
            </w:pPr>
            <w:r w:rsidRPr="008A2F74">
              <w:t>1</w:t>
            </w:r>
          </w:p>
        </w:tc>
      </w:tr>
      <w:tr w:rsidR="004A5530" w:rsidRPr="008A2F74" w14:paraId="3B1CB7F1" w14:textId="7AB126CA" w:rsidTr="009B5B3F">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570" w:type="dxa"/>
            <w:shd w:val="clear" w:color="auto" w:fill="auto"/>
            <w:vAlign w:val="center"/>
          </w:tcPr>
          <w:p w14:paraId="7C02F762" w14:textId="6FADA7E0" w:rsidR="004A5530" w:rsidRPr="008A2F74" w:rsidRDefault="004A5530" w:rsidP="00317168">
            <w:pPr>
              <w:pStyle w:val="TableText"/>
              <w:framePr w:wrap="around"/>
              <w:rPr>
                <w:b w:val="0"/>
              </w:rPr>
            </w:pPr>
            <w:r w:rsidRPr="008A2F74">
              <w:rPr>
                <w:b w:val="0"/>
              </w:rPr>
              <w:t>13</w:t>
            </w:r>
          </w:p>
        </w:tc>
        <w:tc>
          <w:tcPr>
            <w:tcW w:w="2691" w:type="dxa"/>
            <w:shd w:val="clear" w:color="auto" w:fill="auto"/>
            <w:noWrap/>
            <w:vAlign w:val="center"/>
          </w:tcPr>
          <w:p w14:paraId="595F3597" w14:textId="7E73B7F2"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t>Plagiarism</w:t>
            </w:r>
          </w:p>
        </w:tc>
        <w:tc>
          <w:tcPr>
            <w:tcW w:w="3402" w:type="dxa"/>
            <w:shd w:val="clear" w:color="auto" w:fill="auto"/>
            <w:vAlign w:val="center"/>
          </w:tcPr>
          <w:p w14:paraId="3497B58D" w14:textId="066DD930" w:rsidR="004A5530" w:rsidRPr="008A2F74" w:rsidRDefault="00016B09"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fldChar w:fldCharType="begin"/>
            </w:r>
            <w:r w:rsidR="00D07290" w:rsidRPr="008A2F74">
              <w:rPr>
                <w:color w:val="000000"/>
              </w:rPr>
              <w:instrText xml:space="preserve"> ADDIN EN.CITE &lt;EndNote&gt;&lt;Cite&gt;&lt;Author&gt;Giovanni Gonzalez&lt;/Author&gt;&lt;Year&gt;2024&lt;/Year&gt;&lt;RecNum&gt;38&lt;/RecNum&gt;&lt;DisplayText&gt;[26]&lt;/DisplayText&gt;&lt;record&gt;&lt;rec-number&gt;38&lt;/rec-number&gt;&lt;foreign-keys&gt;&lt;key app="EN" db-id="e9pxax9rpzaed9e0p5ipfrz6a2fderwaepaf" timestamp="1744516072"&gt;38&lt;/key&gt;&lt;/foreign-keys&gt;&lt;ref-type name="Journal Article"&gt;17&lt;/ref-type&gt;&lt;contributors&gt;&lt;authors&gt;&lt;author&gt;Giovanni Gonzalez, Araujo&lt;/author&gt;&lt;/authors&gt;&lt;/contributors&gt;&lt;titles&gt;&lt;title&gt;Using Apprenticeship and Product Based Learning to Improve Programming Outcomes in Introductory Computer Science Courses&lt;/title&gt;&lt;/titles&gt;&lt;dates&gt;&lt;year&gt;2024&lt;/year&gt;&lt;/dates&gt;&lt;label&gt;S30&lt;/label&gt;&lt;urls&gt;&lt;/urls&gt;&lt;/record&gt;&lt;/Cite&gt;&lt;Cite&gt;&lt;Author&gt;Giovanni Gonzalez&lt;/Author&gt;&lt;Year&gt;2024&lt;/Year&gt;&lt;RecNum&gt;38&lt;/RecNum&gt;&lt;record&gt;&lt;rec-number&gt;38&lt;/rec-number&gt;&lt;foreign-keys&gt;&lt;key app="EN" db-id="e9pxax9rpzaed9e0p5ipfrz6a2fderwaepaf" timestamp="1744516072"&gt;38&lt;/key&gt;&lt;/foreign-keys&gt;&lt;ref-type name="Journal Article"&gt;17&lt;/ref-type&gt;&lt;contributors&gt;&lt;authors&gt;&lt;author&gt;Giovanni Gonzalez, Araujo&lt;/author&gt;&lt;/authors&gt;&lt;/contributors&gt;&lt;titles&gt;&lt;title&gt;Using Apprenticeship and Product Based Learning to Improve Programming Outcomes in Introductory Computer Science Courses&lt;/title&gt;&lt;/titles&gt;&lt;dates&gt;&lt;year&gt;2024&lt;/year&gt;&lt;/dates&gt;&lt;label&gt;S30&lt;/label&gt;&lt;urls&gt;&lt;/urls&gt;&lt;/record&gt;&lt;/Cite&gt;&lt;/EndNote&gt;</w:instrText>
            </w:r>
            <w:r w:rsidRPr="008A2F74">
              <w:rPr>
                <w:color w:val="000000"/>
              </w:rPr>
              <w:fldChar w:fldCharType="separate"/>
            </w:r>
            <w:r w:rsidR="00AA544C" w:rsidRPr="008A2F74">
              <w:rPr>
                <w:noProof/>
                <w:color w:val="000000"/>
              </w:rPr>
              <w:t>[</w:t>
            </w:r>
            <w:hyperlink w:anchor="_ENREF_26" w:tooltip="Giovanni Gonzalez, 2024 #38" w:history="1">
              <w:r w:rsidR="00471467" w:rsidRPr="008A2F74">
                <w:rPr>
                  <w:noProof/>
                  <w:color w:val="000000"/>
                </w:rPr>
                <w:t>26</w:t>
              </w:r>
            </w:hyperlink>
            <w:r w:rsidR="00AA544C" w:rsidRPr="008A2F74">
              <w:rPr>
                <w:noProof/>
                <w:color w:val="000000"/>
              </w:rPr>
              <w:t>]</w:t>
            </w:r>
            <w:r w:rsidRPr="008A2F74">
              <w:rPr>
                <w:color w:val="000000"/>
              </w:rPr>
              <w:fldChar w:fldCharType="end"/>
            </w:r>
          </w:p>
        </w:tc>
        <w:tc>
          <w:tcPr>
            <w:tcW w:w="1457" w:type="dxa"/>
            <w:shd w:val="clear" w:color="auto" w:fill="auto"/>
            <w:vAlign w:val="center"/>
          </w:tcPr>
          <w:p w14:paraId="0BFE78D2" w14:textId="61ADA174" w:rsidR="004A5530" w:rsidRPr="008A2F74" w:rsidRDefault="004A5530" w:rsidP="00317168">
            <w:pPr>
              <w:pStyle w:val="TableText"/>
              <w:framePr w:wrap="around"/>
              <w:cnfStyle w:val="000000100000" w:firstRow="0" w:lastRow="0" w:firstColumn="0" w:lastColumn="0" w:oddVBand="0" w:evenVBand="0" w:oddHBand="1" w:evenHBand="0" w:firstRowFirstColumn="0" w:firstRowLastColumn="0" w:lastRowFirstColumn="0" w:lastRowLastColumn="0"/>
              <w:rPr>
                <w:color w:val="000000"/>
              </w:rPr>
            </w:pPr>
            <w:r w:rsidRPr="008A2F74">
              <w:rPr>
                <w:color w:val="000000"/>
              </w:rPr>
              <w:t>Student</w:t>
            </w:r>
          </w:p>
        </w:tc>
        <w:tc>
          <w:tcPr>
            <w:tcW w:w="1308" w:type="dxa"/>
            <w:shd w:val="clear" w:color="auto" w:fill="auto"/>
            <w:vAlign w:val="center"/>
          </w:tcPr>
          <w:p w14:paraId="792A0A5E" w14:textId="7714BDAE" w:rsidR="004A5530" w:rsidRPr="008A2F74" w:rsidRDefault="004A5530" w:rsidP="00317168">
            <w:pPr>
              <w:pStyle w:val="TableText"/>
              <w:framePr w:wrap="around"/>
              <w:jc w:val="center"/>
              <w:cnfStyle w:val="000000100000" w:firstRow="0" w:lastRow="0" w:firstColumn="0" w:lastColumn="0" w:oddVBand="0" w:evenVBand="0" w:oddHBand="1" w:evenHBand="0" w:firstRowFirstColumn="0" w:firstRowLastColumn="0" w:lastRowFirstColumn="0" w:lastRowLastColumn="0"/>
              <w:rPr>
                <w:color w:val="000000"/>
              </w:rPr>
            </w:pPr>
            <w:r w:rsidRPr="008A2F74">
              <w:t>1</w:t>
            </w:r>
          </w:p>
        </w:tc>
      </w:tr>
    </w:tbl>
    <w:p w14:paraId="4FBEAFE7" w14:textId="77777777" w:rsidR="00A37064" w:rsidRPr="008A2F74" w:rsidRDefault="00A37064" w:rsidP="00E412A5">
      <w:pPr>
        <w:pStyle w:val="TableCaption"/>
      </w:pPr>
    </w:p>
    <w:p w14:paraId="6DA038D9" w14:textId="4D7B587E" w:rsidR="004A5530" w:rsidRPr="008A2F74" w:rsidRDefault="00D63765" w:rsidP="00D577FF">
      <w:pPr>
        <w:spacing w:line="276" w:lineRule="auto"/>
        <w:jc w:val="both"/>
        <w:rPr>
          <w:rFonts w:cs="Times New Roman"/>
          <w:lang w:eastAsia="zh-CN"/>
        </w:rPr>
      </w:pPr>
      <w:r w:rsidRPr="008A2F74">
        <w:rPr>
          <w:rFonts w:cs="Times New Roman"/>
          <w:lang w:eastAsia="zh-CN"/>
        </w:rPr>
        <w:t xml:space="preserve">Abstractness </w:t>
      </w:r>
      <w:r w:rsidR="00903E2B" w:rsidRPr="008A2F74">
        <w:rPr>
          <w:rFonts w:cs="Times New Roman"/>
          <w:lang w:eastAsia="zh-CN"/>
        </w:rPr>
        <w:t>and</w:t>
      </w:r>
      <w:r w:rsidRPr="008A2F74">
        <w:rPr>
          <w:rFonts w:cs="Times New Roman"/>
          <w:lang w:eastAsia="zh-CN"/>
        </w:rPr>
        <w:t xml:space="preserve"> </w:t>
      </w:r>
      <w:r w:rsidR="00903E2B" w:rsidRPr="008A2F74">
        <w:rPr>
          <w:rFonts w:cs="Times New Roman"/>
          <w:lang w:eastAsia="zh-CN"/>
        </w:rPr>
        <w:t>c</w:t>
      </w:r>
      <w:r w:rsidRPr="008A2F74">
        <w:rPr>
          <w:rFonts w:cs="Times New Roman"/>
          <w:lang w:eastAsia="zh-CN"/>
        </w:rPr>
        <w:t xml:space="preserve">onceptual </w:t>
      </w:r>
      <w:r w:rsidR="00903E2B" w:rsidRPr="008A2F74">
        <w:rPr>
          <w:rFonts w:cs="Times New Roman"/>
          <w:lang w:eastAsia="zh-CN"/>
        </w:rPr>
        <w:t>d</w:t>
      </w:r>
      <w:r w:rsidRPr="008A2F74">
        <w:rPr>
          <w:rFonts w:cs="Times New Roman"/>
          <w:lang w:eastAsia="zh-CN"/>
        </w:rPr>
        <w:t xml:space="preserve">ifficulty </w:t>
      </w:r>
      <w:r w:rsidR="00064A1E" w:rsidRPr="008A2F74">
        <w:rPr>
          <w:rFonts w:cs="Times New Roman"/>
          <w:lang w:eastAsia="zh-CN"/>
        </w:rPr>
        <w:t xml:space="preserve">in </w:t>
      </w:r>
      <w:r w:rsidR="00742A88" w:rsidRPr="008A2F74">
        <w:rPr>
          <w:rFonts w:cs="Times New Roman"/>
          <w:lang w:eastAsia="zh-CN"/>
        </w:rPr>
        <w:t>understanding software architecture</w:t>
      </w:r>
      <w:r w:rsidR="003E4273" w:rsidRPr="008A2F74">
        <w:rPr>
          <w:rFonts w:cs="Times New Roman"/>
          <w:lang w:eastAsia="zh-CN"/>
        </w:rPr>
        <w:t xml:space="preserve"> </w:t>
      </w:r>
      <w:r w:rsidR="00903E2B" w:rsidRPr="008A2F74">
        <w:rPr>
          <w:rFonts w:cs="Times New Roman"/>
          <w:lang w:eastAsia="zh-CN"/>
        </w:rPr>
        <w:t>are</w:t>
      </w:r>
      <w:r w:rsidR="000269E0" w:rsidRPr="008A2F74">
        <w:rPr>
          <w:rFonts w:cs="Times New Roman"/>
          <w:lang w:eastAsia="zh-CN"/>
        </w:rPr>
        <w:t xml:space="preserve"> </w:t>
      </w:r>
      <w:r w:rsidR="00077808" w:rsidRPr="008A2F74">
        <w:rPr>
          <w:rFonts w:cs="Times New Roman"/>
          <w:lang w:eastAsia="zh-CN"/>
        </w:rPr>
        <w:t>the most</w:t>
      </w:r>
      <w:r w:rsidR="00F56282" w:rsidRPr="008A2F74">
        <w:rPr>
          <w:rFonts w:cs="Times New Roman"/>
          <w:lang w:eastAsia="zh-CN"/>
        </w:rPr>
        <w:t xml:space="preserve"> frequently cited challeng</w:t>
      </w:r>
      <w:r w:rsidR="00781FBD" w:rsidRPr="008A2F74">
        <w:rPr>
          <w:rFonts w:cs="Times New Roman"/>
          <w:lang w:eastAsia="zh-CN"/>
        </w:rPr>
        <w:t>e</w:t>
      </w:r>
      <w:r w:rsidR="00903E2B" w:rsidRPr="008A2F74">
        <w:rPr>
          <w:rFonts w:cs="Times New Roman"/>
          <w:lang w:eastAsia="zh-CN"/>
        </w:rPr>
        <w:t>s</w:t>
      </w:r>
      <w:r w:rsidR="00087E59" w:rsidRPr="008A2F74">
        <w:rPr>
          <w:rFonts w:cs="Times New Roman"/>
          <w:lang w:eastAsia="zh-CN"/>
        </w:rPr>
        <w:t xml:space="preserve"> (n=</w:t>
      </w:r>
      <w:r w:rsidR="00F56282" w:rsidRPr="008A2F74">
        <w:rPr>
          <w:rFonts w:cs="Times New Roman"/>
          <w:lang w:eastAsia="zh-CN"/>
        </w:rPr>
        <w:t>24</w:t>
      </w:r>
      <w:r w:rsidR="00087E59" w:rsidRPr="008A2F74">
        <w:rPr>
          <w:rFonts w:cs="Times New Roman"/>
          <w:lang w:eastAsia="zh-CN"/>
        </w:rPr>
        <w:t>)</w:t>
      </w:r>
      <w:r w:rsidR="00077808" w:rsidRPr="008A2F74">
        <w:rPr>
          <w:rFonts w:cs="Times New Roman"/>
          <w:lang w:eastAsia="zh-CN"/>
        </w:rPr>
        <w:t xml:space="preserve">. </w:t>
      </w:r>
      <w:r w:rsidR="00731362" w:rsidRPr="008A2F74">
        <w:rPr>
          <w:rFonts w:cs="Times New Roman"/>
          <w:lang w:eastAsia="zh-CN"/>
        </w:rPr>
        <w:t xml:space="preserve">This </w:t>
      </w:r>
      <w:r w:rsidR="00D8307A" w:rsidRPr="008A2F74">
        <w:rPr>
          <w:rFonts w:cs="Times New Roman"/>
          <w:lang w:eastAsia="zh-CN"/>
        </w:rPr>
        <w:t>cha</w:t>
      </w:r>
      <w:r w:rsidR="00CC1098" w:rsidRPr="008A2F74">
        <w:rPr>
          <w:rFonts w:cs="Times New Roman"/>
          <w:lang w:eastAsia="zh-CN"/>
        </w:rPr>
        <w:t>llenge</w:t>
      </w:r>
      <w:r w:rsidR="00C86AF8" w:rsidRPr="008A2F74">
        <w:rPr>
          <w:rFonts w:cs="Times New Roman"/>
          <w:lang w:eastAsia="zh-CN"/>
        </w:rPr>
        <w:t xml:space="preserve"> </w:t>
      </w:r>
      <w:r w:rsidR="001D61A4" w:rsidRPr="008A2F74">
        <w:rPr>
          <w:rFonts w:cs="Times New Roman"/>
          <w:lang w:eastAsia="zh-CN"/>
        </w:rPr>
        <w:t>arises</w:t>
      </w:r>
      <w:r w:rsidR="00FC5721" w:rsidRPr="008A2F74">
        <w:rPr>
          <w:rFonts w:cs="Times New Roman"/>
          <w:lang w:eastAsia="zh-CN"/>
        </w:rPr>
        <w:t xml:space="preserve"> from the </w:t>
      </w:r>
      <w:r w:rsidR="00903E2B" w:rsidRPr="008A2F74">
        <w:rPr>
          <w:rFonts w:cs="Times New Roman"/>
          <w:lang w:eastAsia="zh-CN"/>
        </w:rPr>
        <w:t xml:space="preserve">subject’s </w:t>
      </w:r>
      <w:r w:rsidR="006B67B8" w:rsidRPr="008A2F74">
        <w:rPr>
          <w:rFonts w:cs="Times New Roman"/>
          <w:lang w:eastAsia="zh-CN"/>
        </w:rPr>
        <w:t>inherent nature</w:t>
      </w:r>
      <w:r w:rsidR="00903E2B" w:rsidRPr="008A2F74">
        <w:rPr>
          <w:rFonts w:cs="Times New Roman"/>
          <w:lang w:eastAsia="zh-CN"/>
        </w:rPr>
        <w:t>,</w:t>
      </w:r>
      <w:r w:rsidR="006B67B8" w:rsidRPr="008A2F74">
        <w:rPr>
          <w:rFonts w:cs="Times New Roman"/>
          <w:lang w:eastAsia="zh-CN"/>
        </w:rPr>
        <w:t xml:space="preserve"> where </w:t>
      </w:r>
      <w:r w:rsidR="00EB4431" w:rsidRPr="008A2F74">
        <w:rPr>
          <w:rFonts w:cs="Times New Roman"/>
          <w:lang w:eastAsia="zh-CN"/>
        </w:rPr>
        <w:t xml:space="preserve">students are expected to </w:t>
      </w:r>
      <w:r w:rsidR="00D7770A" w:rsidRPr="008A2F74">
        <w:rPr>
          <w:rFonts w:cs="Times New Roman"/>
          <w:lang w:eastAsia="zh-CN"/>
        </w:rPr>
        <w:t>understand and</w:t>
      </w:r>
      <w:r w:rsidR="00961561" w:rsidRPr="008A2F74">
        <w:rPr>
          <w:rFonts w:cs="Times New Roman"/>
          <w:lang w:eastAsia="zh-CN"/>
        </w:rPr>
        <w:t xml:space="preserve"> apply high</w:t>
      </w:r>
      <w:r w:rsidR="00AF30D5" w:rsidRPr="008A2F74">
        <w:rPr>
          <w:rFonts w:cs="Times New Roman"/>
          <w:lang w:eastAsia="zh-CN"/>
        </w:rPr>
        <w:t>-level architecture concepts, inclu</w:t>
      </w:r>
      <w:r w:rsidR="005E03A7" w:rsidRPr="008A2F74">
        <w:rPr>
          <w:rFonts w:cs="Times New Roman"/>
          <w:lang w:eastAsia="zh-CN"/>
        </w:rPr>
        <w:t xml:space="preserve">ding architectural patterns, quality attributes, </w:t>
      </w:r>
      <w:r w:rsidR="004A2BE8" w:rsidRPr="008A2F74">
        <w:rPr>
          <w:rFonts w:cs="Times New Roman"/>
          <w:lang w:eastAsia="zh-CN"/>
        </w:rPr>
        <w:t>trade-offs</w:t>
      </w:r>
      <w:r w:rsidR="00903E2B" w:rsidRPr="008A2F74">
        <w:rPr>
          <w:rFonts w:cs="Times New Roman"/>
          <w:lang w:eastAsia="zh-CN"/>
        </w:rPr>
        <w:t>,</w:t>
      </w:r>
      <w:r w:rsidR="004A2BE8" w:rsidRPr="008A2F74">
        <w:rPr>
          <w:rFonts w:cs="Times New Roman"/>
          <w:lang w:eastAsia="zh-CN"/>
        </w:rPr>
        <w:t xml:space="preserve"> and systematic principles</w:t>
      </w:r>
      <w:r w:rsidR="00BB5DB0" w:rsidRPr="008A2F74">
        <w:rPr>
          <w:rFonts w:cs="Times New Roman"/>
          <w:lang w:eastAsia="zh-CN"/>
        </w:rPr>
        <w:t xml:space="preserve"> </w:t>
      </w:r>
      <w:r w:rsidR="00BB5DB0" w:rsidRPr="008A2F74">
        <w:rPr>
          <w:rFonts w:cs="Times New Roman"/>
        </w:rPr>
        <w:fldChar w:fldCharType="begin"/>
      </w:r>
      <w:r w:rsidR="00471467">
        <w:rPr>
          <w:rFonts w:cs="Times New Roman"/>
        </w:rPr>
        <w:instrText xml:space="preserve"> ADDIN EN.CITE &lt;EndNote&gt;&lt;Cite&gt;&lt;Author&gt;Nasir&lt;/Author&gt;&lt;Year&gt;2022&lt;/Year&gt;&lt;RecNum&gt;76&lt;/RecNum&gt;&lt;DisplayText&gt;[94]&lt;/DisplayText&gt;&lt;record&gt;&lt;rec-number&gt;76&lt;/rec-number&gt;&lt;foreign-keys&gt;&lt;key app="EN" db-id="e9pxax9rpzaed9e0p5ipfrz6a2fderwaepaf" timestamp="1744516072"&gt;76&lt;/key&gt;&lt;/foreign-keys&gt;&lt;ref-type name="Journal Article"&gt;17&lt;/ref-type&gt;&lt;contributors&gt;&lt;authors&gt;&lt;author&gt;U. Nasir&lt;/author&gt;&lt;author&gt;M. Laiq&lt;/author&gt;&lt;/authors&gt;&lt;/contributors&gt;&lt;titles&gt;&lt;title&gt;Threshold Concepts and Skills in Software Architecture: Instructors’ Perspectives&lt;/title&gt;&lt;secondary-title&gt;2022 29th Asia-Pacific Software Engineering Conference (APSEC)&lt;/secondary-title&gt;&lt;/titles&gt;&lt;periodical&gt;&lt;full-title&gt;2022 29th Asia-Pacific Software Engineering Conference (APSEC)&lt;/full-title&gt;&lt;/periodical&gt;&lt;pages&gt;547-553&lt;/pages&gt;&lt;dates&gt;&lt;year&gt;2022&lt;/year&gt;&lt;/dates&gt;&lt;label&gt;S73&lt;/label&gt;&lt;urls&gt;&lt;/urls&gt;&lt;electronic-resource-num&gt;10.1109/APSEC57359.2022.00076&lt;/electronic-resource-num&gt;&lt;/record&gt;&lt;/Cite&gt;&lt;/EndNote&gt;</w:instrText>
      </w:r>
      <w:r w:rsidR="00BB5DB0" w:rsidRPr="008A2F74">
        <w:rPr>
          <w:rFonts w:cs="Times New Roman"/>
        </w:rPr>
        <w:fldChar w:fldCharType="separate"/>
      </w:r>
      <w:r w:rsidR="00471467">
        <w:rPr>
          <w:rFonts w:cs="Times New Roman"/>
          <w:noProof/>
        </w:rPr>
        <w:t>[</w:t>
      </w:r>
      <w:hyperlink w:anchor="_ENREF_94" w:tooltip="Nasir, 2022 #76" w:history="1">
        <w:r w:rsidR="00471467">
          <w:rPr>
            <w:rFonts w:cs="Times New Roman"/>
            <w:noProof/>
          </w:rPr>
          <w:t>94</w:t>
        </w:r>
      </w:hyperlink>
      <w:r w:rsidR="00471467">
        <w:rPr>
          <w:rFonts w:cs="Times New Roman"/>
          <w:noProof/>
        </w:rPr>
        <w:t>]</w:t>
      </w:r>
      <w:r w:rsidR="00BB5DB0" w:rsidRPr="008A2F74">
        <w:rPr>
          <w:rFonts w:cs="Times New Roman"/>
        </w:rPr>
        <w:fldChar w:fldCharType="end"/>
      </w:r>
      <w:r w:rsidR="00E92275">
        <w:rPr>
          <w:rFonts w:cs="Times New Roman"/>
        </w:rPr>
        <w:t>.</w:t>
      </w:r>
    </w:p>
    <w:p w14:paraId="30D2C26D" w14:textId="74E7B592" w:rsidR="00A47E86" w:rsidRPr="008A2F74" w:rsidRDefault="00455032" w:rsidP="00D577FF">
      <w:pPr>
        <w:spacing w:line="276" w:lineRule="auto"/>
        <w:jc w:val="both"/>
        <w:rPr>
          <w:rFonts w:cs="Times New Roman"/>
        </w:rPr>
      </w:pPr>
      <w:r w:rsidRPr="008A2F74">
        <w:rPr>
          <w:rFonts w:cs="Times New Roman"/>
        </w:rPr>
        <w:t xml:space="preserve">Some studies define software architecture as a “wicked problem” </w:t>
      </w:r>
      <w:r w:rsidR="00875C51" w:rsidRPr="008A2F74">
        <w:rPr>
          <w:rFonts w:cs="Times New Roman"/>
        </w:rPr>
        <w:t>due to its open-ended nature</w:t>
      </w:r>
      <w:r w:rsidR="00012ADB" w:rsidRPr="008A2F74">
        <w:rPr>
          <w:rFonts w:cs="Times New Roman"/>
        </w:rPr>
        <w:t xml:space="preserve">, indicating </w:t>
      </w:r>
      <w:r w:rsidR="005B3F18" w:rsidRPr="008A2F74">
        <w:rPr>
          <w:rFonts w:cs="Times New Roman"/>
        </w:rPr>
        <w:t>no</w:t>
      </w:r>
      <w:r w:rsidR="003970C2" w:rsidRPr="008A2F74">
        <w:rPr>
          <w:rFonts w:cs="Times New Roman"/>
        </w:rPr>
        <w:t xml:space="preserve"> absolute right or wrong </w:t>
      </w:r>
      <w:r w:rsidR="005B3F18" w:rsidRPr="008A2F74">
        <w:rPr>
          <w:rFonts w:cs="Times New Roman"/>
        </w:rPr>
        <w:t>solution</w:t>
      </w:r>
      <w:r w:rsidR="003970C2" w:rsidRPr="008A2F74">
        <w:rPr>
          <w:rFonts w:cs="Times New Roman"/>
        </w:rPr>
        <w:t xml:space="preserve"> in designing software architecture</w:t>
      </w:r>
      <w:r w:rsidR="00E92275">
        <w:rPr>
          <w:rFonts w:cs="Times New Roman"/>
        </w:rPr>
        <w:t>. Still,</w:t>
      </w:r>
      <w:r w:rsidR="005B3F18" w:rsidRPr="008A2F74">
        <w:rPr>
          <w:rFonts w:cs="Times New Roman"/>
        </w:rPr>
        <w:t xml:space="preserve"> </w:t>
      </w:r>
      <w:r w:rsidR="00E92275">
        <w:rPr>
          <w:rFonts w:cs="Times New Roman"/>
        </w:rPr>
        <w:t>architects must</w:t>
      </w:r>
      <w:r w:rsidR="00613201" w:rsidRPr="008A2F74">
        <w:rPr>
          <w:rFonts w:cs="Times New Roman"/>
        </w:rPr>
        <w:t xml:space="preserve"> </w:t>
      </w:r>
      <w:r w:rsidR="00D949FC" w:rsidRPr="008A2F74">
        <w:rPr>
          <w:rFonts w:cs="Times New Roman"/>
        </w:rPr>
        <w:t xml:space="preserve">apply </w:t>
      </w:r>
      <w:r w:rsidR="009C5F34" w:rsidRPr="008A2F74">
        <w:rPr>
          <w:rFonts w:cs="Times New Roman"/>
        </w:rPr>
        <w:t>critical thinking, negotiation</w:t>
      </w:r>
      <w:r w:rsidR="005C7375" w:rsidRPr="008A2F74">
        <w:rPr>
          <w:rFonts w:cs="Times New Roman"/>
        </w:rPr>
        <w:t xml:space="preserve"> and decision justification to </w:t>
      </w:r>
      <w:r w:rsidR="00BF2D10" w:rsidRPr="008A2F74">
        <w:rPr>
          <w:rFonts w:cs="Times New Roman"/>
        </w:rPr>
        <w:t>weigh trade-offs</w:t>
      </w:r>
      <w:r w:rsidR="00D57C44" w:rsidRPr="008A2F74">
        <w:rPr>
          <w:rFonts w:cs="Times New Roman"/>
        </w:rPr>
        <w:t xml:space="preserve"> and find the most suitable solutions</w:t>
      </w:r>
      <w:r w:rsidR="00011DE3" w:rsidRPr="008A2F74">
        <w:rPr>
          <w:rFonts w:cs="Times New Roman"/>
        </w:rPr>
        <w:t xml:space="preserve"> </w:t>
      </w:r>
      <w:r w:rsidR="003B619C" w:rsidRPr="008A2F74">
        <w:rPr>
          <w:rFonts w:cs="Times New Roman"/>
        </w:rPr>
        <w:fldChar w:fldCharType="begin">
          <w:fldData xml:space="preserve">PEVuZE5vdGU+PENpdGU+PEF1dGhvcj5HYWxzdGVyPC9BdXRob3I+PFllYXI+MjAxNjwvWWVhcj48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</w:fldData>
        </w:fldChar>
      </w:r>
      <w:r w:rsidR="00471467">
        <w:rPr>
          <w:rFonts w:cs="Times New Roman"/>
        </w:rPr>
        <w:instrText xml:space="preserve"> ADDIN EN.CITE </w:instrText>
      </w:r>
      <w:r w:rsidR="00471467">
        <w:rPr>
          <w:rFonts w:cs="Times New Roman"/>
        </w:rPr>
        <w:fldChar w:fldCharType="begin">
          <w:fldData xml:space="preserve">PEVuZE5vdGU+PENpdGU+PEF1dGhvcj5HYWxzdGVyPC9BdXRob3I+PFllYXI+MjAxNjwvWWVhcj48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3B619C" w:rsidRPr="008A2F74">
        <w:rPr>
          <w:rFonts w:cs="Times New Roman"/>
        </w:rPr>
      </w:r>
      <w:r w:rsidR="003B619C" w:rsidRPr="008A2F74">
        <w:rPr>
          <w:rFonts w:cs="Times New Roman"/>
        </w:rPr>
        <w:fldChar w:fldCharType="separate"/>
      </w:r>
      <w:r w:rsidR="00471467">
        <w:rPr>
          <w:rFonts w:cs="Times New Roman"/>
          <w:noProof/>
        </w:rPr>
        <w:t>[</w:t>
      </w:r>
      <w:hyperlink w:anchor="_ENREF_2" w:tooltip="Galster, 2016 #53" w:history="1">
        <w:r w:rsidR="00471467">
          <w:rPr>
            <w:rFonts w:cs="Times New Roman"/>
            <w:noProof/>
          </w:rPr>
          <w:t>2</w:t>
        </w:r>
      </w:hyperlink>
      <w:r w:rsidR="00471467">
        <w:rPr>
          <w:rFonts w:cs="Times New Roman"/>
          <w:noProof/>
        </w:rPr>
        <w:t xml:space="preserve">, </w:t>
      </w:r>
      <w:hyperlink w:anchor="_ENREF_3" w:tooltip="Cervantes, 2016 #100" w:history="1">
        <w:r w:rsidR="00471467">
          <w:rPr>
            <w:rFonts w:cs="Times New Roman"/>
            <w:noProof/>
          </w:rPr>
          <w:t>3</w:t>
        </w:r>
      </w:hyperlink>
      <w:r w:rsidR="00471467">
        <w:rPr>
          <w:rFonts w:cs="Times New Roman"/>
          <w:noProof/>
        </w:rPr>
        <w:t xml:space="preserve">, </w:t>
      </w:r>
      <w:hyperlink w:anchor="_ENREF_94" w:tooltip="Nasir, 2022 #76" w:history="1">
        <w:r w:rsidR="00471467">
          <w:rPr>
            <w:rFonts w:cs="Times New Roman"/>
            <w:noProof/>
          </w:rPr>
          <w:t>94</w:t>
        </w:r>
      </w:hyperlink>
      <w:r w:rsidR="00471467">
        <w:rPr>
          <w:rFonts w:cs="Times New Roman"/>
          <w:noProof/>
        </w:rPr>
        <w:t>]</w:t>
      </w:r>
      <w:r w:rsidR="003B619C" w:rsidRPr="008A2F74">
        <w:rPr>
          <w:rFonts w:cs="Times New Roman"/>
        </w:rPr>
        <w:fldChar w:fldCharType="end"/>
      </w:r>
      <w:r w:rsidR="00D57C44" w:rsidRPr="008A2F74">
        <w:rPr>
          <w:rFonts w:cs="Times New Roman"/>
        </w:rPr>
        <w:t>.</w:t>
      </w:r>
      <w:r w:rsidR="00CE5874" w:rsidRPr="008A2F74">
        <w:rPr>
          <w:rFonts w:cs="Times New Roman"/>
        </w:rPr>
        <w:t xml:space="preserve"> </w:t>
      </w:r>
      <w:r w:rsidR="00321036" w:rsidRPr="008A2F74">
        <w:rPr>
          <w:rFonts w:cs="Times New Roman"/>
        </w:rPr>
        <w:t xml:space="preserve">In addition, </w:t>
      </w:r>
      <w:r w:rsidR="007F53DB" w:rsidRPr="008A2F74">
        <w:rPr>
          <w:rFonts w:cs="Times New Roman"/>
        </w:rPr>
        <w:t xml:space="preserve">it becomes more complex </w:t>
      </w:r>
      <w:r w:rsidR="00693F5A" w:rsidRPr="008A2F74">
        <w:rPr>
          <w:rFonts w:cs="Times New Roman"/>
        </w:rPr>
        <w:t xml:space="preserve">when </w:t>
      </w:r>
      <w:r w:rsidR="002E0D3B" w:rsidRPr="008A2F74">
        <w:rPr>
          <w:rFonts w:cs="Times New Roman"/>
        </w:rPr>
        <w:t xml:space="preserve">software architecture design </w:t>
      </w:r>
      <w:r w:rsidR="00041169" w:rsidRPr="008A2F74">
        <w:rPr>
          <w:rFonts w:cs="Times New Roman"/>
        </w:rPr>
        <w:t>transitions</w:t>
      </w:r>
      <w:r w:rsidR="00CA477B" w:rsidRPr="008A2F74">
        <w:rPr>
          <w:rFonts w:cs="Times New Roman"/>
        </w:rPr>
        <w:t xml:space="preserve"> from programming-level details to high-level architectural thinking</w:t>
      </w:r>
      <w:r w:rsidR="004C4CD2" w:rsidRPr="008A2F74">
        <w:rPr>
          <w:rFonts w:cs="Times New Roman"/>
        </w:rPr>
        <w:t xml:space="preserve">, resulting in </w:t>
      </w:r>
      <w:r w:rsidR="002528E2" w:rsidRPr="008A2F74">
        <w:rPr>
          <w:rFonts w:cs="Times New Roman"/>
        </w:rPr>
        <w:t>cognitive overload</w:t>
      </w:r>
      <w:r w:rsidR="00406053" w:rsidRPr="008A2F74">
        <w:rPr>
          <w:rFonts w:cs="Times New Roman"/>
        </w:rPr>
        <w:t xml:space="preserve"> for learners </w:t>
      </w:r>
      <w:r w:rsidR="00DB4392" w:rsidRPr="008A2F74">
        <w:rPr>
          <w:rFonts w:cs="Times New Roman"/>
        </w:rPr>
        <w:t xml:space="preserve">to </w:t>
      </w:r>
      <w:r w:rsidR="009139C8" w:rsidRPr="008A2F74">
        <w:rPr>
          <w:rFonts w:cs="Times New Roman"/>
        </w:rPr>
        <w:t xml:space="preserve">struggle to </w:t>
      </w:r>
      <w:r w:rsidR="00300320" w:rsidRPr="008A2F74">
        <w:rPr>
          <w:rFonts w:cs="Times New Roman"/>
        </w:rPr>
        <w:t>visualise the architecture</w:t>
      </w:r>
      <w:r w:rsidR="00197C06" w:rsidRPr="008A2F74">
        <w:rPr>
          <w:rFonts w:cs="Times New Roman"/>
        </w:rPr>
        <w:t xml:space="preserve"> </w:t>
      </w:r>
      <w:r w:rsidR="009A5E63" w:rsidRPr="008A2F74">
        <w:rPr>
          <w:rFonts w:cs="Times New Roman"/>
        </w:rPr>
        <w:t xml:space="preserve">and its influence on the overall system </w:t>
      </w:r>
      <w:r w:rsidR="00D8775C" w:rsidRPr="008A2F74">
        <w:rPr>
          <w:rFonts w:cs="Times New Roman"/>
        </w:rPr>
        <w:fldChar w:fldCharType="begin">
          <w:fldData xml:space="preserve">PEVuZE5vdGU+PENpdGU+PEF1dGhvcj5HYWxzdGVyPC9BdXRob3I+PFllYXI+MjAxNjwvWWVhcj48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</w:fldData>
        </w:fldChar>
      </w:r>
      <w:r w:rsidR="00471467">
        <w:rPr>
          <w:rFonts w:cs="Times New Roman"/>
        </w:rPr>
        <w:instrText xml:space="preserve"> ADDIN EN.CITE </w:instrText>
      </w:r>
      <w:r w:rsidR="00471467">
        <w:rPr>
          <w:rFonts w:cs="Times New Roman"/>
        </w:rPr>
        <w:fldChar w:fldCharType="begin">
          <w:fldData xml:space="preserve">PEVuZE5vdGU+PENpdGU+PEF1dGhvcj5HYWxzdGVyPC9BdXRob3I+PFllYXI+MjAxNjwvWWVhcj48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D8775C" w:rsidRPr="008A2F74">
        <w:rPr>
          <w:rFonts w:cs="Times New Roman"/>
        </w:rPr>
      </w:r>
      <w:r w:rsidR="00D8775C" w:rsidRPr="008A2F74">
        <w:rPr>
          <w:rFonts w:cs="Times New Roman"/>
        </w:rPr>
        <w:fldChar w:fldCharType="separate"/>
      </w:r>
      <w:r w:rsidR="00471467">
        <w:rPr>
          <w:rFonts w:cs="Times New Roman"/>
          <w:noProof/>
        </w:rPr>
        <w:t>[</w:t>
      </w:r>
      <w:hyperlink w:anchor="_ENREF_2" w:tooltip="Galster, 2016 #53" w:history="1">
        <w:r w:rsidR="00471467">
          <w:rPr>
            <w:rFonts w:cs="Times New Roman"/>
            <w:noProof/>
          </w:rPr>
          <w:t>2</w:t>
        </w:r>
      </w:hyperlink>
      <w:r w:rsidR="00471467">
        <w:rPr>
          <w:rFonts w:cs="Times New Roman"/>
          <w:noProof/>
        </w:rPr>
        <w:t xml:space="preserve">, </w:t>
      </w:r>
      <w:hyperlink w:anchor="_ENREF_47" w:tooltip="Cao, 2011 #101" w:history="1">
        <w:r w:rsidR="00471467">
          <w:rPr>
            <w:rFonts w:cs="Times New Roman"/>
            <w:noProof/>
          </w:rPr>
          <w:t>47</w:t>
        </w:r>
      </w:hyperlink>
      <w:r w:rsidR="00471467">
        <w:rPr>
          <w:rFonts w:cs="Times New Roman"/>
          <w:noProof/>
        </w:rPr>
        <w:t xml:space="preserve">, </w:t>
      </w:r>
      <w:hyperlink w:anchor="_ENREF_64" w:tooltip="Thomas, 2021 #41" w:history="1">
        <w:r w:rsidR="00471467">
          <w:rPr>
            <w:rFonts w:cs="Times New Roman"/>
            <w:noProof/>
          </w:rPr>
          <w:t>64</w:t>
        </w:r>
      </w:hyperlink>
      <w:r w:rsidR="00471467">
        <w:rPr>
          <w:rFonts w:cs="Times New Roman"/>
          <w:noProof/>
        </w:rPr>
        <w:t>]</w:t>
      </w:r>
      <w:r w:rsidR="00D8775C" w:rsidRPr="008A2F74">
        <w:rPr>
          <w:rFonts w:cs="Times New Roman"/>
        </w:rPr>
        <w:fldChar w:fldCharType="end"/>
      </w:r>
      <w:r w:rsidR="009A5E63" w:rsidRPr="008A2F74">
        <w:rPr>
          <w:rFonts w:cs="Times New Roman"/>
        </w:rPr>
        <w:t>.</w:t>
      </w:r>
      <w:r w:rsidR="00ED18F4" w:rsidRPr="008A2F74">
        <w:rPr>
          <w:rFonts w:cs="Times New Roman"/>
        </w:rPr>
        <w:t xml:space="preserve"> Furthermore</w:t>
      </w:r>
      <w:r w:rsidR="003B619C" w:rsidRPr="008A2F74">
        <w:rPr>
          <w:rFonts w:cs="Times New Roman"/>
        </w:rPr>
        <w:t xml:space="preserve">, </w:t>
      </w:r>
      <w:r w:rsidR="006A2FE5" w:rsidRPr="008A2F74">
        <w:rPr>
          <w:rFonts w:cs="Times New Roman"/>
        </w:rPr>
        <w:t>design thinking</w:t>
      </w:r>
      <w:r w:rsidR="001213F6" w:rsidRPr="008A2F74">
        <w:rPr>
          <w:rFonts w:cs="Times New Roman"/>
        </w:rPr>
        <w:t xml:space="preserve">, </w:t>
      </w:r>
      <w:r w:rsidR="00213353" w:rsidRPr="008A2F74">
        <w:rPr>
          <w:rFonts w:cs="Times New Roman"/>
        </w:rPr>
        <w:t xml:space="preserve">which is </w:t>
      </w:r>
      <w:r w:rsidR="00311C4B" w:rsidRPr="008A2F74">
        <w:rPr>
          <w:rFonts w:cs="Times New Roman"/>
        </w:rPr>
        <w:t>based on creative and user-</w:t>
      </w:r>
      <w:r w:rsidR="00454D81" w:rsidRPr="008A2F74">
        <w:rPr>
          <w:rFonts w:cs="Times New Roman"/>
        </w:rPr>
        <w:t>c</w:t>
      </w:r>
      <w:r w:rsidR="0099432B" w:rsidRPr="008A2F74">
        <w:rPr>
          <w:rFonts w:cs="Times New Roman"/>
        </w:rPr>
        <w:t>ent</w:t>
      </w:r>
      <w:r w:rsidR="00454D81" w:rsidRPr="008A2F74">
        <w:rPr>
          <w:rFonts w:cs="Times New Roman"/>
        </w:rPr>
        <w:t>red</w:t>
      </w:r>
      <w:r w:rsidR="00311C4B" w:rsidRPr="008A2F74">
        <w:rPr>
          <w:rFonts w:cs="Times New Roman"/>
        </w:rPr>
        <w:t xml:space="preserve"> approaches</w:t>
      </w:r>
      <w:r w:rsidR="001213F6" w:rsidRPr="008A2F74">
        <w:rPr>
          <w:rFonts w:cs="Times New Roman"/>
        </w:rPr>
        <w:t>,</w:t>
      </w:r>
      <w:r w:rsidR="006A2FE5" w:rsidRPr="008A2F74">
        <w:rPr>
          <w:rFonts w:cs="Times New Roman"/>
        </w:rPr>
        <w:t xml:space="preserve"> and system </w:t>
      </w:r>
      <w:r w:rsidR="006A2FE5" w:rsidRPr="008A2F74">
        <w:rPr>
          <w:rFonts w:cs="Times New Roman"/>
        </w:rPr>
        <w:lastRenderedPageBreak/>
        <w:t>thinking</w:t>
      </w:r>
      <w:r w:rsidR="001213F6" w:rsidRPr="008A2F74">
        <w:rPr>
          <w:rFonts w:cs="Times New Roman"/>
        </w:rPr>
        <w:t xml:space="preserve">, </w:t>
      </w:r>
      <w:r w:rsidR="00213353" w:rsidRPr="008A2F74">
        <w:rPr>
          <w:rFonts w:cs="Times New Roman"/>
        </w:rPr>
        <w:t xml:space="preserve">which ensures </w:t>
      </w:r>
      <w:r w:rsidR="005F3015" w:rsidRPr="008A2F74">
        <w:rPr>
          <w:rFonts w:cs="Times New Roman"/>
        </w:rPr>
        <w:t>designs work coherently in real-world systems</w:t>
      </w:r>
      <w:r w:rsidR="001213F6" w:rsidRPr="008A2F74">
        <w:rPr>
          <w:rFonts w:cs="Times New Roman"/>
        </w:rPr>
        <w:t>,</w:t>
      </w:r>
      <w:r w:rsidR="006A2FE5" w:rsidRPr="008A2F74">
        <w:rPr>
          <w:rFonts w:cs="Times New Roman"/>
        </w:rPr>
        <w:t xml:space="preserve"> are also key issues</w:t>
      </w:r>
      <w:r w:rsidR="00046B6E" w:rsidRPr="008A2F74">
        <w:rPr>
          <w:rFonts w:cs="Times New Roman"/>
        </w:rPr>
        <w:t xml:space="preserve"> usually discussed in our selected studies.</w:t>
      </w:r>
      <w:r w:rsidR="002D6F23" w:rsidRPr="008A2F74">
        <w:rPr>
          <w:rFonts w:cs="Times New Roman"/>
        </w:rPr>
        <w:t xml:space="preserve"> Despite its effectiveness in addressing</w:t>
      </w:r>
      <w:r w:rsidR="003D14CC" w:rsidRPr="008A2F74">
        <w:rPr>
          <w:rFonts w:cs="Times New Roman"/>
        </w:rPr>
        <w:t xml:space="preserve"> cognitive overload challenges, students cannot </w:t>
      </w:r>
      <w:r w:rsidR="00DD0F88" w:rsidRPr="008A2F74">
        <w:rPr>
          <w:rFonts w:cs="Times New Roman"/>
        </w:rPr>
        <w:t>fully understand and apply it appropriately due to its abstract nature</w:t>
      </w:r>
      <w:r w:rsidR="000A1652" w:rsidRPr="008A2F74">
        <w:rPr>
          <w:rFonts w:cs="Times New Roman"/>
        </w:rPr>
        <w:t xml:space="preserve"> </w:t>
      </w:r>
      <w:r w:rsidR="001F231C" w:rsidRPr="008A2F74">
        <w:rPr>
          <w:rFonts w:cs="Times New Roman"/>
        </w:rPr>
        <w:fldChar w:fldCharType="begin"/>
      </w:r>
      <w:r w:rsidR="00471467">
        <w:rPr>
          <w:rFonts w:cs="Times New Roman"/>
        </w:rPr>
        <w:instrText xml:space="preserve"> ADDIN EN.CITE &lt;EndNote&gt;&lt;Cite&gt;&lt;Author&gt;Thomas&lt;/Author&gt;&lt;Year&gt;2021&lt;/Year&gt;&lt;RecNum&gt;41&lt;/RecNum&gt;&lt;DisplayText&gt;[47, 64]&lt;/DisplayText&gt;&lt;record&gt;&lt;rec-number&gt;41&lt;/rec-number&gt;&lt;foreign-keys&gt;&lt;key app="EN" db-id="e9pxax9rpzaed9e0p5ipfrz6a2fderwaepaf" timestamp="1744516072"&gt;41&lt;/key&gt;&lt;/foreign-keys&gt;&lt;ref-type name="Journal Article"&gt;17&lt;/ref-type&gt;&lt;contributors&gt;&lt;authors&gt;&lt;author&gt;Thomas, Paul JoseKutty&lt;/author&gt;&lt;/authors&gt;&lt;/contributors&gt;&lt;titles&gt;&lt;title&gt;Characterizing Student Proficiency in Software Modeling in Terms of Functions, Structures, and Behaviors&lt;/title&gt;&lt;/titles&gt;&lt;dates&gt;&lt;year&gt;2021&lt;/year&gt;&lt;/dates&gt;&lt;label&gt;S33&lt;/label&gt;&lt;urls&gt;&lt;/urls&gt;&lt;electronic-resource-num&gt;https://doi.org/10.1145/3458039&lt;/electronic-resource-num&gt;&lt;/record&gt;&lt;/Cite&gt;&lt;Cite&gt;&lt;Author&gt;Cao&lt;/Author&gt;&lt;Year&gt;2011&lt;/Year&gt;&lt;RecNum&gt;101&lt;/RecNum&gt;&lt;record&gt;&lt;rec-number&gt;101&lt;/rec-number&gt;&lt;foreign-keys&gt;&lt;key app="EN" db-id="e9pxax9rpzaed9e0p5ipfrz6a2fderwaepaf" timestamp="1744516072"&gt;101&lt;/key&gt;&lt;/foreign-keys&gt;&lt;ref-type name="Journal Article"&gt;17&lt;/ref-type&gt;&lt;contributors&gt;&lt;authors&gt;&lt;author&gt;M. Cao&lt;/author&gt;&lt;author&gt;Z. Cao&lt;/author&gt;&lt;/authors&gt;&lt;/contributors&gt;&lt;titles&gt;&lt;title&gt;Teaching data structures and Software Architecture while constructing curriculum platform&lt;/title&gt;&lt;secondary-title&gt;2011 6th International Conference on Computer Science &amp;amp; Education (ICCSE)&lt;/secondary-title&gt;&lt;/titles&gt;&lt;periodical&gt;&lt;full-title&gt;2011 6th International Conference on Computer Science &amp;amp; Education (ICCSE)&lt;/full-title&gt;&lt;/periodical&gt;&lt;pages&gt;1433-1437&lt;/pages&gt;&lt;dates&gt;&lt;year&gt;2011&lt;/year&gt;&lt;/dates&gt;&lt;label&gt;S67&lt;/label&gt;&lt;urls&gt;&lt;/urls&gt;&lt;electronic-resource-num&gt;10.1109/ICCSE.2011.6028899&lt;/electronic-resource-num&gt;&lt;/record&gt;&lt;/Cite&gt;&lt;/EndNote&gt;</w:instrText>
      </w:r>
      <w:r w:rsidR="001F231C" w:rsidRPr="008A2F74">
        <w:rPr>
          <w:rFonts w:cs="Times New Roman"/>
        </w:rPr>
        <w:fldChar w:fldCharType="separate"/>
      </w:r>
      <w:r w:rsidR="00471467">
        <w:rPr>
          <w:rFonts w:cs="Times New Roman"/>
          <w:noProof/>
        </w:rPr>
        <w:t>[</w:t>
      </w:r>
      <w:hyperlink w:anchor="_ENREF_47" w:tooltip="Cao, 2011 #101" w:history="1">
        <w:r w:rsidR="00471467">
          <w:rPr>
            <w:rFonts w:cs="Times New Roman"/>
            <w:noProof/>
          </w:rPr>
          <w:t>47</w:t>
        </w:r>
      </w:hyperlink>
      <w:r w:rsidR="00471467">
        <w:rPr>
          <w:rFonts w:cs="Times New Roman"/>
          <w:noProof/>
        </w:rPr>
        <w:t xml:space="preserve">, </w:t>
      </w:r>
      <w:hyperlink w:anchor="_ENREF_64" w:tooltip="Thomas, 2021 #41" w:history="1">
        <w:r w:rsidR="00471467">
          <w:rPr>
            <w:rFonts w:cs="Times New Roman"/>
            <w:noProof/>
          </w:rPr>
          <w:t>64</w:t>
        </w:r>
      </w:hyperlink>
      <w:r w:rsidR="00471467">
        <w:rPr>
          <w:rFonts w:cs="Times New Roman"/>
          <w:noProof/>
        </w:rPr>
        <w:t>]</w:t>
      </w:r>
      <w:r w:rsidR="001F231C" w:rsidRPr="008A2F74">
        <w:rPr>
          <w:rFonts w:cs="Times New Roman"/>
        </w:rPr>
        <w:fldChar w:fldCharType="end"/>
      </w:r>
      <w:r w:rsidR="00EA038C" w:rsidRPr="008A2F74">
        <w:rPr>
          <w:rFonts w:cs="Times New Roman"/>
        </w:rPr>
        <w:t>.</w:t>
      </w:r>
      <w:r w:rsidR="00B36BCD" w:rsidRPr="008A2F74">
        <w:rPr>
          <w:rFonts w:cs="Times New Roman"/>
        </w:rPr>
        <w:t xml:space="preserve"> </w:t>
      </w:r>
      <w:r w:rsidR="00EA038C" w:rsidRPr="008A2F74">
        <w:rPr>
          <w:rFonts w:cs="Times New Roman"/>
        </w:rPr>
        <w:t xml:space="preserve"> </w:t>
      </w:r>
    </w:p>
    <w:p w14:paraId="3DFD0D34" w14:textId="0861866C" w:rsidR="006B5883" w:rsidRPr="008A2F74" w:rsidRDefault="00E639DC" w:rsidP="00D577FF">
      <w:pPr>
        <w:spacing w:line="276" w:lineRule="auto"/>
        <w:jc w:val="both"/>
        <w:rPr>
          <w:rFonts w:cs="Times New Roman"/>
          <w:lang w:eastAsia="zh-CN"/>
        </w:rPr>
      </w:pPr>
      <w:r w:rsidRPr="008A2F74">
        <w:rPr>
          <w:rFonts w:cs="Times New Roman"/>
        </w:rPr>
        <w:t xml:space="preserve">Relating to the above challenge of </w:t>
      </w:r>
      <w:r w:rsidR="00EA4405" w:rsidRPr="008A2F74">
        <w:rPr>
          <w:rFonts w:cs="Times New Roman"/>
        </w:rPr>
        <w:t xml:space="preserve">the </w:t>
      </w:r>
      <w:r w:rsidRPr="008A2F74">
        <w:rPr>
          <w:rFonts w:cs="Times New Roman"/>
        </w:rPr>
        <w:t xml:space="preserve">subject’s intricacy at </w:t>
      </w:r>
      <w:r w:rsidR="00EA4405" w:rsidRPr="008A2F74">
        <w:rPr>
          <w:rFonts w:cs="Times New Roman"/>
        </w:rPr>
        <w:t xml:space="preserve">a </w:t>
      </w:r>
      <w:r w:rsidRPr="008A2F74">
        <w:rPr>
          <w:rFonts w:cs="Times New Roman"/>
        </w:rPr>
        <w:t>higher level, t</w:t>
      </w:r>
      <w:r w:rsidR="00C84A19" w:rsidRPr="008A2F74">
        <w:rPr>
          <w:rFonts w:cs="Times New Roman"/>
        </w:rPr>
        <w:t>he second most discussed challenge (n=17) is t</w:t>
      </w:r>
      <w:r w:rsidR="001372A3" w:rsidRPr="008A2F74">
        <w:rPr>
          <w:rFonts w:cs="Times New Roman"/>
        </w:rPr>
        <w:t xml:space="preserve">ime and </w:t>
      </w:r>
      <w:r w:rsidR="00E9656C" w:rsidRPr="008A2F74">
        <w:rPr>
          <w:rFonts w:cs="Times New Roman"/>
        </w:rPr>
        <w:t>w</w:t>
      </w:r>
      <w:r w:rsidR="001372A3" w:rsidRPr="008A2F74">
        <w:rPr>
          <w:rFonts w:cs="Times New Roman"/>
        </w:rPr>
        <w:t xml:space="preserve">orkload </w:t>
      </w:r>
      <w:r w:rsidR="00E9656C" w:rsidRPr="008A2F74">
        <w:rPr>
          <w:rFonts w:cs="Times New Roman"/>
        </w:rPr>
        <w:t>c</w:t>
      </w:r>
      <w:r w:rsidR="001372A3" w:rsidRPr="008A2F74">
        <w:rPr>
          <w:rFonts w:cs="Times New Roman"/>
        </w:rPr>
        <w:t>onstraints</w:t>
      </w:r>
      <w:r w:rsidR="00C634CF" w:rsidRPr="008A2F74">
        <w:rPr>
          <w:rFonts w:cs="Times New Roman"/>
        </w:rPr>
        <w:t xml:space="preserve"> to finish </w:t>
      </w:r>
      <w:r w:rsidR="002F6337" w:rsidRPr="008A2F74">
        <w:rPr>
          <w:rFonts w:cs="Times New Roman"/>
        </w:rPr>
        <w:t xml:space="preserve">the </w:t>
      </w:r>
      <w:r w:rsidR="00C634CF" w:rsidRPr="008A2F74">
        <w:rPr>
          <w:rFonts w:cs="Times New Roman"/>
        </w:rPr>
        <w:t>architectural project</w:t>
      </w:r>
      <w:r w:rsidR="00C84A19" w:rsidRPr="008A2F74">
        <w:rPr>
          <w:rFonts w:cs="Times New Roman"/>
        </w:rPr>
        <w:t>.</w:t>
      </w:r>
      <w:r w:rsidR="006A0427" w:rsidRPr="008A2F74">
        <w:rPr>
          <w:rFonts w:cs="Times New Roman"/>
        </w:rPr>
        <w:t xml:space="preserve"> </w:t>
      </w:r>
      <w:r w:rsidR="00C84A19" w:rsidRPr="008A2F74">
        <w:rPr>
          <w:rFonts w:cs="Times New Roman"/>
        </w:rPr>
        <w:t>This challenge refers to</w:t>
      </w:r>
      <w:r w:rsidR="00935923" w:rsidRPr="008A2F74">
        <w:rPr>
          <w:rFonts w:cs="Times New Roman"/>
        </w:rPr>
        <w:t xml:space="preserve"> </w:t>
      </w:r>
      <w:r w:rsidR="00B97DC0" w:rsidRPr="008A2F74">
        <w:rPr>
          <w:rFonts w:cs="Times New Roman"/>
        </w:rPr>
        <w:t>tight academic schedules, heavy workloads, and limited time to complete complex projects</w:t>
      </w:r>
      <w:r w:rsidR="00C84A19" w:rsidRPr="008A2F74">
        <w:rPr>
          <w:rFonts w:cs="Times New Roman"/>
        </w:rPr>
        <w:t>, which</w:t>
      </w:r>
      <w:r w:rsidR="009526C1" w:rsidRPr="008A2F74">
        <w:rPr>
          <w:rFonts w:cs="Times New Roman"/>
        </w:rPr>
        <w:t xml:space="preserve"> </w:t>
      </w:r>
      <w:r w:rsidR="00BD745D" w:rsidRPr="008A2F74">
        <w:rPr>
          <w:rFonts w:cs="Times New Roman"/>
        </w:rPr>
        <w:t>usually require students to</w:t>
      </w:r>
      <w:r w:rsidR="005C1EB3" w:rsidRPr="008A2F74">
        <w:rPr>
          <w:rFonts w:cs="Times New Roman"/>
        </w:rPr>
        <w:t xml:space="preserve"> finish multiple </w:t>
      </w:r>
      <w:r w:rsidR="005741EA" w:rsidRPr="008A2F74">
        <w:rPr>
          <w:rFonts w:cs="Times New Roman"/>
        </w:rPr>
        <w:t xml:space="preserve">tasks, including </w:t>
      </w:r>
      <w:r w:rsidR="00035E19" w:rsidRPr="008A2F74">
        <w:rPr>
          <w:rFonts w:cs="Times New Roman"/>
        </w:rPr>
        <w:t>judgment</w:t>
      </w:r>
      <w:r w:rsidR="005741EA" w:rsidRPr="008A2F74">
        <w:rPr>
          <w:rFonts w:cs="Times New Roman"/>
        </w:rPr>
        <w:t xml:space="preserve"> on </w:t>
      </w:r>
      <w:r w:rsidR="005741EA" w:rsidRPr="008A2F74">
        <w:rPr>
          <w:rFonts w:cs="Times New Roman"/>
          <w:lang w:eastAsia="zh-CN"/>
        </w:rPr>
        <w:t>trade-offs, documentation, modelling tools, and decision rationale.</w:t>
      </w:r>
      <w:r w:rsidR="00587550" w:rsidRPr="008A2F74">
        <w:rPr>
          <w:rFonts w:cs="Times New Roman"/>
          <w:lang w:eastAsia="zh-CN"/>
        </w:rPr>
        <w:t xml:space="preserve"> </w:t>
      </w:r>
    </w:p>
    <w:p w14:paraId="4A8D4D4E" w14:textId="5368921A" w:rsidR="006B5883" w:rsidRPr="008A2F74" w:rsidRDefault="00BA02D8" w:rsidP="00D577FF">
      <w:pPr>
        <w:spacing w:line="276" w:lineRule="auto"/>
        <w:jc w:val="both"/>
        <w:rPr>
          <w:rFonts w:cs="Times New Roman"/>
          <w:lang w:eastAsia="zh-CN"/>
        </w:rPr>
      </w:pPr>
      <w:r w:rsidRPr="008A2F74">
        <w:rPr>
          <w:rFonts w:cs="Times New Roman"/>
          <w:lang w:eastAsia="zh-CN"/>
        </w:rPr>
        <w:t xml:space="preserve">Many studies report </w:t>
      </w:r>
      <w:r w:rsidR="00DE46C1" w:rsidRPr="008A2F74">
        <w:rPr>
          <w:rFonts w:cs="Times New Roman"/>
          <w:lang w:eastAsia="zh-CN"/>
        </w:rPr>
        <w:t>difficulties</w:t>
      </w:r>
      <w:r w:rsidRPr="008A2F74">
        <w:rPr>
          <w:rFonts w:cs="Times New Roman"/>
          <w:lang w:eastAsia="zh-CN"/>
        </w:rPr>
        <w:t xml:space="preserve"> </w:t>
      </w:r>
      <w:r w:rsidR="00F12338" w:rsidRPr="008A2F74">
        <w:rPr>
          <w:rFonts w:cs="Times New Roman"/>
          <w:lang w:eastAsia="zh-CN"/>
        </w:rPr>
        <w:t>managing the heavy workload associated with architecture projects</w:t>
      </w:r>
      <w:r w:rsidR="00534B81" w:rsidRPr="008A2F74">
        <w:rPr>
          <w:rFonts w:cs="Times New Roman"/>
          <w:lang w:eastAsia="zh-CN"/>
        </w:rPr>
        <w:t>, especially</w:t>
      </w:r>
      <w:r w:rsidR="00693900" w:rsidRPr="008A2F74">
        <w:rPr>
          <w:rFonts w:cs="Times New Roman"/>
          <w:lang w:eastAsia="zh-CN"/>
        </w:rPr>
        <w:t xml:space="preserve"> for those projects requiring collaboration, hands-on prototyping, and extensive documentation</w:t>
      </w:r>
      <w:r w:rsidR="006B0555" w:rsidRPr="008A2F74">
        <w:rPr>
          <w:rFonts w:cs="Times New Roman"/>
          <w:lang w:eastAsia="zh-CN"/>
        </w:rPr>
        <w:t xml:space="preserve"> within </w:t>
      </w:r>
      <w:r w:rsidR="00295863" w:rsidRPr="008A2F74">
        <w:rPr>
          <w:rFonts w:cs="Times New Roman"/>
          <w:lang w:eastAsia="zh-CN"/>
        </w:rPr>
        <w:t xml:space="preserve">tight academic schedules, usually </w:t>
      </w:r>
      <w:r w:rsidR="002A65F1" w:rsidRPr="008A2F74">
        <w:rPr>
          <w:rFonts w:cs="Times New Roman"/>
          <w:lang w:eastAsia="zh-CN"/>
        </w:rPr>
        <w:t xml:space="preserve">within </w:t>
      </w:r>
      <w:r w:rsidR="00295863" w:rsidRPr="008A2F74">
        <w:rPr>
          <w:rFonts w:cs="Times New Roman"/>
          <w:lang w:eastAsia="zh-CN"/>
        </w:rPr>
        <w:t>one semester</w:t>
      </w:r>
      <w:r w:rsidR="000C54E3" w:rsidRPr="008A2F74">
        <w:rPr>
          <w:rFonts w:cs="Times New Roman"/>
          <w:lang w:eastAsia="zh-CN"/>
        </w:rPr>
        <w:t xml:space="preserve"> </w:t>
      </w:r>
      <w:r w:rsidR="009357A8" w:rsidRPr="008A2F74">
        <w:rPr>
          <w:rFonts w:cs="Times New Roman"/>
          <w:lang w:eastAsia="zh-CN"/>
        </w:rPr>
        <w:fldChar w:fldCharType="begin"/>
      </w:r>
      <w:r w:rsidR="00D07290" w:rsidRPr="008A2F74">
        <w:rPr>
          <w:rFonts w:cs="Times New Roman"/>
          <w:lang w:eastAsia="zh-CN"/>
        </w:rPr>
        <w:instrText xml:space="preserve"> ADDIN EN.CITE &lt;EndNote&gt;&lt;Cite&gt;&lt;Author&gt;Cain&lt;/Author&gt;&lt;Year&gt;2016&lt;/Year&gt;&lt;RecNum&gt;54&lt;/RecNum&gt;&lt;DisplayText&gt;[11, 30]&lt;/DisplayText&gt;&lt;record&gt;&lt;rec-number&gt;54&lt;/rec-number&gt;&lt;foreign-keys&gt;&lt;key app="EN" db-id="e9pxax9rpzaed9e0p5ipfrz6a2fderwaepaf" timestamp="1744516072"&gt;54&lt;/key&gt;&lt;/foreign-keys&gt;&lt;ref-type name="Conference Paper"&gt;47&lt;/ref-type&gt;&lt;contributors&gt;&lt;authors&gt;&lt;author&gt;Cain, Andrew&lt;/author&gt;&lt;author&gt;Babar, Muhammad Ali&lt;/author&gt;&lt;/authors&gt;&lt;/contributors&gt;&lt;titles&gt;&lt;title&gt;Reflections on applying constructive alignment with formative feedback for teaching introductory programming and software architecture&lt;/title&gt;&lt;/titles&gt;&lt;pages&gt;336-345&lt;/pages&gt;&lt;dates&gt;&lt;year&gt;2016&lt;/year&gt;&lt;/dates&gt;&lt;label&gt;S45&lt;/label&gt;&lt;urls&gt;&lt;related-urls&gt;&lt;url&gt;https://doi.org/10.1145/2889160.2889185&lt;/url&gt;&lt;/related-urls&gt;&lt;/urls&gt;&lt;electronic-resource-num&gt;10.1145/2889160.2889185&lt;/electronic-resource-num&gt;&lt;/record&gt;&lt;/Cite&gt;&lt;Cite&gt;&lt;Author&gt;Vidoni&lt;/Author&gt;&lt;Year&gt;2018&lt;/Year&gt;&lt;RecNum&gt;123&lt;/RecNum&gt;&lt;record&gt;&lt;rec-number&gt;123&lt;/rec-number&gt;&lt;foreign-keys&gt;&lt;key app="EN" db-id="e9pxax9rpzaed9e0p5ipfrz6a2fderwaepaf" timestamp="1744880931"&gt;123&lt;/key&gt;&lt;/foreign-keys&gt;&lt;ref-type name="Journal Article"&gt;17&lt;/ref-type&gt;&lt;contributors&gt;&lt;authors&gt;&lt;author&gt;Vidoni, Melina&lt;/author&gt;&lt;author&gt;Montagna, Jorge Marcelo&lt;/author&gt;&lt;author&gt;Vecchietti, Aldo&lt;/author&gt;&lt;/authors&gt;&lt;/contributors&gt;&lt;titles&gt;&lt;title&gt;Project and team-based strategies for teaching software architecture&lt;/title&gt;&lt;/titles&gt;&lt;dates&gt;&lt;year&gt;2018&lt;/year&gt;&lt;/dates&gt;&lt;isbn&gt;0949-149X&lt;/isbn&gt;&lt;label&gt;S56&lt;/label&gt;&lt;urls&gt;&lt;/urls&gt;&lt;/record&gt;&lt;/Cite&gt;&lt;/EndNote&gt;</w:instrText>
      </w:r>
      <w:r w:rsidR="009357A8" w:rsidRPr="008A2F74">
        <w:rPr>
          <w:rFonts w:cs="Times New Roman"/>
          <w:lang w:eastAsia="zh-CN"/>
        </w:rPr>
        <w:fldChar w:fldCharType="separate"/>
      </w:r>
      <w:r w:rsidR="00AA544C" w:rsidRPr="008A2F74">
        <w:rPr>
          <w:rFonts w:cs="Times New Roman"/>
          <w:noProof/>
          <w:lang w:eastAsia="zh-CN"/>
        </w:rPr>
        <w:t>[</w:t>
      </w:r>
      <w:hyperlink w:anchor="_ENREF_11" w:tooltip="Cain, 2016 #54" w:history="1">
        <w:r w:rsidR="00471467" w:rsidRPr="008A2F74">
          <w:rPr>
            <w:rFonts w:cs="Times New Roman"/>
            <w:noProof/>
            <w:lang w:eastAsia="zh-CN"/>
          </w:rPr>
          <w:t>11</w:t>
        </w:r>
      </w:hyperlink>
      <w:r w:rsidR="00AA544C" w:rsidRPr="008A2F74">
        <w:rPr>
          <w:rFonts w:cs="Times New Roman"/>
          <w:noProof/>
          <w:lang w:eastAsia="zh-CN"/>
        </w:rPr>
        <w:t xml:space="preserve">, </w:t>
      </w:r>
      <w:hyperlink w:anchor="_ENREF_30" w:tooltip="Vidoni, 2018 #123" w:history="1">
        <w:r w:rsidR="00471467" w:rsidRPr="008A2F74">
          <w:rPr>
            <w:rFonts w:cs="Times New Roman"/>
            <w:noProof/>
            <w:lang w:eastAsia="zh-CN"/>
          </w:rPr>
          <w:t>30</w:t>
        </w:r>
      </w:hyperlink>
      <w:r w:rsidR="00AA544C" w:rsidRPr="008A2F74">
        <w:rPr>
          <w:rFonts w:cs="Times New Roman"/>
          <w:noProof/>
          <w:lang w:eastAsia="zh-CN"/>
        </w:rPr>
        <w:t>]</w:t>
      </w:r>
      <w:r w:rsidR="009357A8" w:rsidRPr="008A2F74">
        <w:rPr>
          <w:rFonts w:cs="Times New Roman"/>
          <w:lang w:eastAsia="zh-CN"/>
        </w:rPr>
        <w:fldChar w:fldCharType="end"/>
      </w:r>
      <w:r w:rsidR="00295863" w:rsidRPr="008A2F74">
        <w:rPr>
          <w:rFonts w:cs="Times New Roman"/>
          <w:lang w:eastAsia="zh-CN"/>
        </w:rPr>
        <w:t>.</w:t>
      </w:r>
      <w:r w:rsidR="00084C33" w:rsidRPr="008A2F74">
        <w:rPr>
          <w:rFonts w:cs="Times New Roman"/>
          <w:lang w:eastAsia="zh-CN"/>
        </w:rPr>
        <w:t xml:space="preserve"> </w:t>
      </w:r>
      <w:r w:rsidR="00FB60CF" w:rsidRPr="008A2F74">
        <w:rPr>
          <w:rFonts w:cs="Times New Roman"/>
          <w:lang w:eastAsia="zh-CN"/>
        </w:rPr>
        <w:t>For instance, large</w:t>
      </w:r>
      <w:r w:rsidR="00D148EC" w:rsidRPr="008A2F74">
        <w:rPr>
          <w:rFonts w:cs="Times New Roman"/>
          <w:lang w:eastAsia="zh-CN"/>
        </w:rPr>
        <w:t xml:space="preserve"> case-based and real-world</w:t>
      </w:r>
      <w:r w:rsidR="00C5705C" w:rsidRPr="008A2F74">
        <w:rPr>
          <w:rFonts w:cs="Times New Roman"/>
          <w:lang w:eastAsia="zh-CN"/>
        </w:rPr>
        <w:t xml:space="preserve"> </w:t>
      </w:r>
      <w:r w:rsidR="00035E19" w:rsidRPr="008A2F74">
        <w:rPr>
          <w:rFonts w:cs="Times New Roman"/>
          <w:lang w:eastAsia="zh-CN"/>
        </w:rPr>
        <w:t>projects</w:t>
      </w:r>
      <w:r w:rsidR="00C5705C" w:rsidRPr="008A2F74">
        <w:rPr>
          <w:rFonts w:cs="Times New Roman"/>
          <w:lang w:eastAsia="zh-CN"/>
        </w:rPr>
        <w:t xml:space="preserve">, although valuable, </w:t>
      </w:r>
      <w:r w:rsidR="00D00E27" w:rsidRPr="008A2F74">
        <w:rPr>
          <w:rFonts w:cs="Times New Roman"/>
          <w:lang w:eastAsia="zh-CN"/>
        </w:rPr>
        <w:t>are time-consuming</w:t>
      </w:r>
      <w:r w:rsidR="00D35821" w:rsidRPr="008A2F74">
        <w:rPr>
          <w:rFonts w:cs="Times New Roman"/>
          <w:lang w:eastAsia="zh-CN"/>
        </w:rPr>
        <w:t xml:space="preserve"> because these projects </w:t>
      </w:r>
      <w:r w:rsidR="00C50A45" w:rsidRPr="008A2F74">
        <w:rPr>
          <w:rFonts w:cs="Times New Roman"/>
          <w:lang w:eastAsia="zh-CN"/>
        </w:rPr>
        <w:t>require</w:t>
      </w:r>
      <w:r w:rsidR="00041257" w:rsidRPr="008A2F74">
        <w:rPr>
          <w:rFonts w:cs="Times New Roman"/>
          <w:lang w:eastAsia="zh-CN"/>
        </w:rPr>
        <w:t xml:space="preserve"> applying </w:t>
      </w:r>
      <w:r w:rsidR="003A0805" w:rsidRPr="008A2F74">
        <w:rPr>
          <w:rFonts w:cs="Times New Roman"/>
          <w:lang w:eastAsia="zh-CN"/>
        </w:rPr>
        <w:t xml:space="preserve">design thinking and </w:t>
      </w:r>
      <w:r w:rsidR="00041257" w:rsidRPr="008A2F74">
        <w:rPr>
          <w:rFonts w:cs="Times New Roman"/>
          <w:lang w:eastAsia="zh-CN"/>
        </w:rPr>
        <w:t xml:space="preserve">system thinking </w:t>
      </w:r>
      <w:r w:rsidR="00D35821" w:rsidRPr="008A2F74">
        <w:rPr>
          <w:rFonts w:cs="Times New Roman"/>
          <w:lang w:eastAsia="zh-CN"/>
        </w:rPr>
        <w:t>consistently</w:t>
      </w:r>
      <w:r w:rsidR="00132155" w:rsidRPr="008A2F74">
        <w:rPr>
          <w:rFonts w:cs="Times New Roman"/>
          <w:lang w:eastAsia="zh-CN"/>
        </w:rPr>
        <w:t xml:space="preserve"> </w:t>
      </w:r>
      <w:r w:rsidR="00132155" w:rsidRPr="008A2F74">
        <w:rPr>
          <w:rFonts w:cs="Times New Roman"/>
          <w:lang w:eastAsia="zh-CN"/>
        </w:rPr>
        <w:fldChar w:fldCharType="begin"/>
      </w:r>
      <w:r w:rsidR="00D07290" w:rsidRPr="008A2F74">
        <w:rPr>
          <w:rFonts w:cs="Times New Roman"/>
          <w:lang w:eastAsia="zh-CN"/>
        </w:rPr>
        <w:instrText xml:space="preserve"> ADDIN EN.CITE &lt;EndNote&gt;&lt;Cite&gt;&lt;Author&gt;Vidoni&lt;/Author&gt;&lt;Year&gt;2018&lt;/Year&gt;&lt;RecNum&gt;123&lt;/RecNum&gt;&lt;DisplayText&gt;[30]&lt;/DisplayText&gt;&lt;record&gt;&lt;rec-number&gt;123&lt;/rec-number&gt;&lt;foreign-keys&gt;&lt;key app="EN" db-id="e9pxax9rpzaed9e0p5ipfrz6a2fderwaepaf" timestamp="1744880931"&gt;123&lt;/key&gt;&lt;/foreign-keys&gt;&lt;ref-type name="Journal Article"&gt;17&lt;/ref-type&gt;&lt;contributors&gt;&lt;authors&gt;&lt;author&gt;Vidoni, Melina&lt;/author&gt;&lt;author&gt;Montagna, Jorge Marcelo&lt;/author&gt;&lt;author&gt;Vecchietti, Aldo&lt;/author&gt;&lt;/authors&gt;&lt;/contributors&gt;&lt;titles&gt;&lt;title&gt;Project and team-based strategies for teaching software architecture&lt;/title&gt;&lt;/titles&gt;&lt;dates&gt;&lt;year&gt;2018&lt;/year&gt;&lt;/dates&gt;&lt;isbn&gt;0949-149X&lt;/isbn&gt;&lt;label&gt;S56&lt;/label&gt;&lt;urls&gt;&lt;/urls&gt;&lt;/record&gt;&lt;/Cite&gt;&lt;/EndNote&gt;</w:instrText>
      </w:r>
      <w:r w:rsidR="00132155" w:rsidRPr="008A2F74">
        <w:rPr>
          <w:rFonts w:cs="Times New Roman"/>
          <w:lang w:eastAsia="zh-CN"/>
        </w:rPr>
        <w:fldChar w:fldCharType="separate"/>
      </w:r>
      <w:r w:rsidR="00AA544C" w:rsidRPr="008A2F74">
        <w:rPr>
          <w:rFonts w:cs="Times New Roman"/>
          <w:noProof/>
          <w:lang w:eastAsia="zh-CN"/>
        </w:rPr>
        <w:t>[</w:t>
      </w:r>
      <w:hyperlink w:anchor="_ENREF_30" w:tooltip="Vidoni, 2018 #123" w:history="1">
        <w:r w:rsidR="00471467" w:rsidRPr="008A2F74">
          <w:rPr>
            <w:rFonts w:cs="Times New Roman"/>
            <w:noProof/>
            <w:lang w:eastAsia="zh-CN"/>
          </w:rPr>
          <w:t>30</w:t>
        </w:r>
      </w:hyperlink>
      <w:r w:rsidR="00AA544C" w:rsidRPr="008A2F74">
        <w:rPr>
          <w:rFonts w:cs="Times New Roman"/>
          <w:noProof/>
          <w:lang w:eastAsia="zh-CN"/>
        </w:rPr>
        <w:t>]</w:t>
      </w:r>
      <w:r w:rsidR="00132155" w:rsidRPr="008A2F74">
        <w:rPr>
          <w:rFonts w:cs="Times New Roman"/>
          <w:lang w:eastAsia="zh-CN"/>
        </w:rPr>
        <w:fldChar w:fldCharType="end"/>
      </w:r>
      <w:r w:rsidR="00132155" w:rsidRPr="008A2F74">
        <w:rPr>
          <w:rFonts w:cs="Times New Roman"/>
          <w:lang w:eastAsia="zh-CN"/>
        </w:rPr>
        <w:t>.</w:t>
      </w:r>
      <w:r w:rsidR="00321233" w:rsidRPr="008A2F74">
        <w:rPr>
          <w:rFonts w:cs="Times New Roman"/>
          <w:lang w:eastAsia="zh-CN"/>
        </w:rPr>
        <w:t xml:space="preserve"> </w:t>
      </w:r>
      <w:r w:rsidR="00132155" w:rsidRPr="008A2F74">
        <w:rPr>
          <w:rFonts w:cs="Times New Roman"/>
          <w:lang w:eastAsia="zh-CN"/>
        </w:rPr>
        <w:t xml:space="preserve">Hence, </w:t>
      </w:r>
      <w:r w:rsidR="00E666B7" w:rsidRPr="008A2F74">
        <w:rPr>
          <w:rFonts w:cs="Times New Roman"/>
          <w:lang w:eastAsia="zh-CN"/>
        </w:rPr>
        <w:t xml:space="preserve">the tight schedule </w:t>
      </w:r>
      <w:r w:rsidR="00DF20BB" w:rsidRPr="008A2F74">
        <w:rPr>
          <w:rFonts w:cs="Times New Roman"/>
          <w:lang w:eastAsia="zh-CN"/>
        </w:rPr>
        <w:t xml:space="preserve">will reduce </w:t>
      </w:r>
      <w:r w:rsidR="00FB7E25" w:rsidRPr="008A2F74">
        <w:rPr>
          <w:rFonts w:cs="Times New Roman"/>
          <w:lang w:eastAsia="zh-CN"/>
        </w:rPr>
        <w:t>students’</w:t>
      </w:r>
      <w:r w:rsidR="00DF20BB" w:rsidRPr="008A2F74">
        <w:rPr>
          <w:rFonts w:cs="Times New Roman"/>
          <w:lang w:eastAsia="zh-CN"/>
        </w:rPr>
        <w:t xml:space="preserve"> incentive and engagement</w:t>
      </w:r>
      <w:r w:rsidR="008438A7" w:rsidRPr="008A2F74">
        <w:rPr>
          <w:rFonts w:cs="Times New Roman"/>
          <w:lang w:eastAsia="zh-CN"/>
        </w:rPr>
        <w:t xml:space="preserve">, resulting in surface-level </w:t>
      </w:r>
      <w:r w:rsidR="00FB7E25" w:rsidRPr="008A2F74">
        <w:rPr>
          <w:rFonts w:cs="Times New Roman"/>
          <w:lang w:eastAsia="zh-CN"/>
        </w:rPr>
        <w:t xml:space="preserve">learning. </w:t>
      </w:r>
      <w:r w:rsidR="00935485" w:rsidRPr="008A2F74">
        <w:rPr>
          <w:rFonts w:cs="Times New Roman"/>
          <w:lang w:eastAsia="zh-CN"/>
        </w:rPr>
        <w:t xml:space="preserve">In </w:t>
      </w:r>
      <w:r w:rsidR="00646E6E" w:rsidRPr="008A2F74">
        <w:rPr>
          <w:rFonts w:cs="Times New Roman"/>
          <w:lang w:eastAsia="zh-CN"/>
        </w:rPr>
        <w:t xml:space="preserve">agile or simulation-based learning projects, students </w:t>
      </w:r>
      <w:r w:rsidR="00987032" w:rsidRPr="008A2F74">
        <w:rPr>
          <w:rFonts w:cs="Times New Roman"/>
          <w:lang w:eastAsia="zh-CN"/>
        </w:rPr>
        <w:t>encounter even higher time constraints</w:t>
      </w:r>
      <w:r w:rsidR="00E92275">
        <w:rPr>
          <w:rFonts w:cs="Times New Roman"/>
          <w:lang w:eastAsia="zh-CN"/>
        </w:rPr>
        <w:t>. T</w:t>
      </w:r>
      <w:r w:rsidR="00987032" w:rsidRPr="008A2F74">
        <w:rPr>
          <w:rFonts w:cs="Times New Roman"/>
          <w:lang w:eastAsia="zh-CN"/>
        </w:rPr>
        <w:t xml:space="preserve">hese projects </w:t>
      </w:r>
      <w:r w:rsidR="00035E19" w:rsidRPr="008A2F74">
        <w:rPr>
          <w:rFonts w:cs="Times New Roman"/>
          <w:lang w:eastAsia="zh-CN"/>
        </w:rPr>
        <w:t>require</w:t>
      </w:r>
      <w:r w:rsidR="00794C7B" w:rsidRPr="008A2F74">
        <w:rPr>
          <w:rFonts w:cs="Times New Roman"/>
          <w:lang w:eastAsia="zh-CN"/>
        </w:rPr>
        <w:t xml:space="preserve"> students to make quick decisions based on specific backgrounds, coordinate in teams</w:t>
      </w:r>
      <w:r w:rsidR="00752B9D" w:rsidRPr="008A2F74">
        <w:rPr>
          <w:rFonts w:cs="Times New Roman"/>
          <w:lang w:eastAsia="zh-CN"/>
        </w:rPr>
        <w:t>, and manage time efficiently</w:t>
      </w:r>
      <w:r w:rsidR="00131A8E" w:rsidRPr="008A2F74">
        <w:rPr>
          <w:rFonts w:cs="Times New Roman"/>
          <w:lang w:eastAsia="zh-CN"/>
        </w:rPr>
        <w:t xml:space="preserve">. However, </w:t>
      </w:r>
      <w:r w:rsidR="00B84448" w:rsidRPr="008A2F74">
        <w:rPr>
          <w:rFonts w:cs="Times New Roman"/>
          <w:lang w:eastAsia="zh-CN"/>
        </w:rPr>
        <w:t>having</w:t>
      </w:r>
      <w:r w:rsidR="004A54EF" w:rsidRPr="008A2F74">
        <w:rPr>
          <w:rFonts w:cs="Times New Roman"/>
          <w:lang w:eastAsia="zh-CN"/>
        </w:rPr>
        <w:t xml:space="preserve"> students do structured reflection or deep technical discussions </w:t>
      </w:r>
      <w:r w:rsidR="001E7A86" w:rsidRPr="008A2F74">
        <w:rPr>
          <w:rFonts w:cs="Times New Roman"/>
          <w:lang w:eastAsia="zh-CN"/>
        </w:rPr>
        <w:fldChar w:fldCharType="begin"/>
      </w:r>
      <w:r w:rsidR="00471467">
        <w:rPr>
          <w:rFonts w:cs="Times New Roman"/>
          <w:lang w:eastAsia="zh-CN"/>
        </w:rPr>
        <w:instrText xml:space="preserve"> ADDIN EN.CITE &lt;EndNote&gt;&lt;Cite&gt;&lt;Author&gt;Cervantes&lt;/Author&gt;&lt;Year&gt;2016&lt;/Year&gt;&lt;RecNum&gt;100&lt;/RecNum&gt;&lt;DisplayText&gt;[3, 53]&lt;/DisplayText&gt;&lt;record&gt;&lt;rec-number&gt;100&lt;/rec-number&gt;&lt;foreign-keys&gt;&lt;key app="EN" db-id="e9pxax9rpzaed9e0p5ipfrz6a2fderwaepaf" timestamp="1744516072"&gt;100&lt;/key&gt;&lt;/foreign-keys&gt;&lt;ref-type name="Journal Article"&gt;17&lt;/ref-type&gt;&lt;contributors&gt;&lt;authors&gt;&lt;author&gt;H. Cervantes&lt;/author&gt;&lt;author&gt;S. Haziyev&lt;/author&gt;&lt;author&gt;O. Hrytsay&lt;/author&gt;&lt;author&gt;R. Kazman&lt;/author&gt;&lt;/authors&gt;&lt;/contributors&gt;&lt;titles&gt;&lt;title&gt;Smart Decisions: An Architectural Design Game&lt;/title&gt;&lt;secondary-title&gt;2016 IEEE/ACM 38th International Conference on Software Engineering Companion (ICSE-C)&lt;/secondary-title&gt;&lt;/titles&gt;&lt;periodical&gt;&lt;full-title&gt;2016 IEEE/ACM 38th International Conference on Software Engineering Companion (ICSE-C)&lt;/full-title&gt;&lt;/periodical&gt;&lt;pages&gt;327-335&lt;/pages&gt;&lt;dates&gt;&lt;year&gt;2016&lt;/year&gt;&lt;/dates&gt;&lt;label&gt;S23&lt;/label&gt;&lt;urls&gt;&lt;/urls&gt;&lt;electronic-resource-num&gt;https://doi.org/10.1145/2889160.2889184&lt;/electronic-resource-num&gt;&lt;/record&gt;&lt;/Cite&gt;&lt;Cite&gt;&lt;Author&gt;Boer&lt;/Author&gt;&lt;Year&gt;2019&lt;/Year&gt;&lt;RecNum&gt;87&lt;/RecNum&gt;&lt;record&gt;&lt;rec-number&gt;87&lt;/rec-number&gt;&lt;foreign-keys&gt;&lt;key app="EN" db-id="e9pxax9rpzaed9e0p5ipfrz6a2fderwaepaf" timestamp="1744516072"&gt;87&lt;/key&gt;&lt;/foreign-keys&gt;&lt;ref-type name="Journal Article"&gt;17&lt;/ref-type&gt;&lt;contributors&gt;&lt;authors&gt;&lt;author&gt;R. C. de Boer&lt;/author&gt;&lt;author&gt;P. Lago&lt;/author&gt;&lt;author&gt;R. Verdecchia&lt;/author&gt;&lt;author&gt;P. Kruchten&lt;/author&gt;&lt;/authors&gt;&lt;/contributors&gt;&lt;titles&gt;&lt;title&gt;DecidArch V2: An Improved Game to Teach Architecture Design Decision Making&lt;/title&gt;&lt;secondary-title&gt;2019 IEEE International Conference on Software Architecture Companion (ICSA-C)&lt;/secondary-title&gt;&lt;/titles&gt;&lt;periodical&gt;&lt;full-title&gt;2019 IEEE International Conference on Software Architecture Companion (ICSA-C)&lt;/full-title&gt;&lt;/periodical&gt;&lt;pages&gt;153-157&lt;/pages&gt;&lt;dates&gt;&lt;year&gt;2019&lt;/year&gt;&lt;/dates&gt;&lt;label&gt;S78&lt;/label&gt;&lt;urls&gt;&lt;/urls&gt;&lt;electronic-resource-num&gt;10.1109/ICSA-C.2019.00034&lt;/electronic-resource-num&gt;&lt;/record&gt;&lt;/Cite&gt;&lt;/EndNote&gt;</w:instrText>
      </w:r>
      <w:r w:rsidR="001E7A86" w:rsidRPr="008A2F74">
        <w:rPr>
          <w:rFonts w:cs="Times New Roman"/>
          <w:lang w:eastAsia="zh-CN"/>
        </w:rPr>
        <w:fldChar w:fldCharType="separate"/>
      </w:r>
      <w:r w:rsidR="00471467">
        <w:rPr>
          <w:rFonts w:cs="Times New Roman"/>
          <w:noProof/>
          <w:lang w:eastAsia="zh-CN"/>
        </w:rPr>
        <w:t>[</w:t>
      </w:r>
      <w:hyperlink w:anchor="_ENREF_3" w:tooltip="Cervantes, 2016 #100" w:history="1">
        <w:r w:rsidR="00471467">
          <w:rPr>
            <w:rFonts w:cs="Times New Roman"/>
            <w:noProof/>
            <w:lang w:eastAsia="zh-CN"/>
          </w:rPr>
          <w:t>3</w:t>
        </w:r>
      </w:hyperlink>
      <w:r w:rsidR="00471467">
        <w:rPr>
          <w:rFonts w:cs="Times New Roman"/>
          <w:noProof/>
          <w:lang w:eastAsia="zh-CN"/>
        </w:rPr>
        <w:t xml:space="preserve">, </w:t>
      </w:r>
      <w:hyperlink w:anchor="_ENREF_53" w:tooltip="Boer, 2019 #87" w:history="1">
        <w:r w:rsidR="00471467">
          <w:rPr>
            <w:rFonts w:cs="Times New Roman"/>
            <w:noProof/>
            <w:lang w:eastAsia="zh-CN"/>
          </w:rPr>
          <w:t>53</w:t>
        </w:r>
      </w:hyperlink>
      <w:r w:rsidR="00471467">
        <w:rPr>
          <w:rFonts w:cs="Times New Roman"/>
          <w:noProof/>
          <w:lang w:eastAsia="zh-CN"/>
        </w:rPr>
        <w:t>]</w:t>
      </w:r>
      <w:r w:rsidR="001E7A86" w:rsidRPr="008A2F74">
        <w:rPr>
          <w:rFonts w:cs="Times New Roman"/>
          <w:lang w:eastAsia="zh-CN"/>
        </w:rPr>
        <w:fldChar w:fldCharType="end"/>
      </w:r>
      <w:r w:rsidR="00491BA0" w:rsidRPr="008A2F74">
        <w:rPr>
          <w:rFonts w:cs="Times New Roman"/>
          <w:lang w:eastAsia="zh-CN"/>
        </w:rPr>
        <w:t xml:space="preserve"> </w:t>
      </w:r>
      <w:r w:rsidR="001A72BE" w:rsidRPr="008A2F74">
        <w:rPr>
          <w:rFonts w:cs="Times New Roman"/>
          <w:lang w:eastAsia="zh-CN"/>
        </w:rPr>
        <w:t>within a limited schedule</w:t>
      </w:r>
      <w:r w:rsidR="00B84448" w:rsidRPr="008A2F74">
        <w:rPr>
          <w:rFonts w:cs="Times New Roman"/>
          <w:lang w:eastAsia="zh-CN"/>
        </w:rPr>
        <w:t xml:space="preserve"> is almost impossible</w:t>
      </w:r>
      <w:r w:rsidR="001E7A86" w:rsidRPr="008A2F74">
        <w:rPr>
          <w:rFonts w:cs="Times New Roman"/>
          <w:lang w:eastAsia="zh-CN"/>
        </w:rPr>
        <w:t>.</w:t>
      </w:r>
    </w:p>
    <w:p w14:paraId="2EC89FE6" w14:textId="6E16D6E2" w:rsidR="005126BF" w:rsidRPr="008A2F74" w:rsidRDefault="009D4348" w:rsidP="00D577FF">
      <w:pPr>
        <w:spacing w:line="276" w:lineRule="auto"/>
        <w:jc w:val="both"/>
        <w:rPr>
          <w:rFonts w:cs="Times New Roman"/>
          <w:lang w:eastAsia="zh-CN"/>
        </w:rPr>
      </w:pPr>
      <w:r w:rsidRPr="008A2F74">
        <w:rPr>
          <w:rFonts w:cs="Times New Roman"/>
        </w:rPr>
        <w:t>The</w:t>
      </w:r>
      <w:r w:rsidR="005312F3" w:rsidRPr="008A2F74">
        <w:rPr>
          <w:rFonts w:cs="Times New Roman"/>
        </w:rPr>
        <w:t xml:space="preserve"> instructor's workload</w:t>
      </w:r>
      <w:r w:rsidR="00B66629" w:rsidRPr="008A2F74">
        <w:rPr>
          <w:rFonts w:cs="Times New Roman"/>
        </w:rPr>
        <w:t xml:space="preserve"> will increase when the subject becomes difficult for the students</w:t>
      </w:r>
      <w:r w:rsidR="00E92275">
        <w:rPr>
          <w:rFonts w:cs="Times New Roman"/>
        </w:rPr>
        <w:t xml:space="preserve"> to understand</w:t>
      </w:r>
      <w:r w:rsidR="00B66629" w:rsidRPr="008A2F74">
        <w:rPr>
          <w:rFonts w:cs="Times New Roman"/>
        </w:rPr>
        <w:t>. Therefore, i</w:t>
      </w:r>
      <w:r w:rsidR="005126BF" w:rsidRPr="008A2F74">
        <w:rPr>
          <w:rFonts w:cs="Times New Roman"/>
        </w:rPr>
        <w:t xml:space="preserve">nstructor </w:t>
      </w:r>
      <w:r w:rsidR="00E9656C" w:rsidRPr="008A2F74">
        <w:rPr>
          <w:rFonts w:cs="Times New Roman"/>
        </w:rPr>
        <w:t>w</w:t>
      </w:r>
      <w:r w:rsidR="005126BF" w:rsidRPr="008A2F74">
        <w:rPr>
          <w:rFonts w:cs="Times New Roman"/>
        </w:rPr>
        <w:t xml:space="preserve">orkload </w:t>
      </w:r>
      <w:r w:rsidR="00E9656C" w:rsidRPr="008A2F74">
        <w:rPr>
          <w:rFonts w:cs="Times New Roman"/>
        </w:rPr>
        <w:t>and e</w:t>
      </w:r>
      <w:r w:rsidR="005126BF" w:rsidRPr="008A2F74">
        <w:rPr>
          <w:rFonts w:cs="Times New Roman"/>
        </w:rPr>
        <w:t>xpertise</w:t>
      </w:r>
      <w:r w:rsidR="00365D09" w:rsidRPr="008A2F74">
        <w:rPr>
          <w:rFonts w:cs="Times New Roman"/>
        </w:rPr>
        <w:t xml:space="preserve"> </w:t>
      </w:r>
      <w:r w:rsidR="00B84448" w:rsidRPr="008A2F74">
        <w:rPr>
          <w:rFonts w:cs="Times New Roman"/>
        </w:rPr>
        <w:t>are</w:t>
      </w:r>
      <w:r w:rsidR="00365D09" w:rsidRPr="008A2F74">
        <w:rPr>
          <w:rFonts w:cs="Times New Roman"/>
        </w:rPr>
        <w:t xml:space="preserve"> t</w:t>
      </w:r>
      <w:r w:rsidR="004A43B4" w:rsidRPr="008A2F74">
        <w:rPr>
          <w:rFonts w:cs="Times New Roman"/>
          <w:lang w:eastAsia="zh-CN"/>
        </w:rPr>
        <w:t xml:space="preserve">he third </w:t>
      </w:r>
      <w:r w:rsidR="00CD1658" w:rsidRPr="008A2F74">
        <w:rPr>
          <w:rFonts w:cs="Times New Roman"/>
          <w:lang w:eastAsia="zh-CN"/>
        </w:rPr>
        <w:t>most reported</w:t>
      </w:r>
      <w:r w:rsidR="004A43B4" w:rsidRPr="008A2F74">
        <w:rPr>
          <w:rFonts w:cs="Times New Roman"/>
          <w:lang w:eastAsia="zh-CN"/>
        </w:rPr>
        <w:t xml:space="preserve"> challenge</w:t>
      </w:r>
      <w:r w:rsidR="00051B04" w:rsidRPr="008A2F74">
        <w:rPr>
          <w:rFonts w:cs="Times New Roman"/>
          <w:lang w:eastAsia="zh-CN"/>
        </w:rPr>
        <w:t xml:space="preserve"> (n=16) </w:t>
      </w:r>
      <w:r w:rsidR="004A43B4" w:rsidRPr="008A2F74">
        <w:rPr>
          <w:rFonts w:cs="Times New Roman"/>
          <w:lang w:eastAsia="zh-CN"/>
        </w:rPr>
        <w:t>faced by educators tasked with teaching software architecture.</w:t>
      </w:r>
      <w:r w:rsidR="00C5647B" w:rsidRPr="008A2F74">
        <w:rPr>
          <w:rFonts w:cs="Times New Roman"/>
          <w:lang w:eastAsia="zh-CN"/>
        </w:rPr>
        <w:t xml:space="preserve"> Prior studies</w:t>
      </w:r>
      <w:r w:rsidR="00BD154E" w:rsidRPr="008A2F74">
        <w:rPr>
          <w:rFonts w:cs="Times New Roman"/>
          <w:lang w:eastAsia="zh-CN"/>
        </w:rPr>
        <w:t xml:space="preserve">, in summary, address three </w:t>
      </w:r>
      <w:r w:rsidR="00E92275">
        <w:rPr>
          <w:rFonts w:cs="Times New Roman"/>
          <w:lang w:eastAsia="zh-CN"/>
        </w:rPr>
        <w:t>significant</w:t>
      </w:r>
      <w:r w:rsidR="00BD154E" w:rsidRPr="008A2F74">
        <w:rPr>
          <w:rFonts w:cs="Times New Roman"/>
          <w:lang w:eastAsia="zh-CN"/>
        </w:rPr>
        <w:t xml:space="preserve"> challenges for instructors: </w:t>
      </w:r>
      <w:r w:rsidR="004A11EE" w:rsidRPr="008A2F74">
        <w:rPr>
          <w:rFonts w:cs="Times New Roman"/>
          <w:lang w:eastAsia="zh-CN"/>
        </w:rPr>
        <w:t xml:space="preserve">high teaching loads, </w:t>
      </w:r>
      <w:r w:rsidR="00035E19" w:rsidRPr="008A2F74">
        <w:rPr>
          <w:rFonts w:cs="Times New Roman"/>
          <w:lang w:eastAsia="zh-CN"/>
        </w:rPr>
        <w:t>lack</w:t>
      </w:r>
      <w:r w:rsidR="00BF663E" w:rsidRPr="008A2F74">
        <w:rPr>
          <w:rFonts w:cs="Times New Roman"/>
          <w:lang w:eastAsia="zh-CN"/>
        </w:rPr>
        <w:t xml:space="preserve"> </w:t>
      </w:r>
      <w:r w:rsidR="00035E19" w:rsidRPr="008A2F74">
        <w:rPr>
          <w:rFonts w:cs="Times New Roman"/>
          <w:lang w:eastAsia="zh-CN"/>
        </w:rPr>
        <w:t xml:space="preserve">of </w:t>
      </w:r>
      <w:r w:rsidR="00A8206D" w:rsidRPr="008A2F74">
        <w:rPr>
          <w:rFonts w:cs="Times New Roman"/>
          <w:lang w:eastAsia="zh-CN"/>
        </w:rPr>
        <w:t>training as a</w:t>
      </w:r>
      <w:r w:rsidR="007C0760" w:rsidRPr="008A2F74">
        <w:rPr>
          <w:rFonts w:cs="Times New Roman"/>
          <w:lang w:eastAsia="zh-CN"/>
        </w:rPr>
        <w:t>n</w:t>
      </w:r>
      <w:r w:rsidR="00A8206D" w:rsidRPr="008A2F74">
        <w:rPr>
          <w:rFonts w:cs="Times New Roman"/>
          <w:lang w:eastAsia="zh-CN"/>
        </w:rPr>
        <w:t xml:space="preserve"> educator and </w:t>
      </w:r>
      <w:r w:rsidR="007C0760" w:rsidRPr="008A2F74">
        <w:rPr>
          <w:rFonts w:cs="Times New Roman"/>
          <w:lang w:eastAsia="zh-CN"/>
        </w:rPr>
        <w:t>lack of real-world experience.</w:t>
      </w:r>
      <w:r w:rsidR="00F90DB2" w:rsidRPr="008A2F74">
        <w:rPr>
          <w:rFonts w:cs="Times New Roman"/>
          <w:lang w:eastAsia="zh-CN"/>
        </w:rPr>
        <w:t xml:space="preserve"> </w:t>
      </w:r>
      <w:r w:rsidR="004A43B4" w:rsidRPr="008A2F74">
        <w:rPr>
          <w:rFonts w:cs="Times New Roman"/>
          <w:lang w:eastAsia="zh-CN"/>
        </w:rPr>
        <w:t xml:space="preserve">Many studies note that instructors often experience high teaching loads, </w:t>
      </w:r>
      <w:proofErr w:type="gramStart"/>
      <w:r w:rsidR="00C53158" w:rsidRPr="008A2F74">
        <w:rPr>
          <w:rFonts w:cs="Times New Roman"/>
          <w:lang w:eastAsia="zh-CN"/>
        </w:rPr>
        <w:t>similar to</w:t>
      </w:r>
      <w:proofErr w:type="gramEnd"/>
      <w:r w:rsidR="00C53158" w:rsidRPr="008A2F74">
        <w:rPr>
          <w:rFonts w:cs="Times New Roman"/>
          <w:lang w:eastAsia="zh-CN"/>
        </w:rPr>
        <w:t xml:space="preserve"> what students </w:t>
      </w:r>
      <w:r w:rsidR="00035E19" w:rsidRPr="008A2F74">
        <w:rPr>
          <w:rFonts w:cs="Times New Roman"/>
          <w:lang w:eastAsia="zh-CN"/>
        </w:rPr>
        <w:t>face</w:t>
      </w:r>
      <w:r w:rsidR="00C53158" w:rsidRPr="008A2F74">
        <w:rPr>
          <w:rFonts w:cs="Times New Roman"/>
          <w:lang w:eastAsia="zh-CN"/>
        </w:rPr>
        <w:t xml:space="preserve"> </w:t>
      </w:r>
      <w:r w:rsidR="00935852" w:rsidRPr="008A2F74">
        <w:rPr>
          <w:rFonts w:cs="Times New Roman"/>
          <w:lang w:eastAsia="zh-CN"/>
        </w:rPr>
        <w:t xml:space="preserve">in learning software architecture. </w:t>
      </w:r>
      <w:r w:rsidR="00716DD5" w:rsidRPr="008A2F74">
        <w:rPr>
          <w:rFonts w:cs="Times New Roman"/>
          <w:lang w:eastAsia="zh-CN"/>
        </w:rPr>
        <w:t xml:space="preserve">This is because teaching strategies, like </w:t>
      </w:r>
      <w:r w:rsidR="00035E19" w:rsidRPr="008A2F74">
        <w:rPr>
          <w:rFonts w:cs="Times New Roman"/>
          <w:lang w:eastAsia="zh-CN"/>
        </w:rPr>
        <w:t>real-world-based</w:t>
      </w:r>
      <w:r w:rsidR="00716DD5" w:rsidRPr="008A2F74">
        <w:rPr>
          <w:rFonts w:cs="Times New Roman"/>
          <w:lang w:eastAsia="zh-CN"/>
        </w:rPr>
        <w:t xml:space="preserve"> or open-source project learning, also </w:t>
      </w:r>
      <w:r w:rsidR="00035E19" w:rsidRPr="008A2F74">
        <w:rPr>
          <w:rFonts w:cs="Times New Roman"/>
          <w:lang w:eastAsia="zh-CN"/>
        </w:rPr>
        <w:t>require</w:t>
      </w:r>
      <w:r w:rsidR="00716DD5" w:rsidRPr="008A2F74">
        <w:rPr>
          <w:rFonts w:cs="Times New Roman"/>
          <w:lang w:eastAsia="zh-CN"/>
        </w:rPr>
        <w:t xml:space="preserve"> </w:t>
      </w:r>
      <w:r w:rsidR="00035E19" w:rsidRPr="008A2F74">
        <w:rPr>
          <w:rFonts w:cs="Times New Roman"/>
          <w:lang w:eastAsia="zh-CN"/>
        </w:rPr>
        <w:t xml:space="preserve">a </w:t>
      </w:r>
      <w:r w:rsidR="00A05853" w:rsidRPr="008A2F74">
        <w:rPr>
          <w:rFonts w:cs="Times New Roman"/>
          <w:lang w:eastAsia="zh-CN"/>
        </w:rPr>
        <w:t xml:space="preserve">high workload from </w:t>
      </w:r>
      <w:r w:rsidR="003A5908" w:rsidRPr="008A2F74">
        <w:rPr>
          <w:rFonts w:cs="Times New Roman"/>
          <w:lang w:eastAsia="zh-CN"/>
        </w:rPr>
        <w:t xml:space="preserve">instructors, especially when they require frequent student feedback, ongoing assessment, and adaptation to team-based dynamics </w:t>
      </w:r>
      <w:r w:rsidR="00E721A8" w:rsidRPr="008A2F74">
        <w:rPr>
          <w:rFonts w:cs="Times New Roman"/>
          <w:lang w:eastAsia="zh-CN"/>
        </w:rPr>
        <w:fldChar w:fldCharType="begin"/>
      </w:r>
      <w:r w:rsidR="001E6FD8" w:rsidRPr="008A2F74">
        <w:rPr>
          <w:rFonts w:cs="Times New Roman"/>
          <w:lang w:eastAsia="zh-CN"/>
        </w:rPr>
        <w:instrText xml:space="preserve"> ADDIN EN.CITE &lt;EndNote&gt;&lt;Cite&gt;&lt;Author&gt;Manal&lt;/Author&gt;&lt;Year&gt;2018&lt;/Year&gt;&lt;RecNum&gt;106&lt;/RecNum&gt;&lt;DisplayText&gt;[11, 48]&lt;/DisplayText&gt;&lt;record&gt;&lt;rec-number&gt;106&lt;/rec-number&gt;&lt;foreign-keys&gt;&lt;key app="EN" db-id="e9pxax9rpzaed9e0p5ipfrz6a2fderwaepaf" timestamp="1744516072"&gt;106&lt;/key&gt;&lt;/foreign-keys&gt;&lt;ref-type name="Journal Article"&gt;17&lt;/ref-type&gt;&lt;contributors&gt;&lt;authors&gt;&lt;author&gt;Manal, M. Alhammad&lt;/author&gt;&lt;author&gt;Ana, M. Moreno&lt;/author&gt;&lt;/authors&gt;&lt;/contributors&gt;&lt;titles&gt;&lt;title&gt;Gamification in software engineering education: A systematic mapping&lt;/title&gt;&lt;secondary-title&gt;Journal of Systems and Software&lt;/secondary-title&gt;&lt;/titles&gt;&lt;periodical&gt;&lt;full-title&gt;Journal of Systems and Software&lt;/full-title&gt;&lt;/periodical&gt;&lt;pages&gt;131-150&lt;/pages&gt;&lt;volume&gt;141&lt;/volume&gt;&lt;dates&gt;&lt;year&gt;2018&lt;/year&gt;&lt;/dates&gt;&lt;label&gt;S11&lt;/label&gt;&lt;urls&gt;&lt;related-urls&gt;&lt;url&gt;https://www.sciencedirect.com/science/article/pii/S0164121218300645&lt;/url&gt;&lt;/related-urls&gt;&lt;/urls&gt;&lt;electronic-resource-num&gt;https://doi.org/10.1016/j.jss.2018.03.065&lt;/electronic-resource-num&gt;&lt;/record&gt;&lt;/Cite&gt;&lt;Cite&gt;&lt;Author&gt;Cain&lt;/Author&gt;&lt;Year&gt;2016&lt;/Year&gt;&lt;RecNum&gt;54&lt;/RecNum&gt;&lt;record&gt;&lt;rec-number&gt;54&lt;/rec-number&gt;&lt;foreign-keys&gt;&lt;key app="EN" db-id="e9pxax9rpzaed9e0p5ipfrz6a2fderwaepaf" timestamp="1744516072"&gt;54&lt;/key&gt;&lt;/foreign-keys&gt;&lt;ref-type name="Conference Paper"&gt;47&lt;/ref-type&gt;&lt;contributors&gt;&lt;authors&gt;&lt;author&gt;Cain, Andrew&lt;/author&gt;&lt;author&gt;Babar, Muhammad Ali&lt;/author&gt;&lt;/authors&gt;&lt;/contributors&gt;&lt;titles&gt;&lt;title&gt;Reflections on applying constructive alignment with formative feedback for teaching introductory programming and software architecture&lt;/title&gt;&lt;/titles&gt;&lt;pages&gt;336-345&lt;/pages&gt;&lt;dates&gt;&lt;year&gt;2016&lt;/year&gt;&lt;/dates&gt;&lt;label&gt;S45&lt;/label&gt;&lt;urls&gt;&lt;related-urls&gt;&lt;url&gt;https://doi.org/10.1145/2889160.2889185&lt;/url&gt;&lt;/related-urls&gt;&lt;/urls&gt;&lt;electronic-resource-num&gt;10.1145/2889160.2889185&lt;/electronic-resource-num&gt;&lt;/record&gt;&lt;/Cite&gt;&lt;/EndNote&gt;</w:instrText>
      </w:r>
      <w:r w:rsidR="00E721A8" w:rsidRPr="008A2F74">
        <w:rPr>
          <w:rFonts w:cs="Times New Roman"/>
          <w:lang w:eastAsia="zh-CN"/>
        </w:rPr>
        <w:fldChar w:fldCharType="separate"/>
      </w:r>
      <w:r w:rsidR="001E6FD8" w:rsidRPr="008A2F74">
        <w:rPr>
          <w:rFonts w:cs="Times New Roman"/>
          <w:noProof/>
          <w:lang w:eastAsia="zh-CN"/>
        </w:rPr>
        <w:t>[</w:t>
      </w:r>
      <w:hyperlink w:anchor="_ENREF_11" w:tooltip="Cain, 2016 #54" w:history="1">
        <w:r w:rsidR="00471467" w:rsidRPr="008A2F74">
          <w:rPr>
            <w:rFonts w:cs="Times New Roman"/>
            <w:noProof/>
            <w:lang w:eastAsia="zh-CN"/>
          </w:rPr>
          <w:t>11</w:t>
        </w:r>
      </w:hyperlink>
      <w:r w:rsidR="001E6FD8" w:rsidRPr="008A2F74">
        <w:rPr>
          <w:rFonts w:cs="Times New Roman"/>
          <w:noProof/>
          <w:lang w:eastAsia="zh-CN"/>
        </w:rPr>
        <w:t xml:space="preserve">, </w:t>
      </w:r>
      <w:hyperlink w:anchor="_ENREF_48" w:tooltip="Manal, 2018 #106" w:history="1">
        <w:r w:rsidR="00471467" w:rsidRPr="008A2F74">
          <w:rPr>
            <w:rFonts w:cs="Times New Roman"/>
            <w:noProof/>
            <w:lang w:eastAsia="zh-CN"/>
          </w:rPr>
          <w:t>48</w:t>
        </w:r>
      </w:hyperlink>
      <w:r w:rsidR="001E6FD8" w:rsidRPr="008A2F74">
        <w:rPr>
          <w:rFonts w:cs="Times New Roman"/>
          <w:noProof/>
          <w:lang w:eastAsia="zh-CN"/>
        </w:rPr>
        <w:t>]</w:t>
      </w:r>
      <w:r w:rsidR="00E721A8" w:rsidRPr="008A2F74">
        <w:rPr>
          <w:rFonts w:cs="Times New Roman"/>
          <w:lang w:eastAsia="zh-CN"/>
        </w:rPr>
        <w:fldChar w:fldCharType="end"/>
      </w:r>
      <w:r w:rsidR="00035E19" w:rsidRPr="008A2F74">
        <w:rPr>
          <w:rFonts w:cs="Times New Roman"/>
          <w:lang w:eastAsia="zh-CN"/>
        </w:rPr>
        <w:t>.</w:t>
      </w:r>
      <w:r w:rsidR="00D66A9E" w:rsidRPr="008A2F74">
        <w:rPr>
          <w:rFonts w:cs="Times New Roman"/>
          <w:lang w:eastAsia="zh-CN"/>
        </w:rPr>
        <w:t xml:space="preserve"> </w:t>
      </w:r>
      <w:r w:rsidR="000E55C8" w:rsidRPr="008A2F74">
        <w:rPr>
          <w:rFonts w:cs="Times New Roman"/>
        </w:rPr>
        <w:t xml:space="preserve">In addition, </w:t>
      </w:r>
      <w:r w:rsidR="000E55C8" w:rsidRPr="008A2F74">
        <w:rPr>
          <w:rFonts w:cs="Times New Roman"/>
          <w:lang w:eastAsia="zh-CN"/>
        </w:rPr>
        <w:t>a shortage of instructors with real-world architectural experience</w:t>
      </w:r>
      <w:r w:rsidR="002B594D" w:rsidRPr="008A2F74">
        <w:rPr>
          <w:rFonts w:cs="Times New Roman"/>
          <w:lang w:eastAsia="zh-CN"/>
        </w:rPr>
        <w:t xml:space="preserve"> is another challenge</w:t>
      </w:r>
      <w:r w:rsidR="00C37E37" w:rsidRPr="008A2F74">
        <w:rPr>
          <w:rFonts w:cs="Times New Roman"/>
          <w:lang w:eastAsia="zh-CN"/>
        </w:rPr>
        <w:t xml:space="preserve">, which will reduce their ability to provide </w:t>
      </w:r>
      <w:r w:rsidR="00AE5B4A" w:rsidRPr="008A2F74">
        <w:rPr>
          <w:rFonts w:cs="Times New Roman"/>
          <w:lang w:eastAsia="zh-CN"/>
        </w:rPr>
        <w:t>students with in-depth analysis and explanations of</w:t>
      </w:r>
      <w:r w:rsidR="00857DD8" w:rsidRPr="008A2F74">
        <w:rPr>
          <w:rFonts w:cs="Times New Roman"/>
          <w:lang w:eastAsia="zh-CN"/>
        </w:rPr>
        <w:t xml:space="preserve"> the rationale behind </w:t>
      </w:r>
      <w:r w:rsidR="00AE5B4A" w:rsidRPr="008A2F74">
        <w:rPr>
          <w:rFonts w:cs="Times New Roman"/>
          <w:lang w:eastAsia="zh-CN"/>
        </w:rPr>
        <w:t>architecture</w:t>
      </w:r>
      <w:r w:rsidR="002F1765" w:rsidRPr="008A2F74">
        <w:rPr>
          <w:rFonts w:cs="Times New Roman"/>
          <w:lang w:eastAsia="zh-CN"/>
        </w:rPr>
        <w:t xml:space="preserve">, including </w:t>
      </w:r>
      <w:r w:rsidR="009103D2" w:rsidRPr="008A2F74">
        <w:rPr>
          <w:rFonts w:cs="Times New Roman"/>
          <w:lang w:eastAsia="zh-CN"/>
        </w:rPr>
        <w:t xml:space="preserve">architectural evolution, scalability considerations, or trade-off analysis </w:t>
      </w:r>
      <w:r w:rsidR="00055B0B" w:rsidRPr="008A2F74">
        <w:rPr>
          <w:rFonts w:cs="Times New Roman"/>
          <w:lang w:eastAsia="zh-CN"/>
        </w:rPr>
        <w:fldChar w:fldCharType="begin"/>
      </w:r>
      <w:r w:rsidR="00471467">
        <w:rPr>
          <w:rFonts w:cs="Times New Roman"/>
          <w:lang w:eastAsia="zh-CN"/>
        </w:rPr>
        <w:instrText xml:space="preserve"> ADDIN EN.CITE &lt;EndNote&gt;&lt;Cite&gt;&lt;Author&gt;Pando&lt;/Author&gt;&lt;Year&gt;2022&lt;/Year&gt;&lt;RecNum&gt;94&lt;/RecNum&gt;&lt;DisplayText&gt;[33, 57]&lt;/DisplayText&gt;&lt;record&gt;&lt;rec-number&gt;94&lt;/rec-number&gt;&lt;foreign-keys&gt;&lt;key app="EN" db-id="e9pxax9rpzaed9e0p5ipfrz6a2fderwaepaf" timestamp="1744516072"&gt;94&lt;/key&gt;&lt;/foreign-keys&gt;&lt;ref-type name="Journal Article"&gt;17&lt;/ref-type&gt;&lt;contributors&gt;&lt;authors&gt;&lt;author&gt;B. Pando&lt;/author&gt;&lt;author&gt;J. Castillo&lt;/author&gt;&lt;/authors&gt;&lt;/contributors&gt;&lt;titles&gt;&lt;title&gt;PlantUMLGen: A tool for teaching Model Driven Development&lt;/title&gt;&lt;secondary-title&gt;2022 17th Iberian Conference on Information Systems and Technologies (CISTI)&lt;/secondary-title&gt;&lt;/titles&gt;&lt;periodical&gt;&lt;full-title&gt;2022 17th Iberian Conference on Information Systems and Technologies (CISTI)&lt;/full-title&gt;&lt;/periodical&gt;&lt;pages&gt;1-6&lt;/pages&gt;&lt;dates&gt;&lt;year&gt;2022&lt;/year&gt;&lt;/dates&gt;&lt;label&gt;S83&lt;/label&gt;&lt;urls&gt;&lt;/urls&gt;&lt;electronic-resource-num&gt;10.23919/CISTI54924.2022.9820348&lt;/electronic-resource-num&gt;&lt;/record&gt;&lt;/Cite&gt;&lt;Cite&gt;&lt;Author&gt;Castro&lt;/Author&gt;&lt;Year&gt;2024&lt;/Year&gt;&lt;RecNum&gt;43&lt;/RecNum&gt;&lt;record&gt;&lt;rec-number&gt;43&lt;/rec-number&gt;&lt;foreign-keys&gt;&lt;key app="EN" db-id="e9pxax9rpzaed9e0p5ipfrz6a2fderwaepaf" timestamp="1744516072"&gt;43&lt;/key&gt;&lt;/foreign-keys&gt;&lt;ref-type name="Conference Paper"&gt;47&lt;/ref-type&gt;&lt;contributors&gt;&lt;authors&gt;&lt;author&gt;Castro, Laura M.&lt;/author&gt;&lt;author&gt;Hidalgo, Mauricio&lt;/author&gt;&lt;author&gt;Astudillo, Hernán&lt;/author&gt;&lt;/authors&gt;&lt;/contributors&gt;&lt;titles&gt;&lt;title&gt;Effective Teaching Strategies for Large Classes: A Case Study in Software Architecture Education&lt;/title&gt;&lt;/titles&gt;&lt;pages&gt;199-205&lt;/pages&gt;&lt;dates&gt;&lt;year&gt;2024&lt;/year&gt;&lt;/dates&gt;&lt;label&gt;S38&lt;/label&gt;&lt;urls&gt;&lt;related-urls&gt;&lt;url&gt;https://doi.org/10.1145/3702163.3702414&lt;/url&gt;&lt;/related-urls&gt;&lt;/urls&gt;&lt;electronic-resource-num&gt;10.1145/3702163.3702414&lt;/electronic-resource-num&gt;&lt;/record&gt;&lt;/Cite&gt;&lt;/EndNote&gt;</w:instrText>
      </w:r>
      <w:r w:rsidR="00055B0B" w:rsidRPr="008A2F74">
        <w:rPr>
          <w:rFonts w:cs="Times New Roman"/>
          <w:lang w:eastAsia="zh-CN"/>
        </w:rPr>
        <w:fldChar w:fldCharType="separate"/>
      </w:r>
      <w:r w:rsidR="00471467">
        <w:rPr>
          <w:rFonts w:cs="Times New Roman"/>
          <w:noProof/>
          <w:lang w:eastAsia="zh-CN"/>
        </w:rPr>
        <w:t>[</w:t>
      </w:r>
      <w:hyperlink w:anchor="_ENREF_33" w:tooltip="Pando, 2022 #94" w:history="1">
        <w:r w:rsidR="00471467">
          <w:rPr>
            <w:rFonts w:cs="Times New Roman"/>
            <w:noProof/>
            <w:lang w:eastAsia="zh-CN"/>
          </w:rPr>
          <w:t>33</w:t>
        </w:r>
      </w:hyperlink>
      <w:r w:rsidR="00471467">
        <w:rPr>
          <w:rFonts w:cs="Times New Roman"/>
          <w:noProof/>
          <w:lang w:eastAsia="zh-CN"/>
        </w:rPr>
        <w:t xml:space="preserve">, </w:t>
      </w:r>
      <w:hyperlink w:anchor="_ENREF_57" w:tooltip="Castro, 2024 #43" w:history="1">
        <w:r w:rsidR="00471467">
          <w:rPr>
            <w:rFonts w:cs="Times New Roman"/>
            <w:noProof/>
            <w:lang w:eastAsia="zh-CN"/>
          </w:rPr>
          <w:t>57</w:t>
        </w:r>
      </w:hyperlink>
      <w:r w:rsidR="00471467">
        <w:rPr>
          <w:rFonts w:cs="Times New Roman"/>
          <w:noProof/>
          <w:lang w:eastAsia="zh-CN"/>
        </w:rPr>
        <w:t>]</w:t>
      </w:r>
      <w:r w:rsidR="00055B0B" w:rsidRPr="008A2F74">
        <w:rPr>
          <w:rFonts w:cs="Times New Roman"/>
          <w:lang w:eastAsia="zh-CN"/>
        </w:rPr>
        <w:fldChar w:fldCharType="end"/>
      </w:r>
      <w:r w:rsidR="008B6DD6" w:rsidRPr="008A2F74">
        <w:rPr>
          <w:rFonts w:cs="Times New Roman"/>
          <w:lang w:eastAsia="zh-CN"/>
        </w:rPr>
        <w:t>.</w:t>
      </w:r>
      <w:r w:rsidR="00C918F5" w:rsidRPr="008A2F74">
        <w:rPr>
          <w:rFonts w:cs="Times New Roman"/>
          <w:lang w:eastAsia="zh-CN"/>
        </w:rPr>
        <w:t xml:space="preserve"> </w:t>
      </w:r>
      <w:r w:rsidR="00971AEF" w:rsidRPr="008A2F74">
        <w:rPr>
          <w:rFonts w:cs="Times New Roman"/>
          <w:lang w:eastAsia="zh-CN"/>
        </w:rPr>
        <w:t>Another common concern is the lack of structured training or pedagogical frameworks to support instructors in teaching architecture.</w:t>
      </w:r>
      <w:r w:rsidR="007468F6" w:rsidRPr="008A2F74">
        <w:rPr>
          <w:rFonts w:cs="Times New Roman"/>
          <w:lang w:eastAsia="zh-CN"/>
        </w:rPr>
        <w:t xml:space="preserve"> This challenge </w:t>
      </w:r>
      <w:r w:rsidR="00C47ECE">
        <w:rPr>
          <w:rFonts w:cs="Times New Roman"/>
          <w:lang w:eastAsia="zh-CN"/>
        </w:rPr>
        <w:t>relates</w:t>
      </w:r>
      <w:r w:rsidR="007468F6" w:rsidRPr="008A2F74">
        <w:rPr>
          <w:rFonts w:cs="Times New Roman"/>
          <w:lang w:eastAsia="zh-CN"/>
        </w:rPr>
        <w:t xml:space="preserve"> to </w:t>
      </w:r>
      <w:r w:rsidR="00EA1795" w:rsidRPr="008A2F74">
        <w:rPr>
          <w:rFonts w:cs="Times New Roman"/>
          <w:lang w:eastAsia="zh-CN"/>
        </w:rPr>
        <w:t>an instructor</w:t>
      </w:r>
      <w:r w:rsidR="00DF3202" w:rsidRPr="008A2F74">
        <w:rPr>
          <w:rFonts w:cs="Times New Roman"/>
          <w:lang w:eastAsia="zh-CN"/>
        </w:rPr>
        <w:t>’</w:t>
      </w:r>
      <w:r w:rsidR="00EA1795" w:rsidRPr="008A2F74">
        <w:rPr>
          <w:rFonts w:cs="Times New Roman"/>
          <w:lang w:eastAsia="zh-CN"/>
        </w:rPr>
        <w:t>s teaching skills</w:t>
      </w:r>
      <w:r w:rsidR="007468F6" w:rsidRPr="008A2F74">
        <w:rPr>
          <w:rFonts w:cs="Times New Roman"/>
          <w:lang w:eastAsia="zh-CN"/>
        </w:rPr>
        <w:t>,</w:t>
      </w:r>
      <w:r w:rsidR="00901FD8" w:rsidRPr="008A2F74">
        <w:rPr>
          <w:rFonts w:cs="Times New Roman"/>
          <w:lang w:eastAsia="zh-CN"/>
        </w:rPr>
        <w:t xml:space="preserve"> including </w:t>
      </w:r>
      <w:r w:rsidR="00E92275">
        <w:rPr>
          <w:rFonts w:cs="Times New Roman"/>
          <w:lang w:eastAsia="zh-CN"/>
        </w:rPr>
        <w:t>handling</w:t>
      </w:r>
      <w:r w:rsidR="00901FD8" w:rsidRPr="008A2F74">
        <w:rPr>
          <w:rFonts w:cs="Times New Roman"/>
          <w:lang w:eastAsia="zh-CN"/>
        </w:rPr>
        <w:t xml:space="preserve"> </w:t>
      </w:r>
      <w:r w:rsidR="008120D8" w:rsidRPr="008A2F74">
        <w:rPr>
          <w:rFonts w:cs="Times New Roman"/>
          <w:lang w:eastAsia="zh-CN"/>
        </w:rPr>
        <w:t xml:space="preserve">a </w:t>
      </w:r>
      <w:r w:rsidR="00901FD8" w:rsidRPr="008A2F74">
        <w:rPr>
          <w:rFonts w:cs="Times New Roman"/>
          <w:lang w:eastAsia="zh-CN"/>
        </w:rPr>
        <w:t xml:space="preserve">large classroom, </w:t>
      </w:r>
      <w:r w:rsidR="003A647F" w:rsidRPr="008A2F74">
        <w:rPr>
          <w:rFonts w:cs="Times New Roman"/>
          <w:lang w:eastAsia="zh-CN"/>
        </w:rPr>
        <w:t>teach</w:t>
      </w:r>
      <w:r w:rsidR="00E92275">
        <w:rPr>
          <w:rFonts w:cs="Times New Roman"/>
          <w:lang w:eastAsia="zh-CN"/>
        </w:rPr>
        <w:t>ing</w:t>
      </w:r>
      <w:r w:rsidR="003A647F" w:rsidRPr="008A2F74">
        <w:rPr>
          <w:rFonts w:cs="Times New Roman"/>
          <w:lang w:eastAsia="zh-CN"/>
        </w:rPr>
        <w:t xml:space="preserve"> students with different backgrounds and </w:t>
      </w:r>
      <w:r w:rsidR="006F538A" w:rsidRPr="008A2F74">
        <w:rPr>
          <w:rFonts w:cs="Times New Roman"/>
          <w:lang w:eastAsia="zh-CN"/>
        </w:rPr>
        <w:t>skill</w:t>
      </w:r>
      <w:r w:rsidR="003A647F" w:rsidRPr="008A2F74">
        <w:rPr>
          <w:rFonts w:cs="Times New Roman"/>
          <w:lang w:eastAsia="zh-CN"/>
        </w:rPr>
        <w:t xml:space="preserve"> levels</w:t>
      </w:r>
      <w:r w:rsidR="006F538A" w:rsidRPr="008A2F74">
        <w:rPr>
          <w:rFonts w:cs="Times New Roman"/>
          <w:lang w:eastAsia="zh-CN"/>
        </w:rPr>
        <w:t xml:space="preserve">, </w:t>
      </w:r>
      <w:r w:rsidR="00F231D1" w:rsidRPr="008A2F74">
        <w:rPr>
          <w:rFonts w:cs="Times New Roman"/>
          <w:lang w:eastAsia="zh-CN"/>
        </w:rPr>
        <w:t>and ensur</w:t>
      </w:r>
      <w:r w:rsidR="00E92275">
        <w:rPr>
          <w:rFonts w:cs="Times New Roman"/>
          <w:lang w:eastAsia="zh-CN"/>
        </w:rPr>
        <w:t>ing</w:t>
      </w:r>
      <w:r w:rsidR="00EB4DAD" w:rsidRPr="008A2F74">
        <w:rPr>
          <w:rFonts w:cs="Times New Roman"/>
          <w:lang w:eastAsia="zh-CN"/>
        </w:rPr>
        <w:t xml:space="preserve"> </w:t>
      </w:r>
      <w:r w:rsidR="00F231D1" w:rsidRPr="008A2F74">
        <w:rPr>
          <w:rFonts w:cs="Times New Roman"/>
          <w:lang w:eastAsia="zh-CN"/>
        </w:rPr>
        <w:t xml:space="preserve">classroom attention </w:t>
      </w:r>
      <w:r w:rsidR="00CF1B09" w:rsidRPr="008A2F74">
        <w:rPr>
          <w:rFonts w:cs="Times New Roman"/>
          <w:lang w:eastAsia="zh-CN"/>
        </w:rPr>
        <w:fldChar w:fldCharType="begin"/>
      </w:r>
      <w:r w:rsidR="00471467">
        <w:rPr>
          <w:rFonts w:cs="Times New Roman"/>
          <w:lang w:eastAsia="zh-CN"/>
        </w:rPr>
        <w:instrText xml:space="preserve"> ADDIN EN.CITE &lt;EndNote&gt;&lt;Cite&gt;&lt;Author&gt;Lieh&lt;/Author&gt;&lt;Year&gt;2018&lt;/Year&gt;&lt;RecNum&gt;72&lt;/RecNum&gt;&lt;DisplayText&gt;[1, 59]&lt;/DisplayText&gt;&lt;record&gt;&lt;rec-number&gt;72&lt;/rec-number&gt;&lt;foreign-keys&gt;&lt;key app="EN" db-id="e9pxax9rpzaed9e0p5ipfrz6a2fderwaepaf" timestamp="1744516072"&gt;72&lt;/key&gt;&lt;/foreign-keys&gt;&lt;ref-type name="Journal Article"&gt;17&lt;/ref-type&gt;&lt;contributors&gt;&lt;authors&gt;&lt;author&gt;O. E. Lieh&lt;/author&gt;&lt;author&gt;Y. Irawan&lt;/author&gt;&lt;/authors&gt;&lt;/contributors&gt;&lt;titles&gt;&lt;title&gt;Exploring Experiential Learning Model and Risk Management Process for an Undergraduate Software Architecture Course&lt;/title&gt;&lt;secondary-title&gt;2018 IEEE Frontiers in Education Conference (FIE)&lt;/secondary-title&gt;&lt;/titles&gt;&lt;periodical&gt;&lt;full-title&gt;2018 IEEE Frontiers in Education Conference (FIE)&lt;/full-title&gt;&lt;/periodical&gt;&lt;pages&gt;1-9&lt;/pages&gt;&lt;dates&gt;&lt;year&gt;2018&lt;/year&gt;&lt;/dates&gt;&lt;label&gt;S54&lt;/label&gt;&lt;urls&gt;&lt;/urls&gt;&lt;electronic-resource-num&gt;10.1109/FIE.2018.8659200&lt;/electronic-resource-num&gt;&lt;/record&gt;&lt;/Cite&gt;&lt;Cite&gt;&lt;Author&gt;Gonçalves&lt;/Author&gt;&lt;Year&gt;2020&lt;/Year&gt;&lt;RecNum&gt;46&lt;/RecNum&gt;&lt;record&gt;&lt;rec-number&gt;46&lt;/rec-number&gt;&lt;foreign-keys&gt;&lt;key app="EN" db-id="e9pxax9rpzaed9e0p5ipfrz6a2fderwaepaf" timestamp="1744516072"&gt;46&lt;/key&gt;&lt;/foreign-keys&gt;&lt;ref-type name="Conference Paper"&gt;47&lt;/ref-type&gt;&lt;contributors&gt;&lt;authors&gt;&lt;author&gt;Gonçalves, Anderson Cavalcante&lt;/author&gt;&lt;author&gt;Neto, Valdemar Vicente Graciano&lt;/author&gt;&lt;author&gt;Ferreira, Deller James&lt;/author&gt;&lt;author&gt;Silva, Uyara Ferreira&lt;/author&gt;&lt;/authors&gt;&lt;/contributors&gt;&lt;titles&gt;&lt;title&gt;Flipped Classroom Applied to Software Architecture Teaching&lt;/title&gt;&lt;/titles&gt;&lt;pages&gt;1-8&lt;/pages&gt;&lt;dates&gt;&lt;year&gt;2020&lt;/year&gt;&lt;/dates&gt;&lt;label&gt;S62&lt;/label&gt;&lt;urls&gt;&lt;related-urls&gt;&lt;url&gt;https://doi.org/10.1109/FIE44824.2020.9274255&lt;/url&gt;&lt;/related-urls&gt;&lt;/urls&gt;&lt;electronic-resource-num&gt;10.1109/FIE44824.2020.9274255&lt;/electronic-resource-num&gt;&lt;/record&gt;&lt;/Cite&gt;&lt;/EndNote&gt;</w:instrText>
      </w:r>
      <w:r w:rsidR="00CF1B09" w:rsidRPr="008A2F74">
        <w:rPr>
          <w:rFonts w:cs="Times New Roman"/>
          <w:lang w:eastAsia="zh-CN"/>
        </w:rPr>
        <w:fldChar w:fldCharType="separate"/>
      </w:r>
      <w:r w:rsidR="00471467">
        <w:rPr>
          <w:rFonts w:cs="Times New Roman"/>
          <w:noProof/>
          <w:lang w:eastAsia="zh-CN"/>
        </w:rPr>
        <w:t>[</w:t>
      </w:r>
      <w:hyperlink w:anchor="_ENREF_1" w:tooltip="Gonçalves, 2020 #46" w:history="1">
        <w:r w:rsidR="00471467">
          <w:rPr>
            <w:rFonts w:cs="Times New Roman"/>
            <w:noProof/>
            <w:lang w:eastAsia="zh-CN"/>
          </w:rPr>
          <w:t>1</w:t>
        </w:r>
      </w:hyperlink>
      <w:r w:rsidR="00471467">
        <w:rPr>
          <w:rFonts w:cs="Times New Roman"/>
          <w:noProof/>
          <w:lang w:eastAsia="zh-CN"/>
        </w:rPr>
        <w:t xml:space="preserve">, </w:t>
      </w:r>
      <w:hyperlink w:anchor="_ENREF_59" w:tooltip="Lieh, 2018 #72" w:history="1">
        <w:r w:rsidR="00471467">
          <w:rPr>
            <w:rFonts w:cs="Times New Roman"/>
            <w:noProof/>
            <w:lang w:eastAsia="zh-CN"/>
          </w:rPr>
          <w:t>59</w:t>
        </w:r>
      </w:hyperlink>
      <w:r w:rsidR="00471467">
        <w:rPr>
          <w:rFonts w:cs="Times New Roman"/>
          <w:noProof/>
          <w:lang w:eastAsia="zh-CN"/>
        </w:rPr>
        <w:t>]</w:t>
      </w:r>
      <w:r w:rsidR="00CF1B09" w:rsidRPr="008A2F74">
        <w:rPr>
          <w:rFonts w:cs="Times New Roman"/>
          <w:lang w:eastAsia="zh-CN"/>
        </w:rPr>
        <w:fldChar w:fldCharType="end"/>
      </w:r>
      <w:r w:rsidR="00F231D1" w:rsidRPr="008A2F74">
        <w:rPr>
          <w:rFonts w:cs="Times New Roman"/>
          <w:lang w:eastAsia="zh-CN"/>
        </w:rPr>
        <w:t xml:space="preserve">. </w:t>
      </w:r>
    </w:p>
    <w:p w14:paraId="79815468" w14:textId="150660D8" w:rsidR="00140B5C" w:rsidRPr="008A2F74" w:rsidRDefault="00152FC6" w:rsidP="00D577FF">
      <w:pPr>
        <w:spacing w:line="276" w:lineRule="auto"/>
        <w:jc w:val="both"/>
        <w:rPr>
          <w:rFonts w:cs="Times New Roman"/>
          <w:lang w:val="en-AU"/>
        </w:rPr>
      </w:pPr>
      <w:r w:rsidRPr="008A2F74">
        <w:rPr>
          <w:rFonts w:cs="Times New Roman"/>
          <w:lang w:val="en-AU"/>
        </w:rPr>
        <w:t>In contrast to the issues featured above, the t</w:t>
      </w:r>
      <w:r w:rsidR="005126BF" w:rsidRPr="008A2F74">
        <w:rPr>
          <w:rFonts w:cs="Times New Roman"/>
          <w:lang w:val="en-AU"/>
        </w:rPr>
        <w:t xml:space="preserve">echnical </w:t>
      </w:r>
      <w:r w:rsidR="00B65B80" w:rsidRPr="008A2F74">
        <w:rPr>
          <w:rFonts w:cs="Times New Roman"/>
          <w:lang w:val="en-AU"/>
        </w:rPr>
        <w:t>an</w:t>
      </w:r>
      <w:r w:rsidR="00137CD3" w:rsidRPr="008A2F74">
        <w:rPr>
          <w:rFonts w:cs="Times New Roman"/>
          <w:lang w:val="en-AU"/>
        </w:rPr>
        <w:t>d</w:t>
      </w:r>
      <w:r w:rsidR="005126BF" w:rsidRPr="008A2F74">
        <w:rPr>
          <w:rFonts w:cs="Times New Roman"/>
          <w:lang w:val="en-AU"/>
        </w:rPr>
        <w:t xml:space="preserve"> </w:t>
      </w:r>
      <w:r w:rsidR="00B65B80" w:rsidRPr="008A2F74">
        <w:rPr>
          <w:rFonts w:cs="Times New Roman"/>
          <w:lang w:val="en-AU"/>
        </w:rPr>
        <w:t>t</w:t>
      </w:r>
      <w:r w:rsidR="005126BF" w:rsidRPr="008A2F74">
        <w:rPr>
          <w:rFonts w:cs="Times New Roman"/>
          <w:lang w:val="en-AU"/>
        </w:rPr>
        <w:t xml:space="preserve">ool-related </w:t>
      </w:r>
      <w:r w:rsidR="00B65B80" w:rsidRPr="008A2F74">
        <w:rPr>
          <w:rFonts w:cs="Times New Roman"/>
          <w:lang w:val="en-AU"/>
        </w:rPr>
        <w:t>i</w:t>
      </w:r>
      <w:r w:rsidR="005126BF" w:rsidRPr="008A2F74">
        <w:rPr>
          <w:rFonts w:cs="Times New Roman"/>
          <w:lang w:val="en-AU"/>
        </w:rPr>
        <w:t>ssues</w:t>
      </w:r>
      <w:r w:rsidR="00DA22CF" w:rsidRPr="008A2F74">
        <w:rPr>
          <w:rFonts w:cs="Times New Roman"/>
          <w:lang w:val="en-AU"/>
        </w:rPr>
        <w:t xml:space="preserve"> (n=15)</w:t>
      </w:r>
      <w:r w:rsidR="007B3630" w:rsidRPr="008A2F74">
        <w:rPr>
          <w:rFonts w:cs="Times New Roman"/>
          <w:lang w:val="en-AU"/>
        </w:rPr>
        <w:t xml:space="preserve"> </w:t>
      </w:r>
      <w:r w:rsidRPr="008A2F74">
        <w:rPr>
          <w:rFonts w:cs="Times New Roman"/>
          <w:lang w:val="en-AU"/>
        </w:rPr>
        <w:t xml:space="preserve">relate </w:t>
      </w:r>
      <w:r w:rsidR="00361C02" w:rsidRPr="008A2F74">
        <w:rPr>
          <w:rFonts w:cs="Times New Roman"/>
          <w:lang w:val="en-AU"/>
        </w:rPr>
        <w:t>to</w:t>
      </w:r>
      <w:r w:rsidR="000F64C4" w:rsidRPr="008A2F74">
        <w:rPr>
          <w:rFonts w:cs="Times New Roman"/>
          <w:lang w:val="en-AU"/>
        </w:rPr>
        <w:t xml:space="preserve"> stakeholders in </w:t>
      </w:r>
      <w:r w:rsidR="00BE55A3" w:rsidRPr="008A2F74">
        <w:rPr>
          <w:rFonts w:cs="Times New Roman"/>
          <w:lang w:val="en-AU"/>
        </w:rPr>
        <w:t>the software architecture industry</w:t>
      </w:r>
      <w:r w:rsidR="00DB2572" w:rsidRPr="008A2F74">
        <w:rPr>
          <w:rFonts w:cs="Times New Roman"/>
          <w:lang w:val="en-AU"/>
        </w:rPr>
        <w:t xml:space="preserve">. It </w:t>
      </w:r>
      <w:r w:rsidR="001030E0" w:rsidRPr="008A2F74">
        <w:rPr>
          <w:rFonts w:cs="Times New Roman"/>
          <w:lang w:val="en-AU"/>
        </w:rPr>
        <w:t xml:space="preserve">refers to the </w:t>
      </w:r>
      <w:r w:rsidR="00E939F9" w:rsidRPr="008A2F74">
        <w:rPr>
          <w:rFonts w:cs="Times New Roman"/>
          <w:lang w:val="en-AU"/>
        </w:rPr>
        <w:t>complexity, immaturity, or lack of integration of the tools and platforms used to teach architectural concepts, particularly when</w:t>
      </w:r>
      <w:r w:rsidR="000B33A0" w:rsidRPr="008A2F74">
        <w:rPr>
          <w:rFonts w:cs="Times New Roman"/>
          <w:lang w:val="en-AU"/>
        </w:rPr>
        <w:t xml:space="preserve"> </w:t>
      </w:r>
      <w:r w:rsidR="00F550BA" w:rsidRPr="008A2F74">
        <w:rPr>
          <w:rFonts w:cs="Times New Roman"/>
          <w:lang w:val="en-AU"/>
        </w:rPr>
        <w:t xml:space="preserve">used </w:t>
      </w:r>
      <w:r w:rsidR="008972D9" w:rsidRPr="008A2F74">
        <w:rPr>
          <w:rFonts w:cs="Times New Roman"/>
          <w:lang w:val="en-AU"/>
        </w:rPr>
        <w:t>in</w:t>
      </w:r>
      <w:r w:rsidR="00F550BA" w:rsidRPr="008A2F74">
        <w:rPr>
          <w:rFonts w:cs="Times New Roman"/>
          <w:lang w:val="en-AU"/>
        </w:rPr>
        <w:t xml:space="preserve"> similar real-world situations or </w:t>
      </w:r>
      <w:r w:rsidR="00E92275">
        <w:rPr>
          <w:rFonts w:cs="Times New Roman"/>
          <w:lang w:val="en-AU"/>
        </w:rPr>
        <w:t xml:space="preserve">to </w:t>
      </w:r>
      <w:r w:rsidR="00F550BA" w:rsidRPr="008A2F74">
        <w:rPr>
          <w:rFonts w:cs="Times New Roman"/>
          <w:lang w:val="en-AU"/>
        </w:rPr>
        <w:t xml:space="preserve">support collaborative learning. </w:t>
      </w:r>
      <w:r w:rsidR="007E7157" w:rsidRPr="008A2F74">
        <w:rPr>
          <w:rFonts w:cs="Times New Roman"/>
          <w:lang w:val="en-AU"/>
        </w:rPr>
        <w:t xml:space="preserve">For example, one major </w:t>
      </w:r>
      <w:r w:rsidR="00D97B1E" w:rsidRPr="008A2F74">
        <w:rPr>
          <w:rFonts w:cs="Times New Roman"/>
          <w:lang w:val="en-AU"/>
        </w:rPr>
        <w:t xml:space="preserve">problem is the </w:t>
      </w:r>
      <w:r w:rsidR="00FF1107" w:rsidRPr="008A2F74">
        <w:rPr>
          <w:rFonts w:cs="Times New Roman"/>
          <w:lang w:val="en-AU"/>
        </w:rPr>
        <w:t xml:space="preserve">steep learning curve associated with using architectural modelling tools, such as </w:t>
      </w:r>
      <w:proofErr w:type="spellStart"/>
      <w:r w:rsidR="00FF1107" w:rsidRPr="008A2F74">
        <w:rPr>
          <w:rFonts w:cs="Times New Roman"/>
          <w:lang w:val="en-AU"/>
        </w:rPr>
        <w:t>PlantUML</w:t>
      </w:r>
      <w:proofErr w:type="spellEnd"/>
      <w:r w:rsidR="00FF1107" w:rsidRPr="008A2F74">
        <w:rPr>
          <w:rFonts w:cs="Times New Roman"/>
          <w:lang w:val="en-AU"/>
        </w:rPr>
        <w:t xml:space="preserve">, SonarQube, or various UML-based platforms </w:t>
      </w:r>
      <w:r w:rsidR="00E54ED2" w:rsidRPr="008A2F74">
        <w:rPr>
          <w:rFonts w:cs="Times New Roman"/>
        </w:rPr>
        <w:fldChar w:fldCharType="begin">
          <w:fldData xml:space="preserve">PEVuZE5vdGU+PENpdGU+PEF1dGhvcj5DbGF1ZGlhPC9BdXRob3I+PFllYXI+MjAxODwvWWVhcj48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</w:fldData>
        </w:fldChar>
      </w:r>
      <w:r w:rsidR="00471467">
        <w:rPr>
          <w:rFonts w:cs="Times New Roman"/>
        </w:rPr>
        <w:instrText xml:space="preserve"> ADDIN EN.CITE </w:instrText>
      </w:r>
      <w:r w:rsidR="00471467">
        <w:rPr>
          <w:rFonts w:cs="Times New Roman"/>
        </w:rPr>
        <w:fldChar w:fldCharType="begin">
          <w:fldData xml:space="preserve">PEVuZE5vdGU+PENpdGU+PEF1dGhvcj5DbGF1ZGlhPC9BdXRob3I+PFllYXI+MjAxODwvWWVhcj48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E54ED2" w:rsidRPr="008A2F74">
        <w:rPr>
          <w:rFonts w:cs="Times New Roman"/>
        </w:rPr>
      </w:r>
      <w:r w:rsidR="00E54ED2" w:rsidRPr="008A2F74">
        <w:rPr>
          <w:rFonts w:cs="Times New Roman"/>
        </w:rPr>
        <w:fldChar w:fldCharType="separate"/>
      </w:r>
      <w:r w:rsidR="00471467">
        <w:rPr>
          <w:rFonts w:cs="Times New Roman"/>
          <w:noProof/>
        </w:rPr>
        <w:t>[</w:t>
      </w:r>
      <w:hyperlink w:anchor="_ENREF_33" w:tooltip="Pando, 2022 #94" w:history="1">
        <w:r w:rsidR="00471467">
          <w:rPr>
            <w:rFonts w:cs="Times New Roman"/>
            <w:noProof/>
          </w:rPr>
          <w:t>33</w:t>
        </w:r>
      </w:hyperlink>
      <w:r w:rsidR="00471467">
        <w:rPr>
          <w:rFonts w:cs="Times New Roman"/>
          <w:noProof/>
        </w:rPr>
        <w:t xml:space="preserve">, </w:t>
      </w:r>
      <w:hyperlink w:anchor="_ENREF_62" w:tooltip="Federico, 2018 #58" w:history="1">
        <w:r w:rsidR="00471467">
          <w:rPr>
            <w:rFonts w:cs="Times New Roman"/>
            <w:noProof/>
          </w:rPr>
          <w:t>62</w:t>
        </w:r>
      </w:hyperlink>
      <w:r w:rsidR="00471467">
        <w:rPr>
          <w:rFonts w:cs="Times New Roman"/>
          <w:noProof/>
        </w:rPr>
        <w:t xml:space="preserve">, </w:t>
      </w:r>
      <w:hyperlink w:anchor="_ENREF_85" w:tooltip="Claudia, 2018 #104" w:history="1">
        <w:r w:rsidR="00471467">
          <w:rPr>
            <w:rFonts w:cs="Times New Roman"/>
            <w:noProof/>
          </w:rPr>
          <w:t>85</w:t>
        </w:r>
      </w:hyperlink>
      <w:r w:rsidR="00471467">
        <w:rPr>
          <w:rFonts w:cs="Times New Roman"/>
          <w:noProof/>
        </w:rPr>
        <w:t>]</w:t>
      </w:r>
      <w:r w:rsidR="00E54ED2" w:rsidRPr="008A2F74">
        <w:rPr>
          <w:rFonts w:cs="Times New Roman"/>
        </w:rPr>
        <w:fldChar w:fldCharType="end"/>
      </w:r>
      <w:r w:rsidR="00E54ED2" w:rsidRPr="008A2F74">
        <w:rPr>
          <w:rFonts w:cs="Times New Roman"/>
          <w:lang w:val="en-AU"/>
        </w:rPr>
        <w:t xml:space="preserve">. </w:t>
      </w:r>
    </w:p>
    <w:p w14:paraId="140BE9FC" w14:textId="2CDC6218" w:rsidR="00E939F9" w:rsidRPr="008A2F74" w:rsidRDefault="00E54ED2" w:rsidP="00D577FF">
      <w:pPr>
        <w:spacing w:line="276" w:lineRule="auto"/>
        <w:jc w:val="both"/>
        <w:rPr>
          <w:rFonts w:cs="Times New Roman"/>
          <w:lang w:val="en-AU"/>
        </w:rPr>
      </w:pPr>
      <w:r w:rsidRPr="008A2F74">
        <w:rPr>
          <w:rFonts w:cs="Times New Roman"/>
          <w:lang w:val="en-AU"/>
        </w:rPr>
        <w:lastRenderedPageBreak/>
        <w:t xml:space="preserve">Students often find difficulties in </w:t>
      </w:r>
      <w:r w:rsidR="00FE0ABC" w:rsidRPr="008A2F74">
        <w:rPr>
          <w:rFonts w:cs="Times New Roman"/>
          <w:lang w:val="en-AU"/>
        </w:rPr>
        <w:t>setting up, configuring and understanding these tools</w:t>
      </w:r>
      <w:r w:rsidR="003222EB" w:rsidRPr="008A2F74">
        <w:rPr>
          <w:rFonts w:cs="Times New Roman"/>
          <w:lang w:val="en-AU"/>
        </w:rPr>
        <w:t xml:space="preserve">. </w:t>
      </w:r>
      <w:r w:rsidR="00D32EB7" w:rsidRPr="008A2F74">
        <w:rPr>
          <w:rFonts w:cs="Times New Roman"/>
          <w:lang w:val="en-AU"/>
        </w:rPr>
        <w:t xml:space="preserve">When students spend </w:t>
      </w:r>
      <w:r w:rsidR="00F7696F" w:rsidRPr="008A2F74">
        <w:rPr>
          <w:rFonts w:cs="Times New Roman"/>
          <w:lang w:val="en-AU"/>
        </w:rPr>
        <w:t xml:space="preserve">too much time getting familiar with these tools, they </w:t>
      </w:r>
      <w:r w:rsidR="0068047A" w:rsidRPr="008A2F74">
        <w:rPr>
          <w:rFonts w:cs="Times New Roman"/>
          <w:lang w:val="en-AU"/>
        </w:rPr>
        <w:t>cannot</w:t>
      </w:r>
      <w:r w:rsidR="00F7696F" w:rsidRPr="008A2F74">
        <w:rPr>
          <w:rFonts w:cs="Times New Roman"/>
          <w:lang w:val="en-AU"/>
        </w:rPr>
        <w:t xml:space="preserve"> concentrate on </w:t>
      </w:r>
      <w:r w:rsidR="0068047A" w:rsidRPr="008A2F74">
        <w:rPr>
          <w:rFonts w:cs="Times New Roman"/>
          <w:lang w:val="en-AU"/>
        </w:rPr>
        <w:t xml:space="preserve">integrating them </w:t>
      </w:r>
      <w:r w:rsidR="0037690F" w:rsidRPr="008A2F74">
        <w:rPr>
          <w:rFonts w:cs="Times New Roman"/>
          <w:lang w:val="en-AU"/>
        </w:rPr>
        <w:t xml:space="preserve">into </w:t>
      </w:r>
      <w:r w:rsidR="004E54F1" w:rsidRPr="008A2F74">
        <w:rPr>
          <w:rFonts w:cs="Times New Roman"/>
          <w:lang w:val="en-AU"/>
        </w:rPr>
        <w:t xml:space="preserve">their </w:t>
      </w:r>
      <w:r w:rsidR="00693C5F" w:rsidRPr="008A2F74">
        <w:rPr>
          <w:rFonts w:cs="Times New Roman"/>
          <w:lang w:val="en-AU"/>
        </w:rPr>
        <w:t>architectural</w:t>
      </w:r>
      <w:r w:rsidR="004E54F1" w:rsidRPr="008A2F74">
        <w:rPr>
          <w:rFonts w:cs="Times New Roman"/>
          <w:lang w:val="en-AU"/>
        </w:rPr>
        <w:t xml:space="preserve"> </w:t>
      </w:r>
      <w:r w:rsidR="00A456AF" w:rsidRPr="008A2F74">
        <w:rPr>
          <w:rFonts w:cs="Times New Roman"/>
          <w:lang w:val="en-AU"/>
        </w:rPr>
        <w:t xml:space="preserve">design. </w:t>
      </w:r>
      <w:r w:rsidR="00932911" w:rsidRPr="008A2F74">
        <w:rPr>
          <w:rFonts w:cs="Times New Roman"/>
          <w:lang w:val="en-AU"/>
        </w:rPr>
        <w:t>Tool immaturity and the absence of user-friendly interfaces are key reasons for the ineff</w:t>
      </w:r>
      <w:r w:rsidR="00693C5F" w:rsidRPr="008A2F74">
        <w:rPr>
          <w:rFonts w:cs="Times New Roman"/>
          <w:lang w:val="en-AU"/>
        </w:rPr>
        <w:t xml:space="preserve">ectiveness. </w:t>
      </w:r>
      <w:r w:rsidR="00AE1639" w:rsidRPr="008A2F74">
        <w:rPr>
          <w:rFonts w:cs="Times New Roman"/>
          <w:lang w:val="en-AU"/>
        </w:rPr>
        <w:t>In addition, the lack of industrial standards and design could be another reason</w:t>
      </w:r>
      <w:r w:rsidR="00617397" w:rsidRPr="008A2F74">
        <w:rPr>
          <w:rFonts w:cs="Times New Roman"/>
          <w:lang w:val="en-AU"/>
        </w:rPr>
        <w:t xml:space="preserve"> </w:t>
      </w:r>
      <w:r w:rsidR="00931862" w:rsidRPr="008A2F74">
        <w:rPr>
          <w:rFonts w:cs="Times New Roman"/>
        </w:rPr>
        <w:fldChar w:fldCharType="begin">
          <w:fldData xml:space="preserve">PEVuZE5vdGU+PENpdGU+PEF1dGhvcj5GZWRlcmljbzwvQXV0aG9yPjxZZWFyPjIwMTg8L1llYXI+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</w:fldData>
        </w:fldChar>
      </w:r>
      <w:r w:rsidR="00471467">
        <w:rPr>
          <w:rFonts w:cs="Times New Roman"/>
        </w:rPr>
        <w:instrText xml:space="preserve"> ADDIN EN.CITE </w:instrText>
      </w:r>
      <w:r w:rsidR="00471467">
        <w:rPr>
          <w:rFonts w:cs="Times New Roman"/>
        </w:rPr>
        <w:fldChar w:fldCharType="begin">
          <w:fldData xml:space="preserve">PEVuZE5vdGU+PENpdGU+PEF1dGhvcj5GZWRlcmljbzwvQXV0aG9yPjxZZWFyPjIwMTg8L1llYXI+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931862" w:rsidRPr="008A2F74">
        <w:rPr>
          <w:rFonts w:cs="Times New Roman"/>
        </w:rPr>
      </w:r>
      <w:r w:rsidR="00931862" w:rsidRPr="008A2F74">
        <w:rPr>
          <w:rFonts w:cs="Times New Roman"/>
        </w:rPr>
        <w:fldChar w:fldCharType="separate"/>
      </w:r>
      <w:r w:rsidR="00471467">
        <w:rPr>
          <w:rFonts w:cs="Times New Roman"/>
          <w:noProof/>
        </w:rPr>
        <w:t>[</w:t>
      </w:r>
      <w:hyperlink w:anchor="_ENREF_33" w:tooltip="Pando, 2022 #94" w:history="1">
        <w:r w:rsidR="00471467">
          <w:rPr>
            <w:rFonts w:cs="Times New Roman"/>
            <w:noProof/>
          </w:rPr>
          <w:t>33</w:t>
        </w:r>
      </w:hyperlink>
      <w:r w:rsidR="00471467">
        <w:rPr>
          <w:rFonts w:cs="Times New Roman"/>
          <w:noProof/>
        </w:rPr>
        <w:t xml:space="preserve">, </w:t>
      </w:r>
      <w:hyperlink w:anchor="_ENREF_62" w:tooltip="Federico, 2018 #58" w:history="1">
        <w:r w:rsidR="00471467">
          <w:rPr>
            <w:rFonts w:cs="Times New Roman"/>
            <w:noProof/>
          </w:rPr>
          <w:t>62</w:t>
        </w:r>
      </w:hyperlink>
      <w:r w:rsidR="00471467">
        <w:rPr>
          <w:rFonts w:cs="Times New Roman"/>
          <w:noProof/>
        </w:rPr>
        <w:t>]</w:t>
      </w:r>
      <w:r w:rsidR="00931862" w:rsidRPr="008A2F74">
        <w:rPr>
          <w:rFonts w:cs="Times New Roman"/>
        </w:rPr>
        <w:fldChar w:fldCharType="end"/>
      </w:r>
      <w:r w:rsidR="00AE1639" w:rsidRPr="008A2F74">
        <w:rPr>
          <w:rFonts w:cs="Times New Roman"/>
          <w:lang w:val="en-AU"/>
        </w:rPr>
        <w:t>.</w:t>
      </w:r>
      <w:r w:rsidR="00C443DC" w:rsidRPr="008A2F74">
        <w:rPr>
          <w:rFonts w:cs="Times New Roman"/>
          <w:lang w:val="en-AU"/>
        </w:rPr>
        <w:t xml:space="preserve"> </w:t>
      </w:r>
      <w:r w:rsidR="00BF150A" w:rsidRPr="008A2F74">
        <w:rPr>
          <w:rFonts w:cs="Times New Roman"/>
          <w:lang w:val="en-AU"/>
        </w:rPr>
        <w:t xml:space="preserve">Moreover, the functionality limitations </w:t>
      </w:r>
      <w:r w:rsidR="00512AF6" w:rsidRPr="008A2F74">
        <w:rPr>
          <w:rFonts w:cs="Times New Roman"/>
          <w:lang w:val="en-AU"/>
        </w:rPr>
        <w:t>of</w:t>
      </w:r>
      <w:r w:rsidR="00BF150A" w:rsidRPr="008A2F74">
        <w:rPr>
          <w:rFonts w:cs="Times New Roman"/>
          <w:lang w:val="en-AU"/>
        </w:rPr>
        <w:t xml:space="preserve"> these tools might also reduce </w:t>
      </w:r>
      <w:r w:rsidR="00512AF6" w:rsidRPr="008A2F74">
        <w:rPr>
          <w:rFonts w:cs="Times New Roman"/>
          <w:lang w:val="en-AU"/>
        </w:rPr>
        <w:t>students</w:t>
      </w:r>
      <w:r w:rsidR="006A2CD8" w:rsidRPr="008A2F74">
        <w:rPr>
          <w:rFonts w:cs="Times New Roman"/>
          <w:lang w:val="en-AU"/>
        </w:rPr>
        <w:t>’</w:t>
      </w:r>
      <w:r w:rsidR="00512AF6" w:rsidRPr="008A2F74">
        <w:rPr>
          <w:rFonts w:cs="Times New Roman"/>
          <w:lang w:val="en-AU"/>
        </w:rPr>
        <w:t xml:space="preserve"> learning outcomes. As software architecture </w:t>
      </w:r>
      <w:r w:rsidR="000504AE" w:rsidRPr="008A2F74">
        <w:rPr>
          <w:rFonts w:cs="Times New Roman"/>
          <w:lang w:val="en-AU"/>
        </w:rPr>
        <w:t xml:space="preserve">requires multiple </w:t>
      </w:r>
      <w:r w:rsidR="00E92275">
        <w:rPr>
          <w:rFonts w:cs="Times New Roman"/>
          <w:lang w:val="en-AU"/>
        </w:rPr>
        <w:t>integration layers</w:t>
      </w:r>
      <w:r w:rsidR="000504AE" w:rsidRPr="008A2F74">
        <w:rPr>
          <w:rFonts w:cs="Times New Roman"/>
          <w:lang w:val="en-AU"/>
        </w:rPr>
        <w:t xml:space="preserve">, including data, business logic, </w:t>
      </w:r>
      <w:r w:rsidR="00F4096C" w:rsidRPr="008A2F74">
        <w:rPr>
          <w:rFonts w:cs="Times New Roman"/>
          <w:lang w:val="en-AU"/>
        </w:rPr>
        <w:t xml:space="preserve">and </w:t>
      </w:r>
      <w:r w:rsidR="000504AE" w:rsidRPr="008A2F74">
        <w:rPr>
          <w:rFonts w:cs="Times New Roman"/>
          <w:lang w:val="en-AU"/>
        </w:rPr>
        <w:t xml:space="preserve">presentation, </w:t>
      </w:r>
      <w:r w:rsidR="00F4096C" w:rsidRPr="008A2F74">
        <w:rPr>
          <w:rFonts w:cs="Times New Roman"/>
          <w:lang w:val="en-AU"/>
        </w:rPr>
        <w:t xml:space="preserve">many existing platforms are limited in </w:t>
      </w:r>
      <w:r w:rsidR="005D7DD9" w:rsidRPr="008A2F74">
        <w:rPr>
          <w:rFonts w:cs="Times New Roman"/>
          <w:lang w:val="en-AU"/>
        </w:rPr>
        <w:t xml:space="preserve">design-level analysis </w:t>
      </w:r>
      <w:r w:rsidR="000D7730" w:rsidRPr="008A2F74">
        <w:rPr>
          <w:rFonts w:cs="Times New Roman"/>
        </w:rPr>
        <w:fldChar w:fldCharType="begin"/>
      </w:r>
      <w:r w:rsidR="00471467">
        <w:rPr>
          <w:rFonts w:cs="Times New Roman"/>
        </w:rPr>
        <w:instrText xml:space="preserve"> ADDIN EN.CITE &lt;EndNote&gt;&lt;Cite&gt;&lt;Author&gt;Claudia&lt;/Author&gt;&lt;Year&gt;2018&lt;/Year&gt;&lt;RecNum&gt;104&lt;/RecNum&gt;&lt;DisplayText&gt;[85]&lt;/DisplayText&gt;&lt;record&gt;&lt;rec-number&gt;104&lt;/rec-number&gt;&lt;foreign-keys&gt;&lt;key app="EN" db-id="e9pxax9rpzaed9e0p5ipfrz6a2fderwaepaf" timestamp="1744516072"&gt;104&lt;/key&gt;&lt;/foreign-keys&gt;&lt;ref-type name="Journal Article"&gt;17&lt;/ref-type&gt;&lt;contributors&gt;&lt;authors&gt;&lt;author&gt;Claudia, Raibulet&lt;/author&gt;&lt;author&gt;Francesca,&lt;/author&gt;&lt;/authors&gt;&lt;/contributors&gt;&lt;titles&gt;&lt;title&gt;Collaborative and teamwork software development in an undergraduate software engineering course&lt;/title&gt;&lt;secondary-title&gt;Journal of Systems and Software&lt;/secondary-title&gt;&lt;/titles&gt;&lt;periodical&gt;&lt;full-title&gt;Journal of Systems and Software&lt;/full-title&gt;&lt;/periodical&gt;&lt;pages&gt;409-422&lt;/pages&gt;&lt;volume&gt;144&lt;/volume&gt;&lt;dates&gt;&lt;year&gt;2018&lt;/year&gt;&lt;/dates&gt;&lt;label&gt;S8&lt;/label&gt;&lt;urls&gt;&lt;related-urls&gt;&lt;url&gt;https://www.sciencedirect.com/science/article/pii/S0164121218301389&lt;/url&gt;&lt;/related-urls&gt;&lt;/urls&gt;&lt;electronic-resource-num&gt;https://doi.org/10.1016/j.jss.2018.07.010&lt;/electronic-resource-num&gt;&lt;/record&gt;&lt;/Cite&gt;&lt;/EndNote&gt;</w:instrText>
      </w:r>
      <w:r w:rsidR="000D7730" w:rsidRPr="008A2F74">
        <w:rPr>
          <w:rFonts w:cs="Times New Roman"/>
        </w:rPr>
        <w:fldChar w:fldCharType="separate"/>
      </w:r>
      <w:r w:rsidR="00471467">
        <w:rPr>
          <w:rFonts w:cs="Times New Roman"/>
          <w:noProof/>
        </w:rPr>
        <w:t>[</w:t>
      </w:r>
      <w:hyperlink w:anchor="_ENREF_85" w:tooltip="Claudia, 2018 #104" w:history="1">
        <w:r w:rsidR="00471467">
          <w:rPr>
            <w:rFonts w:cs="Times New Roman"/>
            <w:noProof/>
          </w:rPr>
          <w:t>85</w:t>
        </w:r>
      </w:hyperlink>
      <w:r w:rsidR="00471467">
        <w:rPr>
          <w:rFonts w:cs="Times New Roman"/>
          <w:noProof/>
        </w:rPr>
        <w:t>]</w:t>
      </w:r>
      <w:r w:rsidR="000D7730" w:rsidRPr="008A2F74">
        <w:rPr>
          <w:rFonts w:cs="Times New Roman"/>
        </w:rPr>
        <w:fldChar w:fldCharType="end"/>
      </w:r>
      <w:r w:rsidR="000D7730" w:rsidRPr="008A2F74">
        <w:rPr>
          <w:rFonts w:cs="Times New Roman"/>
          <w:lang w:val="en-AU"/>
        </w:rPr>
        <w:t>.</w:t>
      </w:r>
      <w:r w:rsidR="003A21DB" w:rsidRPr="008A2F74">
        <w:rPr>
          <w:rFonts w:cs="Times New Roman"/>
          <w:lang w:val="en-AU"/>
        </w:rPr>
        <w:t xml:space="preserve"> </w:t>
      </w:r>
      <w:r w:rsidR="000D7730" w:rsidRPr="008A2F74">
        <w:rPr>
          <w:rFonts w:cs="Times New Roman"/>
          <w:lang w:val="en-AU"/>
        </w:rPr>
        <w:t xml:space="preserve">These </w:t>
      </w:r>
      <w:r w:rsidR="00386C91" w:rsidRPr="008A2F74">
        <w:rPr>
          <w:rFonts w:cs="Times New Roman"/>
          <w:lang w:val="en-AU"/>
        </w:rPr>
        <w:t xml:space="preserve">technical and tool limitations will </w:t>
      </w:r>
      <w:r w:rsidR="008A2F04" w:rsidRPr="008A2F74">
        <w:rPr>
          <w:rFonts w:cs="Times New Roman"/>
          <w:lang w:val="en-AU"/>
        </w:rPr>
        <w:t xml:space="preserve">further influence </w:t>
      </w:r>
      <w:r w:rsidR="00A35F88" w:rsidRPr="008A2F74">
        <w:rPr>
          <w:rFonts w:cs="Times New Roman"/>
          <w:lang w:val="en-AU"/>
        </w:rPr>
        <w:t>educators’ teaching result</w:t>
      </w:r>
      <w:r w:rsidR="008A2F04" w:rsidRPr="008A2F74">
        <w:rPr>
          <w:rFonts w:cs="Times New Roman"/>
          <w:lang w:val="en-AU"/>
        </w:rPr>
        <w:t>s</w:t>
      </w:r>
      <w:r w:rsidR="004D3AA8" w:rsidRPr="008A2F74">
        <w:rPr>
          <w:rFonts w:cs="Times New Roman"/>
          <w:lang w:val="en-AU"/>
        </w:rPr>
        <w:t>,</w:t>
      </w:r>
      <w:r w:rsidR="008A2F04" w:rsidRPr="008A2F74">
        <w:rPr>
          <w:rFonts w:cs="Times New Roman"/>
          <w:lang w:val="en-AU"/>
        </w:rPr>
        <w:t xml:space="preserve"> as they will </w:t>
      </w:r>
      <w:r w:rsidR="00E92275">
        <w:rPr>
          <w:rFonts w:cs="Times New Roman"/>
          <w:lang w:val="en-AU"/>
        </w:rPr>
        <w:t>first have to</w:t>
      </w:r>
      <w:r w:rsidR="008A2F04" w:rsidRPr="008A2F74">
        <w:rPr>
          <w:rFonts w:cs="Times New Roman"/>
          <w:lang w:val="en-AU"/>
        </w:rPr>
        <w:t xml:space="preserve"> understand these drawbacks and </w:t>
      </w:r>
      <w:r w:rsidR="002E2E66" w:rsidRPr="008A2F74">
        <w:rPr>
          <w:rFonts w:cs="Times New Roman"/>
          <w:lang w:val="en-AU"/>
        </w:rPr>
        <w:t>integrate appropriate tools into their courses</w:t>
      </w:r>
      <w:r w:rsidR="004D3AA8" w:rsidRPr="008A2F74">
        <w:rPr>
          <w:rFonts w:cs="Times New Roman"/>
          <w:lang w:val="en-AU"/>
        </w:rPr>
        <w:t xml:space="preserve">, together with technical support, which will further improve their teaching load </w:t>
      </w:r>
      <w:r w:rsidR="00243B87" w:rsidRPr="008A2F74">
        <w:rPr>
          <w:rFonts w:cs="Times New Roman"/>
        </w:rPr>
        <w:fldChar w:fldCharType="begin"/>
      </w:r>
      <w:r w:rsidR="00D07290" w:rsidRPr="008A2F74">
        <w:rPr>
          <w:rFonts w:cs="Times New Roman"/>
        </w:rPr>
        <w:instrText xml:space="preserve"> ADDIN EN.CITE &lt;EndNote&gt;&lt;Cite&gt;&lt;Author&gt;Lau&lt;/Author&gt;&lt;Year&gt;2024&lt;/Year&gt;&lt;RecNum&gt;103&lt;/RecNum&gt;&lt;DisplayText&gt;[34]&lt;/DisplayText&gt;&lt;record&gt;&lt;rec-number&gt;103&lt;/rec-number&gt;&lt;foreign-keys&gt;&lt;key app="EN" db-id="e9pxax9rpzaed9e0p5ipfrz6a2fderwaepaf" timestamp="1744516072"&gt;103&lt;/key&gt;&lt;/foreign-keys&gt;&lt;ref-type name="Journal Article"&gt;17&lt;/ref-type&gt;&lt;contributors&gt;&lt;authors&gt;&lt;author&gt;Y. M. Lau&lt;/author&gt;&lt;author&gt;C. M. Koh&lt;/author&gt;&lt;author&gt;L. Jiang&lt;/author&gt;&lt;/authors&gt;&lt;/contributors&gt;&lt;titles&gt;&lt;title&gt;Teaching Software Development for Real-World Problems Using a Microservice-Based Collaborative Problem-Solving Approach&lt;/title&gt;&lt;secondary-title&gt;2024 IEEE/ACM 46th International Conference on Software Engineering: Software Engineering Education and Training (ICSE-SEET)&lt;/secondary-title&gt;&lt;/titles&gt;&lt;periodical&gt;&lt;full-title&gt;2024 IEEE/ACM 46th International Conference on Software Engineering: Software Engineering Education and Training (ICSE-SEET)&lt;/full-title&gt;&lt;/periodical&gt;&lt;pages&gt;22-33&lt;/pages&gt;&lt;dates&gt;&lt;year&gt;2024&lt;/year&gt;&lt;/dates&gt;&lt;label&gt;S24&lt;/label&gt;&lt;urls&gt;&lt;/urls&gt;&lt;electronic-resource-num&gt;10.1145/3639474.3640064&lt;/electronic-resource-num&gt;&lt;/record&gt;&lt;/Cite&gt;&lt;/EndNote&gt;</w:instrText>
      </w:r>
      <w:r w:rsidR="00243B87" w:rsidRPr="008A2F74">
        <w:rPr>
          <w:rFonts w:cs="Times New Roman"/>
        </w:rPr>
        <w:fldChar w:fldCharType="separate"/>
      </w:r>
      <w:r w:rsidR="00AA544C" w:rsidRPr="008A2F74">
        <w:rPr>
          <w:rFonts w:cs="Times New Roman"/>
          <w:noProof/>
        </w:rPr>
        <w:t>[</w:t>
      </w:r>
      <w:hyperlink w:anchor="_ENREF_34" w:tooltip="Lau, 2024 #103" w:history="1">
        <w:r w:rsidR="00471467" w:rsidRPr="008A2F74">
          <w:rPr>
            <w:rFonts w:cs="Times New Roman"/>
            <w:noProof/>
          </w:rPr>
          <w:t>34</w:t>
        </w:r>
      </w:hyperlink>
      <w:r w:rsidR="00AA544C" w:rsidRPr="008A2F74">
        <w:rPr>
          <w:rFonts w:cs="Times New Roman"/>
          <w:noProof/>
        </w:rPr>
        <w:t>]</w:t>
      </w:r>
      <w:r w:rsidR="00243B87" w:rsidRPr="008A2F74">
        <w:rPr>
          <w:rFonts w:cs="Times New Roman"/>
        </w:rPr>
        <w:fldChar w:fldCharType="end"/>
      </w:r>
      <w:r w:rsidR="004D3AA8" w:rsidRPr="008A2F74">
        <w:rPr>
          <w:rFonts w:cs="Times New Roman"/>
          <w:lang w:val="en-AU"/>
        </w:rPr>
        <w:t>.</w:t>
      </w:r>
    </w:p>
    <w:p w14:paraId="74A6439D" w14:textId="66531F70" w:rsidR="002923C3" w:rsidRPr="008A2F74" w:rsidRDefault="008220C4" w:rsidP="00D577FF">
      <w:pPr>
        <w:spacing w:line="276" w:lineRule="auto"/>
        <w:jc w:val="both"/>
        <w:rPr>
          <w:rFonts w:cs="Times New Roman"/>
          <w:lang w:val="en-AU" w:eastAsia="zh-CN"/>
        </w:rPr>
      </w:pPr>
      <w:r w:rsidRPr="008A2F74">
        <w:rPr>
          <w:rFonts w:cs="Times New Roman"/>
          <w:lang w:val="en-AU"/>
        </w:rPr>
        <w:t xml:space="preserve">As reported in many reviewed studies (n=14), </w:t>
      </w:r>
      <w:r w:rsidR="003C443E" w:rsidRPr="008A2F74">
        <w:rPr>
          <w:rFonts w:cs="Times New Roman"/>
          <w:lang w:val="en-AU"/>
        </w:rPr>
        <w:t>c</w:t>
      </w:r>
      <w:r w:rsidR="002923C3" w:rsidRPr="008A2F74">
        <w:rPr>
          <w:rFonts w:cs="Times New Roman"/>
          <w:lang w:val="en-AU"/>
        </w:rPr>
        <w:t xml:space="preserve">ommunication </w:t>
      </w:r>
      <w:r w:rsidR="00F337F2" w:rsidRPr="008A2F74">
        <w:rPr>
          <w:rFonts w:cs="Times New Roman"/>
          <w:lang w:val="en-AU"/>
        </w:rPr>
        <w:t>and</w:t>
      </w:r>
      <w:r w:rsidR="002923C3" w:rsidRPr="008A2F74">
        <w:rPr>
          <w:rFonts w:cs="Times New Roman"/>
          <w:lang w:val="en-AU"/>
        </w:rPr>
        <w:t xml:space="preserve"> </w:t>
      </w:r>
      <w:r w:rsidR="00377A3F" w:rsidRPr="008A2F74">
        <w:rPr>
          <w:rFonts w:cs="Times New Roman"/>
          <w:lang w:val="en-AU"/>
        </w:rPr>
        <w:t>c</w:t>
      </w:r>
      <w:r w:rsidR="002923C3" w:rsidRPr="008A2F74">
        <w:rPr>
          <w:rFonts w:cs="Times New Roman"/>
          <w:lang w:val="en-AU"/>
        </w:rPr>
        <w:t>ollaboration</w:t>
      </w:r>
      <w:r w:rsidR="00314B65" w:rsidRPr="008A2F74">
        <w:rPr>
          <w:rFonts w:cs="Times New Roman"/>
          <w:lang w:val="en-AU"/>
        </w:rPr>
        <w:t xml:space="preserve"> are</w:t>
      </w:r>
      <w:r w:rsidR="002923C3" w:rsidRPr="008A2F74">
        <w:rPr>
          <w:rFonts w:cs="Times New Roman"/>
          <w:lang w:val="en-AU"/>
        </w:rPr>
        <w:t xml:space="preserve"> </w:t>
      </w:r>
      <w:r w:rsidR="00314B65" w:rsidRPr="008A2F74">
        <w:rPr>
          <w:rFonts w:cs="Times New Roman"/>
          <w:lang w:val="en-AU"/>
        </w:rPr>
        <w:t xml:space="preserve">most </w:t>
      </w:r>
      <w:r w:rsidR="002923C3" w:rsidRPr="008A2F74">
        <w:rPr>
          <w:rFonts w:cs="Times New Roman"/>
          <w:lang w:val="en-AU"/>
        </w:rPr>
        <w:t>prominent in team-based and hybrid</w:t>
      </w:r>
      <w:r w:rsidR="006A6FD2" w:rsidRPr="008A2F74">
        <w:rPr>
          <w:rFonts w:cs="Times New Roman"/>
          <w:lang w:val="en-AU"/>
        </w:rPr>
        <w:t xml:space="preserve"> </w:t>
      </w:r>
      <w:r w:rsidR="002923C3" w:rsidRPr="008A2F74">
        <w:rPr>
          <w:rFonts w:cs="Times New Roman"/>
          <w:lang w:val="en-AU"/>
        </w:rPr>
        <w:t xml:space="preserve">learning environments </w:t>
      </w:r>
      <w:r w:rsidR="00C9628D" w:rsidRPr="008A2F74">
        <w:rPr>
          <w:rFonts w:cs="Times New Roman"/>
          <w:lang w:val="en-AU"/>
        </w:rPr>
        <w:t>since</w:t>
      </w:r>
      <w:r w:rsidR="002923C3" w:rsidRPr="008A2F74">
        <w:rPr>
          <w:rFonts w:cs="Times New Roman"/>
          <w:lang w:val="en-AU"/>
        </w:rPr>
        <w:t xml:space="preserve"> designing software architecture requires </w:t>
      </w:r>
      <w:r w:rsidR="00A16C76" w:rsidRPr="008A2F74">
        <w:rPr>
          <w:rFonts w:cs="Times New Roman"/>
          <w:lang w:val="en-AU"/>
        </w:rPr>
        <w:t>technical competence and</w:t>
      </w:r>
      <w:r w:rsidR="002923C3" w:rsidRPr="008A2F74">
        <w:rPr>
          <w:rFonts w:cs="Times New Roman"/>
          <w:lang w:val="en-AU"/>
        </w:rPr>
        <w:t xml:space="preserve"> </w:t>
      </w:r>
      <w:r w:rsidR="00E92275">
        <w:rPr>
          <w:rFonts w:cs="Times New Roman"/>
          <w:lang w:val="en-AU"/>
        </w:rPr>
        <w:t>practical</w:t>
      </w:r>
      <w:r w:rsidR="002923C3" w:rsidRPr="008A2F74">
        <w:rPr>
          <w:rFonts w:cs="Times New Roman"/>
          <w:lang w:val="en-AU"/>
        </w:rPr>
        <w:t xml:space="preserve"> interpersonal and transferable skills. Many studies highlight the difficulties of teamwork in developing software architecture, </w:t>
      </w:r>
      <w:r w:rsidR="00E92275">
        <w:rPr>
          <w:rFonts w:cs="Times New Roman"/>
          <w:lang w:val="en-AU"/>
        </w:rPr>
        <w:t>primari</w:t>
      </w:r>
      <w:r w:rsidR="002923C3" w:rsidRPr="008A2F74">
        <w:rPr>
          <w:rFonts w:cs="Times New Roman"/>
          <w:lang w:val="en-AU"/>
        </w:rPr>
        <w:t xml:space="preserve">ly when the projects are conducted in distributed or hybrid settings, with both in-person and online learners </w:t>
      </w:r>
      <w:r w:rsidR="002923C3" w:rsidRPr="008A2F74">
        <w:rPr>
          <w:rFonts w:cs="Times New Roman"/>
        </w:rPr>
        <w:fldChar w:fldCharType="begin">
          <w:fldData xml:space="preserve">PEVuZE5vdGU+PENpdGU+PEF1dGhvcj5FZGdhcjwvQXV0aG9yPjxZZWFyPjIwMjM8L1llYXI+PFJl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</w:fldData>
        </w:fldChar>
      </w:r>
      <w:r w:rsidR="00471467">
        <w:rPr>
          <w:rFonts w:cs="Times New Roman"/>
        </w:rPr>
        <w:instrText xml:space="preserve"> ADDIN EN.CITE </w:instrText>
      </w:r>
      <w:r w:rsidR="00471467">
        <w:rPr>
          <w:rFonts w:cs="Times New Roman"/>
        </w:rPr>
        <w:fldChar w:fldCharType="begin">
          <w:fldData xml:space="preserve">PEVuZE5vdGU+PENpdGU+PEF1dGhvcj5FZGdhcjwvQXV0aG9yPjxZZWFyPjIwMjM8L1llYXI+PFJl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2923C3" w:rsidRPr="008A2F74">
        <w:rPr>
          <w:rFonts w:cs="Times New Roman"/>
        </w:rPr>
      </w:r>
      <w:r w:rsidR="002923C3" w:rsidRPr="008A2F74">
        <w:rPr>
          <w:rFonts w:cs="Times New Roman"/>
        </w:rPr>
        <w:fldChar w:fldCharType="separate"/>
      </w:r>
      <w:r w:rsidR="00471467">
        <w:rPr>
          <w:rFonts w:cs="Times New Roman"/>
          <w:noProof/>
        </w:rPr>
        <w:t>[</w:t>
      </w:r>
      <w:hyperlink w:anchor="_ENREF_22" w:tooltip="Fabian, 2018 #62" w:history="1">
        <w:r w:rsidR="00471467">
          <w:rPr>
            <w:rFonts w:cs="Times New Roman"/>
            <w:noProof/>
          </w:rPr>
          <w:t>22</w:t>
        </w:r>
      </w:hyperlink>
      <w:r w:rsidR="00471467">
        <w:rPr>
          <w:rFonts w:cs="Times New Roman"/>
          <w:noProof/>
        </w:rPr>
        <w:t xml:space="preserve">, </w:t>
      </w:r>
      <w:hyperlink w:anchor="_ENREF_77" w:tooltip="Giraldo, 2011 #83" w:history="1">
        <w:r w:rsidR="00471467">
          <w:rPr>
            <w:rFonts w:cs="Times New Roman"/>
            <w:noProof/>
          </w:rPr>
          <w:t>77</w:t>
        </w:r>
      </w:hyperlink>
      <w:r w:rsidR="00471467">
        <w:rPr>
          <w:rFonts w:cs="Times New Roman"/>
          <w:noProof/>
        </w:rPr>
        <w:t xml:space="preserve">, </w:t>
      </w:r>
      <w:hyperlink w:anchor="_ENREF_80" w:tooltip="Edgar, 2023 #61" w:history="1">
        <w:r w:rsidR="00471467">
          <w:rPr>
            <w:rFonts w:cs="Times New Roman"/>
            <w:noProof/>
          </w:rPr>
          <w:t>80</w:t>
        </w:r>
      </w:hyperlink>
      <w:r w:rsidR="00471467">
        <w:rPr>
          <w:rFonts w:cs="Times New Roman"/>
          <w:noProof/>
        </w:rPr>
        <w:t>]</w:t>
      </w:r>
      <w:r w:rsidR="002923C3" w:rsidRPr="008A2F74">
        <w:rPr>
          <w:rFonts w:cs="Times New Roman"/>
        </w:rPr>
        <w:fldChar w:fldCharType="end"/>
      </w:r>
      <w:r w:rsidR="002923C3" w:rsidRPr="008A2F74">
        <w:rPr>
          <w:rFonts w:cs="Times New Roman"/>
          <w:lang w:val="en-AU"/>
        </w:rPr>
        <w:t xml:space="preserve">. Common issues include miscommunication, inadequate participation, members with different backgrounds, and task allocation, which could </w:t>
      </w:r>
      <w:r w:rsidR="00FF384A" w:rsidRPr="008A2F74">
        <w:rPr>
          <w:rFonts w:cs="Times New Roman"/>
          <w:lang w:val="en-AU"/>
        </w:rPr>
        <w:t xml:space="preserve">negatively </w:t>
      </w:r>
      <w:r w:rsidR="002923C3" w:rsidRPr="008A2F74">
        <w:rPr>
          <w:rFonts w:cs="Times New Roman"/>
          <w:lang w:val="en-AU"/>
        </w:rPr>
        <w:t xml:space="preserve">influence team performance and learning outcomes. The lack of collaborative tools, such as teamwork tools, could also give rise to collaboration problems due to a lack of familiarity, platform inconsistency, or technical limitations </w:t>
      </w:r>
      <w:r w:rsidR="002923C3" w:rsidRPr="008A2F74">
        <w:rPr>
          <w:rFonts w:cs="Times New Roman"/>
        </w:rPr>
        <w:fldChar w:fldCharType="begin"/>
      </w:r>
      <w:r w:rsidR="00471467">
        <w:rPr>
          <w:rFonts w:cs="Times New Roman"/>
        </w:rPr>
        <w:instrText xml:space="preserve"> ADDIN EN.CITE &lt;EndNote&gt;&lt;Cite&gt;&lt;Author&gt;Giraldo&lt;/Author&gt;&lt;Year&gt;2011&lt;/Year&gt;&lt;RecNum&gt;83&lt;/RecNum&gt;&lt;DisplayText&gt;[77]&lt;/DisplayText&gt;&lt;record&gt;&lt;rec-number&gt;83&lt;/rec-number&gt;&lt;foreign-keys&gt;&lt;key app="EN" db-id="e9pxax9rpzaed9e0p5ipfrz6a2fderwaepaf" timestamp="1744516072"&gt;83&lt;/key&gt;&lt;/foreign-keys&gt;&lt;ref-type name="Journal Article"&gt;17&lt;/ref-type&gt;&lt;contributors&gt;&lt;authors&gt;&lt;author&gt;F. D. Giraldo&lt;/author&gt;&lt;author&gt;S. F. Ochoa&lt;/author&gt;&lt;author&gt;M. Herrera&lt;/author&gt;&lt;author&gt;A. Neyem&lt;/author&gt;&lt;author&gt;J. L. Arciniegas&lt;/author&gt;&lt;author&gt;C. Clunie&lt;/author&gt;&lt;author&gt;S. Zapata&lt;/author&gt;&lt;author&gt;F. Lizano&lt;/author&gt;&lt;/authors&gt;&lt;/contributors&gt;&lt;titles&gt;&lt;title&gt;Applying a distributed CSCL activity for teaching software architecture&lt;/title&gt;&lt;secondary-title&gt;International Conference on Information Society (i-Society 2011)&lt;/secondary-title&gt;&lt;/titles&gt;&lt;periodical&gt;&lt;full-title&gt;International Conference on Information Society (i-Society 2011)&lt;/full-title&gt;&lt;/periodical&gt;&lt;pages&gt;208-214&lt;/pages&gt;&lt;dates&gt;&lt;year&gt;2011&lt;/year&gt;&lt;/dates&gt;&lt;label&gt;S76&lt;/label&gt;&lt;urls&gt;&lt;/urls&gt;&lt;electronic-resource-num&gt;10.1109/i-Society18435.2011.5978540&lt;/electronic-resource-num&gt;&lt;/record&gt;&lt;/Cite&gt;&lt;/EndNote&gt;</w:instrText>
      </w:r>
      <w:r w:rsidR="002923C3" w:rsidRPr="008A2F74">
        <w:rPr>
          <w:rFonts w:cs="Times New Roman"/>
        </w:rPr>
        <w:fldChar w:fldCharType="separate"/>
      </w:r>
      <w:r w:rsidR="00471467">
        <w:rPr>
          <w:rFonts w:cs="Times New Roman"/>
          <w:noProof/>
        </w:rPr>
        <w:t>[</w:t>
      </w:r>
      <w:hyperlink w:anchor="_ENREF_77" w:tooltip="Giraldo, 2011 #83" w:history="1">
        <w:r w:rsidR="00471467">
          <w:rPr>
            <w:rFonts w:cs="Times New Roman"/>
            <w:noProof/>
          </w:rPr>
          <w:t>77</w:t>
        </w:r>
      </w:hyperlink>
      <w:r w:rsidR="00471467">
        <w:rPr>
          <w:rFonts w:cs="Times New Roman"/>
          <w:noProof/>
        </w:rPr>
        <w:t>]</w:t>
      </w:r>
      <w:r w:rsidR="002923C3" w:rsidRPr="008A2F74">
        <w:rPr>
          <w:rFonts w:cs="Times New Roman"/>
        </w:rPr>
        <w:fldChar w:fldCharType="end"/>
      </w:r>
      <w:r w:rsidR="002923C3" w:rsidRPr="008A2F74">
        <w:rPr>
          <w:rFonts w:cs="Times New Roman"/>
          <w:lang w:val="en-AU"/>
        </w:rPr>
        <w:t>.</w:t>
      </w:r>
    </w:p>
    <w:p w14:paraId="485B79BC" w14:textId="54E98F4A" w:rsidR="00024760" w:rsidRPr="008A2F74" w:rsidRDefault="00C17259" w:rsidP="00D577FF">
      <w:pPr>
        <w:spacing w:line="276" w:lineRule="auto"/>
        <w:jc w:val="both"/>
        <w:rPr>
          <w:rFonts w:cs="Times New Roman"/>
          <w:lang w:val="en-AU"/>
        </w:rPr>
      </w:pPr>
      <w:r w:rsidRPr="008A2F74">
        <w:rPr>
          <w:rFonts w:cs="Times New Roman"/>
          <w:lang w:val="en-AU"/>
        </w:rPr>
        <w:t>The</w:t>
      </w:r>
      <w:r w:rsidR="00B873C5" w:rsidRPr="008A2F74">
        <w:rPr>
          <w:rFonts w:cs="Times New Roman"/>
          <w:lang w:val="en-AU"/>
        </w:rPr>
        <w:t xml:space="preserve"> </w:t>
      </w:r>
      <w:r w:rsidRPr="008A2F74">
        <w:rPr>
          <w:rFonts w:cs="Times New Roman"/>
          <w:lang w:val="en-AU"/>
        </w:rPr>
        <w:t>s</w:t>
      </w:r>
      <w:r w:rsidR="002923C3" w:rsidRPr="008A2F74">
        <w:rPr>
          <w:rFonts w:cs="Times New Roman"/>
          <w:lang w:val="en-AU"/>
        </w:rPr>
        <w:t xml:space="preserve">tudent </w:t>
      </w:r>
      <w:r w:rsidR="004F0DF9" w:rsidRPr="008A2F74">
        <w:rPr>
          <w:rFonts w:cs="Times New Roman"/>
          <w:lang w:val="en-AU"/>
        </w:rPr>
        <w:t>e</w:t>
      </w:r>
      <w:r w:rsidR="002923C3" w:rsidRPr="008A2F74">
        <w:rPr>
          <w:rFonts w:cs="Times New Roman"/>
          <w:lang w:val="en-AU"/>
        </w:rPr>
        <w:t xml:space="preserve">ngagement </w:t>
      </w:r>
      <w:r w:rsidR="009E1E51" w:rsidRPr="008A2F74">
        <w:rPr>
          <w:rFonts w:cs="Times New Roman"/>
          <w:lang w:val="en-AU"/>
        </w:rPr>
        <w:t>and</w:t>
      </w:r>
      <w:r w:rsidR="002923C3" w:rsidRPr="008A2F74">
        <w:rPr>
          <w:rFonts w:cs="Times New Roman"/>
          <w:lang w:val="en-AU"/>
        </w:rPr>
        <w:t xml:space="preserve"> </w:t>
      </w:r>
      <w:r w:rsidR="004F0DF9" w:rsidRPr="008A2F74">
        <w:rPr>
          <w:rFonts w:cs="Times New Roman"/>
          <w:lang w:val="en-AU"/>
        </w:rPr>
        <w:t>m</w:t>
      </w:r>
      <w:r w:rsidR="002923C3" w:rsidRPr="008A2F74">
        <w:rPr>
          <w:rFonts w:cs="Times New Roman"/>
          <w:lang w:val="en-AU"/>
        </w:rPr>
        <w:t>otivation</w:t>
      </w:r>
      <w:r w:rsidR="00EB240B" w:rsidRPr="008A2F74">
        <w:rPr>
          <w:rFonts w:cs="Times New Roman"/>
          <w:lang w:val="en-AU"/>
        </w:rPr>
        <w:t xml:space="preserve"> </w:t>
      </w:r>
      <w:r w:rsidR="00E64F66" w:rsidRPr="008A2F74">
        <w:rPr>
          <w:rFonts w:cs="Times New Roman"/>
          <w:lang w:val="en-AU"/>
        </w:rPr>
        <w:t xml:space="preserve">challenge </w:t>
      </w:r>
      <w:r w:rsidR="00EB240B" w:rsidRPr="008A2F74">
        <w:rPr>
          <w:rFonts w:cs="Times New Roman"/>
          <w:lang w:val="en-AU"/>
        </w:rPr>
        <w:t xml:space="preserve">(n=14) </w:t>
      </w:r>
      <w:r w:rsidR="002923C3" w:rsidRPr="008A2F74">
        <w:rPr>
          <w:rFonts w:cs="Times New Roman"/>
          <w:lang w:val="en-AU"/>
        </w:rPr>
        <w:t xml:space="preserve">refers to </w:t>
      </w:r>
      <w:r w:rsidR="00975EE2" w:rsidRPr="008A2F74">
        <w:rPr>
          <w:rFonts w:cs="Times New Roman"/>
          <w:lang w:val="en-AU"/>
        </w:rPr>
        <w:t>students’</w:t>
      </w:r>
      <w:r w:rsidR="002923C3" w:rsidRPr="008A2F74">
        <w:rPr>
          <w:rFonts w:cs="Times New Roman"/>
          <w:lang w:val="en-AU"/>
        </w:rPr>
        <w:t xml:space="preserve"> low engagement and motivation </w:t>
      </w:r>
      <w:r w:rsidR="00975EE2" w:rsidRPr="008A2F74">
        <w:rPr>
          <w:rFonts w:cs="Times New Roman"/>
          <w:lang w:val="en-AU"/>
        </w:rPr>
        <w:t>when learning software architecture subjects</w:t>
      </w:r>
      <w:r w:rsidR="00F834F7" w:rsidRPr="008A2F74">
        <w:rPr>
          <w:rFonts w:cs="Times New Roman"/>
          <w:lang w:val="en-AU"/>
        </w:rPr>
        <w:t>,</w:t>
      </w:r>
      <w:r w:rsidR="002923C3" w:rsidRPr="008A2F74">
        <w:rPr>
          <w:rFonts w:cs="Times New Roman"/>
          <w:lang w:val="en-AU"/>
        </w:rPr>
        <w:t xml:space="preserve"> </w:t>
      </w:r>
      <w:r w:rsidR="00F834F7" w:rsidRPr="008A2F74">
        <w:rPr>
          <w:rFonts w:cs="Times New Roman"/>
          <w:lang w:val="en-AU"/>
        </w:rPr>
        <w:t xml:space="preserve">as students perceive </w:t>
      </w:r>
      <w:r w:rsidR="002923C3" w:rsidRPr="008A2F74">
        <w:rPr>
          <w:rFonts w:cs="Times New Roman"/>
          <w:lang w:val="en-AU"/>
        </w:rPr>
        <w:t xml:space="preserve">the materials covered as theoretical, detached from practical applications, or abstract </w:t>
      </w:r>
      <w:r w:rsidR="002923C3" w:rsidRPr="008A2F74">
        <w:rPr>
          <w:rFonts w:cs="Times New Roman"/>
        </w:rPr>
        <w:fldChar w:fldCharType="begin">
          <w:fldData xml:space="preserve">PEVuZE5vdGU+PENpdGU+PEF1dGhvcj5NYXJjb2xpbm88L0F1dGhvcj48WWVhcj4yMDE3PC9ZZWFy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</w:fldData>
        </w:fldChar>
      </w:r>
      <w:r w:rsidR="00471467">
        <w:rPr>
          <w:rFonts w:cs="Times New Roman"/>
        </w:rPr>
        <w:instrText xml:space="preserve"> ADDIN EN.CITE </w:instrText>
      </w:r>
      <w:r w:rsidR="00471467">
        <w:rPr>
          <w:rFonts w:cs="Times New Roman"/>
        </w:rPr>
        <w:fldChar w:fldCharType="begin">
          <w:fldData xml:space="preserve">PEVuZE5vdGU+PENpdGU+PEF1dGhvcj5NYXJjb2xpbm88L0F1dGhvcj48WWVhcj4yMDE3PC9ZZWFy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</w:fldData>
        </w:fldChar>
      </w:r>
      <w:r w:rsidR="00471467">
        <w:rPr>
          <w:rFonts w:cs="Times New Roman"/>
        </w:rPr>
        <w:instrText xml:space="preserve"> ADDIN EN.CITE.DATA </w:instrText>
      </w:r>
      <w:r w:rsidR="00471467">
        <w:rPr>
          <w:rFonts w:cs="Times New Roman"/>
        </w:rPr>
      </w:r>
      <w:r w:rsidR="00471467">
        <w:rPr>
          <w:rFonts w:cs="Times New Roman"/>
        </w:rPr>
        <w:fldChar w:fldCharType="end"/>
      </w:r>
      <w:r w:rsidR="002923C3" w:rsidRPr="008A2F74">
        <w:rPr>
          <w:rFonts w:cs="Times New Roman"/>
        </w:rPr>
      </w:r>
      <w:r w:rsidR="002923C3" w:rsidRPr="008A2F74">
        <w:rPr>
          <w:rFonts w:cs="Times New Roman"/>
        </w:rPr>
        <w:fldChar w:fldCharType="separate"/>
      </w:r>
      <w:r w:rsidR="00471467">
        <w:rPr>
          <w:rFonts w:cs="Times New Roman"/>
          <w:noProof/>
        </w:rPr>
        <w:t>[</w:t>
      </w:r>
      <w:hyperlink w:anchor="_ENREF_8" w:tooltip="Castro, 2023 #74" w:history="1">
        <w:r w:rsidR="00471467">
          <w:rPr>
            <w:rFonts w:cs="Times New Roman"/>
            <w:noProof/>
          </w:rPr>
          <w:t>8</w:t>
        </w:r>
      </w:hyperlink>
      <w:r w:rsidR="00471467">
        <w:rPr>
          <w:rFonts w:cs="Times New Roman"/>
          <w:noProof/>
        </w:rPr>
        <w:t xml:space="preserve">, </w:t>
      </w:r>
      <w:hyperlink w:anchor="_ENREF_69" w:tooltip="Marcolino, 2017 #51" w:history="1">
        <w:r w:rsidR="00471467">
          <w:rPr>
            <w:rFonts w:cs="Times New Roman"/>
            <w:noProof/>
          </w:rPr>
          <w:t>69</w:t>
        </w:r>
      </w:hyperlink>
      <w:r w:rsidR="00471467">
        <w:rPr>
          <w:rFonts w:cs="Times New Roman"/>
          <w:noProof/>
        </w:rPr>
        <w:t xml:space="preserve">, </w:t>
      </w:r>
      <w:hyperlink w:anchor="_ENREF_77" w:tooltip="Giraldo, 2011 #83" w:history="1">
        <w:r w:rsidR="00471467">
          <w:rPr>
            <w:rFonts w:cs="Times New Roman"/>
            <w:noProof/>
          </w:rPr>
          <w:t>77</w:t>
        </w:r>
      </w:hyperlink>
      <w:r w:rsidR="00471467">
        <w:rPr>
          <w:rFonts w:cs="Times New Roman"/>
          <w:noProof/>
        </w:rPr>
        <w:t>]</w:t>
      </w:r>
      <w:r w:rsidR="002923C3" w:rsidRPr="008A2F74">
        <w:rPr>
          <w:rFonts w:cs="Times New Roman"/>
        </w:rPr>
        <w:fldChar w:fldCharType="end"/>
      </w:r>
      <w:r w:rsidR="002923C3" w:rsidRPr="008A2F74">
        <w:rPr>
          <w:rFonts w:cs="Times New Roman"/>
          <w:lang w:val="en-AU"/>
        </w:rPr>
        <w:t xml:space="preserve">. Some studies also point out </w:t>
      </w:r>
      <w:r w:rsidR="00E92275">
        <w:rPr>
          <w:rFonts w:cs="Times New Roman"/>
          <w:lang w:val="en-AU"/>
        </w:rPr>
        <w:t xml:space="preserve">the role of </w:t>
      </w:r>
      <w:r w:rsidR="002923C3" w:rsidRPr="008A2F74">
        <w:rPr>
          <w:rFonts w:cs="Times New Roman"/>
          <w:lang w:val="en-AU"/>
        </w:rPr>
        <w:t>t</w:t>
      </w:r>
      <w:r w:rsidR="00E92275">
        <w:rPr>
          <w:rFonts w:cs="Times New Roman"/>
          <w:lang w:val="en-AU"/>
        </w:rPr>
        <w:t>eaching methods in</w:t>
      </w:r>
      <w:r w:rsidR="002923C3" w:rsidRPr="008A2F74">
        <w:rPr>
          <w:rFonts w:cs="Times New Roman"/>
          <w:lang w:val="en-AU"/>
        </w:rPr>
        <w:t xml:space="preserve"> promoting or hindering motivation. For example, traditional teaching methods could lead to passive learning, </w:t>
      </w:r>
      <w:r w:rsidR="00E92275">
        <w:rPr>
          <w:rFonts w:cs="Times New Roman"/>
          <w:lang w:val="en-AU"/>
        </w:rPr>
        <w:t>reducing</w:t>
      </w:r>
      <w:r w:rsidR="002923C3" w:rsidRPr="008A2F74">
        <w:rPr>
          <w:rFonts w:cs="Times New Roman"/>
          <w:lang w:val="en-AU"/>
        </w:rPr>
        <w:t xml:space="preserve"> students’ motivation, while interactive methods, such as gamification, role-playing, and project-based learning, could increase interest and motivation. </w:t>
      </w:r>
    </w:p>
    <w:p w14:paraId="34F6AC76" w14:textId="709071F9" w:rsidR="002923C3" w:rsidRPr="008A2F74" w:rsidRDefault="00E92275" w:rsidP="00D577FF">
      <w:pPr>
        <w:spacing w:line="276" w:lineRule="auto"/>
        <w:jc w:val="both"/>
        <w:rPr>
          <w:rFonts w:cs="Times New Roman"/>
          <w:lang w:val="en-AU" w:eastAsia="zh-CN"/>
        </w:rPr>
      </w:pPr>
      <w:r>
        <w:rPr>
          <w:rFonts w:cs="Times New Roman"/>
          <w:lang w:val="en-AU" w:eastAsia="zh-CN"/>
        </w:rPr>
        <w:t>Suppose</w:t>
      </w:r>
      <w:r w:rsidR="006A5C32" w:rsidRPr="008A2F74">
        <w:rPr>
          <w:rFonts w:cs="Times New Roman"/>
          <w:lang w:val="en-AU" w:eastAsia="zh-CN"/>
        </w:rPr>
        <w:t xml:space="preserve"> </w:t>
      </w:r>
      <w:r w:rsidR="000E5925" w:rsidRPr="008A2F74">
        <w:rPr>
          <w:rFonts w:cs="Times New Roman"/>
          <w:lang w:val="en-AU" w:eastAsia="zh-CN"/>
        </w:rPr>
        <w:t xml:space="preserve">students do not </w:t>
      </w:r>
      <w:r>
        <w:rPr>
          <w:rFonts w:cs="Times New Roman"/>
          <w:lang w:val="en-AU" w:eastAsia="zh-CN"/>
        </w:rPr>
        <w:t>adequate</w:t>
      </w:r>
      <w:r w:rsidR="000E5925" w:rsidRPr="008A2F74">
        <w:rPr>
          <w:rFonts w:cs="Times New Roman"/>
          <w:lang w:val="en-AU" w:eastAsia="zh-CN"/>
        </w:rPr>
        <w:t>ly understand and engage in</w:t>
      </w:r>
      <w:r w:rsidR="005E720E" w:rsidRPr="008A2F74">
        <w:rPr>
          <w:rFonts w:cs="Times New Roman"/>
          <w:lang w:val="en-AU" w:eastAsia="zh-CN"/>
        </w:rPr>
        <w:t xml:space="preserve"> software architecture</w:t>
      </w:r>
      <w:r>
        <w:rPr>
          <w:rFonts w:cs="Times New Roman"/>
          <w:lang w:val="en-AU" w:eastAsia="zh-CN"/>
        </w:rPr>
        <w:t>. In that case</w:t>
      </w:r>
      <w:r w:rsidR="005E720E" w:rsidRPr="008A2F74">
        <w:rPr>
          <w:rFonts w:cs="Times New Roman"/>
          <w:lang w:val="en-AU" w:eastAsia="zh-CN"/>
        </w:rPr>
        <w:t>, a pertinent issue is t</w:t>
      </w:r>
      <w:r w:rsidR="00230D80" w:rsidRPr="008A2F74">
        <w:rPr>
          <w:rFonts w:cs="Times New Roman"/>
          <w:lang w:val="en-AU" w:eastAsia="zh-CN"/>
        </w:rPr>
        <w:t xml:space="preserve">he </w:t>
      </w:r>
      <w:r w:rsidR="005E720E" w:rsidRPr="008A2F74">
        <w:rPr>
          <w:rFonts w:cs="Times New Roman"/>
          <w:lang w:val="en-AU" w:eastAsia="zh-CN"/>
        </w:rPr>
        <w:t>s</w:t>
      </w:r>
      <w:r w:rsidR="002923C3" w:rsidRPr="008A2F74">
        <w:rPr>
          <w:rFonts w:cs="Times New Roman"/>
          <w:lang w:val="en-AU" w:eastAsia="zh-CN"/>
        </w:rPr>
        <w:t xml:space="preserve">tudent </w:t>
      </w:r>
      <w:r w:rsidR="00CD69DC" w:rsidRPr="008A2F74">
        <w:rPr>
          <w:rFonts w:cs="Times New Roman"/>
          <w:lang w:val="en-AU" w:eastAsia="zh-CN"/>
        </w:rPr>
        <w:t>s</w:t>
      </w:r>
      <w:r w:rsidR="002923C3" w:rsidRPr="008A2F74">
        <w:rPr>
          <w:rFonts w:cs="Times New Roman"/>
          <w:lang w:val="en-AU" w:eastAsia="zh-CN"/>
        </w:rPr>
        <w:t xml:space="preserve">kill </w:t>
      </w:r>
      <w:r w:rsidR="00CD69DC" w:rsidRPr="008A2F74">
        <w:rPr>
          <w:rFonts w:cs="Times New Roman"/>
          <w:lang w:val="en-AU" w:eastAsia="zh-CN"/>
        </w:rPr>
        <w:t>g</w:t>
      </w:r>
      <w:r w:rsidR="002923C3" w:rsidRPr="008A2F74">
        <w:rPr>
          <w:rFonts w:cs="Times New Roman"/>
          <w:lang w:val="en-AU" w:eastAsia="zh-CN"/>
        </w:rPr>
        <w:t>ap</w:t>
      </w:r>
      <w:r w:rsidR="001725DE" w:rsidRPr="008A2F74">
        <w:rPr>
          <w:rFonts w:cs="Times New Roman"/>
          <w:lang w:val="en-AU" w:eastAsia="zh-CN"/>
        </w:rPr>
        <w:t xml:space="preserve"> (n=14)</w:t>
      </w:r>
      <w:r w:rsidR="000E5925" w:rsidRPr="008A2F74">
        <w:rPr>
          <w:rFonts w:cs="Times New Roman"/>
          <w:lang w:val="en-AU" w:eastAsia="zh-CN"/>
        </w:rPr>
        <w:t>, which</w:t>
      </w:r>
      <w:r w:rsidR="001725DE" w:rsidRPr="008A2F74">
        <w:rPr>
          <w:rFonts w:cs="Times New Roman"/>
          <w:lang w:val="en-AU" w:eastAsia="zh-CN"/>
        </w:rPr>
        <w:t xml:space="preserve"> </w:t>
      </w:r>
      <w:r w:rsidR="002923C3" w:rsidRPr="008A2F74">
        <w:rPr>
          <w:rFonts w:cs="Times New Roman"/>
          <w:lang w:val="en-AU" w:eastAsia="zh-CN"/>
        </w:rPr>
        <w:t xml:space="preserve">is the mismatch between </w:t>
      </w:r>
      <w:r w:rsidR="000E5925" w:rsidRPr="008A2F74">
        <w:rPr>
          <w:rFonts w:cs="Times New Roman"/>
          <w:lang w:val="en-AU" w:eastAsia="zh-CN"/>
        </w:rPr>
        <w:t>their</w:t>
      </w:r>
      <w:r w:rsidR="001725DE" w:rsidRPr="008A2F74">
        <w:rPr>
          <w:rFonts w:cs="Times New Roman"/>
          <w:lang w:val="en-AU" w:eastAsia="zh-CN"/>
        </w:rPr>
        <w:t xml:space="preserve"> prior </w:t>
      </w:r>
      <w:r w:rsidR="00230D80" w:rsidRPr="008A2F74">
        <w:rPr>
          <w:rFonts w:cs="Times New Roman"/>
          <w:lang w:val="en-AU" w:eastAsia="zh-CN"/>
        </w:rPr>
        <w:t xml:space="preserve">knowledge </w:t>
      </w:r>
      <w:r w:rsidR="002923C3" w:rsidRPr="008A2F74">
        <w:rPr>
          <w:rFonts w:cs="Times New Roman"/>
          <w:lang w:val="en-AU" w:eastAsia="zh-CN"/>
        </w:rPr>
        <w:t>and the skills required to e</w:t>
      </w:r>
      <w:r w:rsidR="00230D80" w:rsidRPr="008A2F74">
        <w:rPr>
          <w:rFonts w:cs="Times New Roman"/>
          <w:lang w:val="en-AU" w:eastAsia="zh-CN"/>
        </w:rPr>
        <w:t>ngage effectively</w:t>
      </w:r>
      <w:r w:rsidR="002923C3" w:rsidRPr="008A2F74">
        <w:rPr>
          <w:rFonts w:cs="Times New Roman"/>
          <w:lang w:val="en-AU" w:eastAsia="zh-CN"/>
        </w:rPr>
        <w:t xml:space="preserve"> with architectural tasks. This challenge typically arises when students perform poorly in their pr</w:t>
      </w:r>
      <w:r>
        <w:rPr>
          <w:rFonts w:cs="Times New Roman"/>
          <w:lang w:val="en-AU" w:eastAsia="zh-CN"/>
        </w:rPr>
        <w:t>evious</w:t>
      </w:r>
      <w:r w:rsidR="002923C3" w:rsidRPr="008A2F74">
        <w:rPr>
          <w:rFonts w:cs="Times New Roman"/>
          <w:lang w:val="en-AU" w:eastAsia="zh-CN"/>
        </w:rPr>
        <w:t xml:space="preserve"> learning, including poor modelling</w:t>
      </w:r>
      <w:r w:rsidR="00230D80" w:rsidRPr="008A2F74">
        <w:rPr>
          <w:rFonts w:cs="Times New Roman"/>
          <w:lang w:val="en-AU" w:eastAsia="zh-CN"/>
        </w:rPr>
        <w:t>,</w:t>
      </w:r>
      <w:r w:rsidR="002923C3" w:rsidRPr="008A2F74">
        <w:rPr>
          <w:rFonts w:cs="Times New Roman"/>
          <w:lang w:val="en-AU" w:eastAsia="zh-CN"/>
        </w:rPr>
        <w:t xml:space="preserve"> language handling, inadequate understanding of theoretical frameworks</w:t>
      </w:r>
      <w:r w:rsidR="00230D80" w:rsidRPr="008A2F74">
        <w:rPr>
          <w:rFonts w:cs="Times New Roman"/>
          <w:lang w:val="en-AU" w:eastAsia="zh-CN"/>
        </w:rPr>
        <w:t>,</w:t>
      </w:r>
      <w:r w:rsidR="002923C3" w:rsidRPr="008A2F74">
        <w:rPr>
          <w:rFonts w:cs="Times New Roman"/>
          <w:lang w:val="en-AU" w:eastAsia="zh-CN"/>
        </w:rPr>
        <w:t xml:space="preserve"> and design thinking</w:t>
      </w:r>
      <w:r w:rsidR="00230D80" w:rsidRPr="008A2F74">
        <w:rPr>
          <w:rFonts w:cs="Times New Roman"/>
          <w:lang w:val="en-AU" w:eastAsia="zh-CN"/>
        </w:rPr>
        <w:t>. It indicates</w:t>
      </w:r>
      <w:r w:rsidR="002923C3" w:rsidRPr="008A2F74">
        <w:rPr>
          <w:rFonts w:cs="Times New Roman"/>
          <w:lang w:val="en-AU" w:eastAsia="zh-CN"/>
        </w:rPr>
        <w:t xml:space="preserve"> that students are underprepared for software architecture courses </w:t>
      </w:r>
      <w:r w:rsidR="002923C3" w:rsidRPr="008A2F74">
        <w:rPr>
          <w:rFonts w:cs="Times New Roman"/>
          <w:lang w:eastAsia="zh-CN"/>
        </w:rPr>
        <w:fldChar w:fldCharType="begin">
          <w:fldData xml:space="preserve">PEVuZE5vdGU+PENpdGU+PEF1dGhvcj5LYXptYW48L0F1dGhvcj48WWVhcj4yMDIzPC9ZZWFyPjxS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</w:fldData>
        </w:fldChar>
      </w:r>
      <w:r w:rsidR="001E6FD8" w:rsidRPr="008A2F74">
        <w:rPr>
          <w:rFonts w:cs="Times New Roman"/>
          <w:lang w:eastAsia="zh-CN"/>
        </w:rPr>
        <w:instrText xml:space="preserve"> ADDIN EN.CITE </w:instrText>
      </w:r>
      <w:r w:rsidR="001E6FD8" w:rsidRPr="008A2F74">
        <w:rPr>
          <w:rFonts w:cs="Times New Roman"/>
          <w:lang w:eastAsia="zh-CN"/>
        </w:rPr>
        <w:fldChar w:fldCharType="begin">
          <w:fldData xml:space="preserve">PEVuZE5vdGU+PENpdGU+PEF1dGhvcj5LYXptYW48L0F1dGhvcj48WWVhcj4yMDIzPC9ZZWFyPjxS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</w:fldData>
        </w:fldChar>
      </w:r>
      <w:r w:rsidR="001E6FD8" w:rsidRPr="008A2F74">
        <w:rPr>
          <w:rFonts w:cs="Times New Roman"/>
          <w:lang w:eastAsia="zh-CN"/>
        </w:rPr>
        <w:instrText xml:space="preserve"> ADDIN EN.CITE.DATA </w:instrText>
      </w:r>
      <w:r w:rsidR="001E6FD8" w:rsidRPr="008A2F74">
        <w:rPr>
          <w:rFonts w:cs="Times New Roman"/>
          <w:lang w:eastAsia="zh-CN"/>
        </w:rPr>
      </w:r>
      <w:r w:rsidR="001E6FD8" w:rsidRPr="008A2F74">
        <w:rPr>
          <w:rFonts w:cs="Times New Roman"/>
          <w:lang w:eastAsia="zh-CN"/>
        </w:rPr>
        <w:fldChar w:fldCharType="end"/>
      </w:r>
      <w:r w:rsidR="002923C3" w:rsidRPr="008A2F74">
        <w:rPr>
          <w:rFonts w:cs="Times New Roman"/>
          <w:lang w:eastAsia="zh-CN"/>
        </w:rPr>
      </w:r>
      <w:r w:rsidR="002923C3" w:rsidRPr="008A2F74">
        <w:rPr>
          <w:rFonts w:cs="Times New Roman"/>
          <w:lang w:eastAsia="zh-CN"/>
        </w:rPr>
        <w:fldChar w:fldCharType="separate"/>
      </w:r>
      <w:r w:rsidR="001E6FD8" w:rsidRPr="008A2F74">
        <w:rPr>
          <w:rFonts w:cs="Times New Roman"/>
          <w:lang w:val="en-AU" w:eastAsia="zh-CN"/>
        </w:rPr>
        <w:t>[</w:t>
      </w:r>
      <w:hyperlink w:anchor="_ENREF_4" w:tooltip="Kazman, 2023 #111" w:history="1">
        <w:r w:rsidR="00471467" w:rsidRPr="008A2F74">
          <w:rPr>
            <w:rFonts w:cs="Times New Roman"/>
            <w:lang w:val="en-AU" w:eastAsia="zh-CN"/>
          </w:rPr>
          <w:t>4</w:t>
        </w:r>
      </w:hyperlink>
      <w:r w:rsidR="001E6FD8" w:rsidRPr="008A2F74">
        <w:rPr>
          <w:rFonts w:cs="Times New Roman"/>
          <w:lang w:val="en-AU" w:eastAsia="zh-CN"/>
        </w:rPr>
        <w:t xml:space="preserve">, </w:t>
      </w:r>
      <w:hyperlink w:anchor="_ENREF_33" w:tooltip="Pando, 2022 #94" w:history="1">
        <w:r w:rsidR="00471467" w:rsidRPr="008A2F74">
          <w:rPr>
            <w:rFonts w:cs="Times New Roman"/>
            <w:lang w:val="en-AU" w:eastAsia="zh-CN"/>
          </w:rPr>
          <w:t>33</w:t>
        </w:r>
      </w:hyperlink>
      <w:r w:rsidR="001E6FD8" w:rsidRPr="008A2F74">
        <w:rPr>
          <w:rFonts w:cs="Times New Roman"/>
          <w:lang w:val="en-AU" w:eastAsia="zh-CN"/>
        </w:rPr>
        <w:t>]</w:t>
      </w:r>
      <w:r w:rsidR="002923C3" w:rsidRPr="008A2F74">
        <w:rPr>
          <w:rFonts w:cs="Times New Roman"/>
          <w:lang w:eastAsia="zh-CN"/>
        </w:rPr>
        <w:fldChar w:fldCharType="end"/>
      </w:r>
      <w:r w:rsidR="002923C3" w:rsidRPr="008A2F74">
        <w:rPr>
          <w:rFonts w:cs="Times New Roman"/>
          <w:lang w:val="en-AU" w:eastAsia="zh-CN"/>
        </w:rPr>
        <w:t xml:space="preserve">. </w:t>
      </w:r>
    </w:p>
    <w:p w14:paraId="764301A2" w14:textId="10FE264E" w:rsidR="002923C3" w:rsidRPr="008A2F74" w:rsidRDefault="00AF7BC8" w:rsidP="00D577FF">
      <w:pPr>
        <w:spacing w:line="276" w:lineRule="auto"/>
        <w:jc w:val="both"/>
        <w:rPr>
          <w:rFonts w:cs="Times New Roman"/>
          <w:lang w:eastAsia="zh-CN"/>
        </w:rPr>
      </w:pPr>
      <w:r w:rsidRPr="008A2F74">
        <w:rPr>
          <w:rFonts w:cs="Times New Roman"/>
          <w:lang w:eastAsia="zh-CN"/>
        </w:rPr>
        <w:t>Encouraging</w:t>
      </w:r>
      <w:r w:rsidR="005A637A" w:rsidRPr="008A2F74">
        <w:rPr>
          <w:rFonts w:cs="Times New Roman"/>
          <w:lang w:eastAsia="zh-CN"/>
        </w:rPr>
        <w:t xml:space="preserve"> students to engage and gain skills </w:t>
      </w:r>
      <w:r w:rsidR="00472739" w:rsidRPr="008A2F74">
        <w:rPr>
          <w:rFonts w:cs="Times New Roman"/>
          <w:lang w:eastAsia="zh-CN"/>
        </w:rPr>
        <w:t xml:space="preserve">requires resources </w:t>
      </w:r>
      <w:r w:rsidRPr="008A2F74">
        <w:rPr>
          <w:rFonts w:cs="Times New Roman"/>
          <w:lang w:eastAsia="zh-CN"/>
        </w:rPr>
        <w:t>to scale the learning. Therefore, s</w:t>
      </w:r>
      <w:r w:rsidR="002923C3" w:rsidRPr="008A2F74">
        <w:rPr>
          <w:rFonts w:cs="Times New Roman"/>
          <w:lang w:eastAsia="zh-CN"/>
        </w:rPr>
        <w:t xml:space="preserve">calability </w:t>
      </w:r>
      <w:r w:rsidR="00311D24" w:rsidRPr="008A2F74">
        <w:rPr>
          <w:rFonts w:cs="Times New Roman"/>
          <w:lang w:eastAsia="zh-CN"/>
        </w:rPr>
        <w:t>and</w:t>
      </w:r>
      <w:r w:rsidR="002923C3" w:rsidRPr="008A2F74">
        <w:rPr>
          <w:rFonts w:cs="Times New Roman"/>
          <w:lang w:eastAsia="zh-CN"/>
        </w:rPr>
        <w:t xml:space="preserve"> </w:t>
      </w:r>
      <w:r w:rsidR="000C0181" w:rsidRPr="008A2F74">
        <w:rPr>
          <w:rFonts w:cs="Times New Roman"/>
          <w:lang w:eastAsia="zh-CN"/>
        </w:rPr>
        <w:t>r</w:t>
      </w:r>
      <w:r w:rsidR="002923C3" w:rsidRPr="008A2F74">
        <w:rPr>
          <w:rFonts w:cs="Times New Roman"/>
          <w:lang w:eastAsia="zh-CN"/>
        </w:rPr>
        <w:t xml:space="preserve">esource </w:t>
      </w:r>
      <w:r w:rsidR="000C0181" w:rsidRPr="008A2F74">
        <w:rPr>
          <w:rFonts w:cs="Times New Roman"/>
          <w:lang w:eastAsia="zh-CN"/>
        </w:rPr>
        <w:t>c</w:t>
      </w:r>
      <w:r w:rsidR="002923C3" w:rsidRPr="008A2F74">
        <w:rPr>
          <w:rFonts w:cs="Times New Roman"/>
          <w:lang w:eastAsia="zh-CN"/>
        </w:rPr>
        <w:t>onstraints</w:t>
      </w:r>
      <w:r w:rsidR="000C0181" w:rsidRPr="008A2F74">
        <w:rPr>
          <w:rFonts w:cs="Times New Roman"/>
          <w:lang w:eastAsia="zh-CN"/>
        </w:rPr>
        <w:t xml:space="preserve"> (n=13)</w:t>
      </w:r>
      <w:r w:rsidR="002923C3" w:rsidRPr="008A2F74">
        <w:rPr>
          <w:rFonts w:cs="Times New Roman"/>
          <w:lang w:eastAsia="zh-CN"/>
        </w:rPr>
        <w:t xml:space="preserve"> </w:t>
      </w:r>
      <w:r w:rsidR="00C95073" w:rsidRPr="008A2F74">
        <w:rPr>
          <w:rFonts w:cs="Times New Roman"/>
          <w:lang w:eastAsia="zh-CN"/>
        </w:rPr>
        <w:t>are the</w:t>
      </w:r>
      <w:r w:rsidR="002923C3" w:rsidRPr="008A2F74">
        <w:rPr>
          <w:rFonts w:cs="Times New Roman"/>
          <w:lang w:eastAsia="zh-CN"/>
        </w:rPr>
        <w:t xml:space="preserve"> difficulties </w:t>
      </w:r>
      <w:r w:rsidR="00E92275">
        <w:rPr>
          <w:rFonts w:cs="Times New Roman"/>
          <w:lang w:eastAsia="zh-CN"/>
        </w:rPr>
        <w:t>educators face</w:t>
      </w:r>
      <w:r w:rsidR="002923C3" w:rsidRPr="008A2F74">
        <w:rPr>
          <w:rFonts w:cs="Times New Roman"/>
          <w:lang w:eastAsia="zh-CN"/>
        </w:rPr>
        <w:t xml:space="preserve"> in teaching software architecture at scale</w:t>
      </w:r>
      <w:r w:rsidR="00BB1D3A" w:rsidRPr="008A2F74">
        <w:rPr>
          <w:rFonts w:cs="Times New Roman"/>
          <w:lang w:eastAsia="zh-CN"/>
        </w:rPr>
        <w:t>, as</w:t>
      </w:r>
      <w:r w:rsidR="002923C3" w:rsidRPr="008A2F74">
        <w:rPr>
          <w:rFonts w:cs="Times New Roman"/>
          <w:lang w:eastAsia="zh-CN"/>
        </w:rPr>
        <w:t xml:space="preserve"> many teaching methods work well for small classes but are difficult to scale to large student cohorts </w:t>
      </w:r>
      <w:r w:rsidR="002923C3" w:rsidRPr="008A2F74">
        <w:rPr>
          <w:rFonts w:cs="Times New Roman"/>
          <w:lang w:eastAsia="zh-CN"/>
        </w:rPr>
        <w:fldChar w:fldCharType="begin">
          <w:fldData xml:space="preserve">PEVuZE5vdGU+PENpdGU+PEF1dGhvcj5PcmdlczwvQXV0aG9yPjxZZWFyPjIwMjE8L1llYXI+PFJl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</w:fldData>
        </w:fldChar>
      </w:r>
      <w:r w:rsidR="00471467">
        <w:rPr>
          <w:rFonts w:cs="Times New Roman"/>
          <w:lang w:eastAsia="zh-CN"/>
        </w:rPr>
        <w:instrText xml:space="preserve"> ADDIN EN.CITE </w:instrText>
      </w:r>
      <w:r w:rsidR="00471467">
        <w:rPr>
          <w:rFonts w:cs="Times New Roman"/>
          <w:lang w:eastAsia="zh-CN"/>
        </w:rPr>
        <w:fldChar w:fldCharType="begin">
          <w:fldData xml:space="preserve">PEVuZE5vdGU+PENpdGU+PEF1dGhvcj5PcmdlczwvQXV0aG9yPjxZZWFyPjIwMjE8L1llYXI+PFJl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</w:fldData>
        </w:fldChar>
      </w:r>
      <w:r w:rsidR="00471467">
        <w:rPr>
          <w:rFonts w:cs="Times New Roman"/>
          <w:lang w:eastAsia="zh-CN"/>
        </w:rPr>
        <w:instrText xml:space="preserve"> ADDIN EN.CITE.DATA </w:instrText>
      </w:r>
      <w:r w:rsidR="00471467">
        <w:rPr>
          <w:rFonts w:cs="Times New Roman"/>
          <w:lang w:eastAsia="zh-CN"/>
        </w:rPr>
      </w:r>
      <w:r w:rsidR="00471467">
        <w:rPr>
          <w:rFonts w:cs="Times New Roman"/>
          <w:lang w:eastAsia="zh-CN"/>
        </w:rPr>
        <w:fldChar w:fldCharType="end"/>
      </w:r>
      <w:r w:rsidR="002923C3" w:rsidRPr="008A2F74">
        <w:rPr>
          <w:rFonts w:cs="Times New Roman"/>
          <w:lang w:eastAsia="zh-CN"/>
        </w:rPr>
      </w:r>
      <w:r w:rsidR="002923C3" w:rsidRPr="008A2F74">
        <w:rPr>
          <w:rFonts w:cs="Times New Roman"/>
          <w:lang w:eastAsia="zh-CN"/>
        </w:rPr>
        <w:fldChar w:fldCharType="separate"/>
      </w:r>
      <w:r w:rsidR="00471467">
        <w:rPr>
          <w:rFonts w:cs="Times New Roman"/>
          <w:noProof/>
          <w:lang w:eastAsia="zh-CN"/>
        </w:rPr>
        <w:t>[</w:t>
      </w:r>
      <w:hyperlink w:anchor="_ENREF_42" w:tooltip="Santi, 2010 #65" w:history="1">
        <w:r w:rsidR="00471467">
          <w:rPr>
            <w:rFonts w:cs="Times New Roman"/>
            <w:noProof/>
            <w:lang w:eastAsia="zh-CN"/>
          </w:rPr>
          <w:t>42</w:t>
        </w:r>
      </w:hyperlink>
      <w:r w:rsidR="00471467">
        <w:rPr>
          <w:rFonts w:cs="Times New Roman"/>
          <w:noProof/>
          <w:lang w:eastAsia="zh-CN"/>
        </w:rPr>
        <w:t xml:space="preserve">, </w:t>
      </w:r>
      <w:hyperlink w:anchor="_ENREF_95" w:tooltip="Orges, 2021 #60" w:history="1">
        <w:r w:rsidR="00471467">
          <w:rPr>
            <w:rFonts w:cs="Times New Roman"/>
            <w:noProof/>
            <w:lang w:eastAsia="zh-CN"/>
          </w:rPr>
          <w:t>95</w:t>
        </w:r>
      </w:hyperlink>
      <w:r w:rsidR="00471467">
        <w:rPr>
          <w:rFonts w:cs="Times New Roman"/>
          <w:noProof/>
          <w:lang w:eastAsia="zh-CN"/>
        </w:rPr>
        <w:t>]</w:t>
      </w:r>
      <w:r w:rsidR="002923C3" w:rsidRPr="008A2F74">
        <w:rPr>
          <w:rFonts w:cs="Times New Roman"/>
          <w:lang w:eastAsia="zh-CN"/>
        </w:rPr>
        <w:fldChar w:fldCharType="end"/>
      </w:r>
      <w:r w:rsidR="002923C3" w:rsidRPr="008A2F74">
        <w:rPr>
          <w:rFonts w:cs="Times New Roman"/>
          <w:lang w:eastAsia="zh-CN"/>
        </w:rPr>
        <w:t xml:space="preserve">. Issues related to this challenge include limited access to specialised tools and teaching support. Specifically, limiting access to hardware resources and infrastructure, such as cloud-based platforms or collaborative design simulators, is a key constraint. Further, the lack of support from educators, such as personalised tutoring, is also a constraint </w:t>
      </w:r>
      <w:r w:rsidR="002923C3" w:rsidRPr="008A2F74">
        <w:rPr>
          <w:rFonts w:cs="Times New Roman"/>
          <w:lang w:eastAsia="zh-CN"/>
        </w:rPr>
        <w:fldChar w:fldCharType="begin"/>
      </w:r>
      <w:r w:rsidR="001E6FD8" w:rsidRPr="008A2F74">
        <w:rPr>
          <w:rFonts w:cs="Times New Roman"/>
          <w:lang w:eastAsia="zh-CN"/>
        </w:rPr>
        <w:instrText xml:space="preserve"> ADDIN EN.CITE &lt;EndNote&gt;&lt;Cite&gt;&lt;Author&gt;Vidoni&lt;/Author&gt;&lt;Year&gt;2018&lt;/Year&gt;&lt;RecNum&gt;123&lt;/RecNum&gt;&lt;DisplayText&gt;[30, 45]&lt;/DisplayText&gt;&lt;record&gt;&lt;rec-number&gt;123&lt;/rec-number&gt;&lt;foreign-keys&gt;&lt;key app="EN" db-id="e9pxax9rpzaed9e0p5ipfrz6a2fderwaepaf" timestamp="1744880931"&gt;123&lt;/key&gt;&lt;/foreign-keys&gt;&lt;ref-type name="Journal Article"&gt;17&lt;/ref-type&gt;&lt;contributors&gt;&lt;authors&gt;&lt;author&gt;Vidoni, Melina&lt;/author&gt;&lt;author&gt;Montagna, Jorge Marcelo&lt;/author&gt;&lt;author&gt;Vecchietti, Aldo&lt;/author&gt;&lt;/authors&gt;&lt;/contributors&gt;&lt;titles&gt;&lt;title&gt;Project and team-based strategies for teaching software architecture&lt;/title&gt;&lt;/titles&gt;&lt;dates&gt;&lt;year&gt;2018&lt;/year&gt;&lt;/dates&gt;&lt;isbn&gt;0949-149X&lt;/isbn&gt;&lt;label&gt;S56&lt;/label&gt;&lt;urls&gt;&lt;/urls&gt;&lt;/record&gt;&lt;/Cite&gt;&lt;Cite&gt;&lt;Author&gt;Deursen&lt;/Author&gt;&lt;Year&gt;2017&lt;/Year&gt;&lt;RecNum&gt;52&lt;/RecNum&gt;&lt;record&gt;&lt;rec-number&gt;52&lt;/rec-number&gt;&lt;foreign-keys&gt;&lt;key app="EN" db-id="e9pxax9rpzaed9e0p5ipfrz6a2fderwaepaf" timestamp="1744516072"&gt;52&lt;/key&gt;&lt;/foreign-keys&gt;&lt;ref-type name="Conference Paper"&gt;47&lt;/ref-type&gt;&lt;contributors&gt;&lt;authors&gt;&lt;author&gt;Deursen, Arie van&lt;/author&gt;&lt;author&gt;Aniche, Mauricio Finavaro&lt;/author&gt;&lt;author&gt;Aué, Joop&lt;/author&gt;&lt;author&gt;Slag, Rogier&lt;/author&gt;&lt;author&gt;Jong, Michael de&lt;/author&gt;&lt;author&gt;Nederlof, Alex&lt;/author&gt;&lt;author&gt;Bouwers, Eric&lt;/author&gt;&lt;/authors&gt;&lt;/contributors&gt;&lt;titles&gt;&lt;title&gt;A Collaborative Approach to Teaching Software Architecture&lt;/title&gt;&lt;/titles&gt;&lt;pages&gt;591-596&lt;/pages&gt;&lt;dates&gt;&lt;year&gt;2017&lt;/year&gt;&lt;/dates&gt;&lt;label&gt;S58&lt;/label&gt;&lt;urls&gt;&lt;related-urls&gt;&lt;url&gt;https://doi.org/10.1145/3017680.3017737&lt;/url&gt;&lt;/related-urls&gt;&lt;/urls&gt;&lt;electronic-resource-num&gt;10.1145/3017680.3017737&lt;/electronic-resource-num&gt;&lt;/record&gt;&lt;/Cite&gt;&lt;/EndNote&gt;</w:instrText>
      </w:r>
      <w:r w:rsidR="002923C3" w:rsidRPr="008A2F74">
        <w:rPr>
          <w:rFonts w:cs="Times New Roman"/>
          <w:lang w:eastAsia="zh-CN"/>
        </w:rPr>
        <w:fldChar w:fldCharType="separate"/>
      </w:r>
      <w:r w:rsidR="001E6FD8" w:rsidRPr="008A2F74">
        <w:rPr>
          <w:rFonts w:cs="Times New Roman"/>
          <w:noProof/>
          <w:lang w:eastAsia="zh-CN"/>
        </w:rPr>
        <w:t>[</w:t>
      </w:r>
      <w:hyperlink w:anchor="_ENREF_30" w:tooltip="Vidoni, 2018 #123" w:history="1">
        <w:r w:rsidR="00471467" w:rsidRPr="008A2F74">
          <w:rPr>
            <w:rFonts w:cs="Times New Roman"/>
            <w:noProof/>
            <w:lang w:eastAsia="zh-CN"/>
          </w:rPr>
          <w:t>30</w:t>
        </w:r>
      </w:hyperlink>
      <w:r w:rsidR="001E6FD8" w:rsidRPr="008A2F74">
        <w:rPr>
          <w:rFonts w:cs="Times New Roman"/>
          <w:noProof/>
          <w:lang w:eastAsia="zh-CN"/>
        </w:rPr>
        <w:t xml:space="preserve">, </w:t>
      </w:r>
      <w:hyperlink w:anchor="_ENREF_45" w:tooltip="Deursen, 2017 #52" w:history="1">
        <w:r w:rsidR="00471467" w:rsidRPr="008A2F74">
          <w:rPr>
            <w:rFonts w:cs="Times New Roman"/>
            <w:noProof/>
            <w:lang w:eastAsia="zh-CN"/>
          </w:rPr>
          <w:t>45</w:t>
        </w:r>
      </w:hyperlink>
      <w:r w:rsidR="001E6FD8" w:rsidRPr="008A2F74">
        <w:rPr>
          <w:rFonts w:cs="Times New Roman"/>
          <w:noProof/>
          <w:lang w:eastAsia="zh-CN"/>
        </w:rPr>
        <w:t>]</w:t>
      </w:r>
      <w:r w:rsidR="002923C3" w:rsidRPr="008A2F74">
        <w:rPr>
          <w:rFonts w:cs="Times New Roman"/>
          <w:lang w:eastAsia="zh-CN"/>
        </w:rPr>
        <w:fldChar w:fldCharType="end"/>
      </w:r>
      <w:r w:rsidR="002923C3" w:rsidRPr="008A2F74">
        <w:rPr>
          <w:rFonts w:cs="Times New Roman"/>
          <w:lang w:eastAsia="zh-CN"/>
        </w:rPr>
        <w:t>.</w:t>
      </w:r>
    </w:p>
    <w:p w14:paraId="03A28ABB" w14:textId="1CFD49A1" w:rsidR="002923C3" w:rsidRPr="008A2F74" w:rsidRDefault="002F76B0" w:rsidP="00D577FF">
      <w:pPr>
        <w:spacing w:line="276" w:lineRule="auto"/>
        <w:jc w:val="both"/>
        <w:rPr>
          <w:rFonts w:cs="Times New Roman"/>
          <w:lang w:val="en-AU" w:eastAsia="zh-CN"/>
        </w:rPr>
      </w:pPr>
      <w:r w:rsidRPr="008A2F74">
        <w:rPr>
          <w:rFonts w:cs="Times New Roman"/>
          <w:lang w:val="en-AU" w:eastAsia="zh-CN"/>
        </w:rPr>
        <w:t xml:space="preserve">If there </w:t>
      </w:r>
      <w:r w:rsidR="00C03499" w:rsidRPr="008A2F74">
        <w:rPr>
          <w:rFonts w:cs="Times New Roman"/>
          <w:lang w:val="en-AU" w:eastAsia="zh-CN"/>
        </w:rPr>
        <w:t>are</w:t>
      </w:r>
      <w:r w:rsidRPr="008A2F74">
        <w:rPr>
          <w:rFonts w:cs="Times New Roman"/>
          <w:lang w:val="en-AU" w:eastAsia="zh-CN"/>
        </w:rPr>
        <w:t xml:space="preserve"> no efforts </w:t>
      </w:r>
      <w:r w:rsidR="00E92275">
        <w:rPr>
          <w:rFonts w:cs="Times New Roman"/>
          <w:lang w:val="en-AU" w:eastAsia="zh-CN"/>
        </w:rPr>
        <w:t>to</w:t>
      </w:r>
      <w:r w:rsidRPr="008A2F74">
        <w:rPr>
          <w:rFonts w:cs="Times New Roman"/>
          <w:lang w:val="en-AU" w:eastAsia="zh-CN"/>
        </w:rPr>
        <w:t xml:space="preserve"> address </w:t>
      </w:r>
      <w:r w:rsidR="00D631B6" w:rsidRPr="008A2F74">
        <w:rPr>
          <w:rFonts w:cs="Times New Roman"/>
          <w:lang w:val="en-AU" w:eastAsia="zh-CN"/>
        </w:rPr>
        <w:t xml:space="preserve">the </w:t>
      </w:r>
      <w:r w:rsidR="00E92275">
        <w:rPr>
          <w:rFonts w:cs="Times New Roman"/>
          <w:lang w:val="en-AU" w:eastAsia="zh-CN"/>
        </w:rPr>
        <w:t>abovementioned challenges</w:t>
      </w:r>
      <w:r w:rsidRPr="008A2F74">
        <w:rPr>
          <w:rFonts w:cs="Times New Roman"/>
          <w:lang w:val="en-AU" w:eastAsia="zh-CN"/>
        </w:rPr>
        <w:t xml:space="preserve">, </w:t>
      </w:r>
      <w:r w:rsidR="00C03499" w:rsidRPr="008A2F74">
        <w:rPr>
          <w:rFonts w:cs="Times New Roman"/>
          <w:lang w:val="en-AU" w:eastAsia="zh-CN"/>
        </w:rPr>
        <w:t>c</w:t>
      </w:r>
      <w:r w:rsidR="002923C3" w:rsidRPr="008A2F74">
        <w:rPr>
          <w:rFonts w:cs="Times New Roman"/>
          <w:lang w:val="en-AU" w:eastAsia="zh-CN"/>
        </w:rPr>
        <w:t xml:space="preserve">urriculum </w:t>
      </w:r>
      <w:r w:rsidR="004E6CB3" w:rsidRPr="008A2F74">
        <w:rPr>
          <w:rFonts w:cs="Times New Roman"/>
          <w:lang w:val="en-AU" w:eastAsia="zh-CN"/>
        </w:rPr>
        <w:t>and</w:t>
      </w:r>
      <w:r w:rsidR="002923C3" w:rsidRPr="008A2F74">
        <w:rPr>
          <w:rFonts w:cs="Times New Roman"/>
          <w:lang w:val="en-AU" w:eastAsia="zh-CN"/>
        </w:rPr>
        <w:t xml:space="preserve"> </w:t>
      </w:r>
      <w:r w:rsidR="00C03499" w:rsidRPr="008A2F74">
        <w:rPr>
          <w:rFonts w:cs="Times New Roman"/>
          <w:lang w:val="en-AU" w:eastAsia="zh-CN"/>
        </w:rPr>
        <w:t>c</w:t>
      </w:r>
      <w:r w:rsidR="002923C3" w:rsidRPr="008A2F74">
        <w:rPr>
          <w:rFonts w:cs="Times New Roman"/>
          <w:lang w:val="en-AU" w:eastAsia="zh-CN"/>
        </w:rPr>
        <w:t xml:space="preserve">ontent </w:t>
      </w:r>
      <w:r w:rsidR="00C03499" w:rsidRPr="008A2F74">
        <w:rPr>
          <w:rFonts w:cs="Times New Roman"/>
          <w:lang w:val="en-AU" w:eastAsia="zh-CN"/>
        </w:rPr>
        <w:t>g</w:t>
      </w:r>
      <w:r w:rsidR="002923C3" w:rsidRPr="008A2F74">
        <w:rPr>
          <w:rFonts w:cs="Times New Roman"/>
          <w:lang w:val="en-AU" w:eastAsia="zh-CN"/>
        </w:rPr>
        <w:t>aps</w:t>
      </w:r>
      <w:r w:rsidR="00403C4A" w:rsidRPr="008A2F74">
        <w:rPr>
          <w:rFonts w:cs="Times New Roman"/>
          <w:lang w:val="en-AU" w:eastAsia="zh-CN"/>
        </w:rPr>
        <w:t xml:space="preserve"> </w:t>
      </w:r>
      <w:r w:rsidR="00CB76E9" w:rsidRPr="008A2F74">
        <w:rPr>
          <w:rFonts w:cs="Times New Roman"/>
          <w:lang w:val="en-AU" w:eastAsia="zh-CN"/>
        </w:rPr>
        <w:t xml:space="preserve">(n=9) </w:t>
      </w:r>
      <w:r w:rsidR="002F5DE6" w:rsidRPr="008A2F74">
        <w:rPr>
          <w:rFonts w:cs="Times New Roman"/>
          <w:lang w:val="en-AU" w:eastAsia="zh-CN"/>
        </w:rPr>
        <w:t xml:space="preserve">in software architecture </w:t>
      </w:r>
      <w:r w:rsidR="00D631B6" w:rsidRPr="008A2F74">
        <w:rPr>
          <w:rFonts w:cs="Times New Roman"/>
          <w:lang w:val="en-AU" w:eastAsia="zh-CN"/>
        </w:rPr>
        <w:t>could widen</w:t>
      </w:r>
      <w:r w:rsidR="002F5DE6" w:rsidRPr="008A2F74">
        <w:rPr>
          <w:rFonts w:cs="Times New Roman"/>
          <w:lang w:val="en-AU" w:eastAsia="zh-CN"/>
        </w:rPr>
        <w:t xml:space="preserve"> further</w:t>
      </w:r>
      <w:r w:rsidR="00D631B6" w:rsidRPr="008A2F74">
        <w:rPr>
          <w:rFonts w:cs="Times New Roman"/>
          <w:lang w:val="en-AU" w:eastAsia="zh-CN"/>
        </w:rPr>
        <w:t>. This would indicate the</w:t>
      </w:r>
      <w:r w:rsidR="002923C3" w:rsidRPr="008A2F74">
        <w:rPr>
          <w:rFonts w:cs="Times New Roman"/>
          <w:lang w:val="en-AU" w:eastAsia="zh-CN"/>
        </w:rPr>
        <w:t xml:space="preserve"> structural misalignments between </w:t>
      </w:r>
      <w:r w:rsidR="002923C3" w:rsidRPr="008A2F74">
        <w:rPr>
          <w:rFonts w:cs="Times New Roman"/>
          <w:lang w:val="en-AU" w:eastAsia="zh-CN"/>
        </w:rPr>
        <w:lastRenderedPageBreak/>
        <w:t xml:space="preserve">what is taught in software architecture courses and the skills, knowledge, and industry expectations that graduates are expected to meet. These mismatches include </w:t>
      </w:r>
      <w:r w:rsidR="00922BC2">
        <w:rPr>
          <w:rFonts w:cs="Times New Roman"/>
          <w:lang w:val="en-AU" w:eastAsia="zh-CN"/>
        </w:rPr>
        <w:t>using</w:t>
      </w:r>
      <w:r w:rsidR="002923C3" w:rsidRPr="008A2F74">
        <w:rPr>
          <w:rFonts w:cs="Times New Roman"/>
          <w:lang w:val="en-AU" w:eastAsia="zh-CN"/>
        </w:rPr>
        <w:t xml:space="preserve"> outdated materials, </w:t>
      </w:r>
      <w:r w:rsidR="00922BC2">
        <w:rPr>
          <w:rFonts w:cs="Times New Roman"/>
          <w:lang w:val="en-AU" w:eastAsia="zh-CN"/>
        </w:rPr>
        <w:t>lacking</w:t>
      </w:r>
      <w:r w:rsidR="002923C3" w:rsidRPr="008A2F74">
        <w:rPr>
          <w:rFonts w:cs="Times New Roman"/>
          <w:lang w:val="en-AU" w:eastAsia="zh-CN"/>
        </w:rPr>
        <w:t xml:space="preserve"> real-world exposure, and inadequate coverage of modern architectural topics </w:t>
      </w:r>
      <w:r w:rsidR="002923C3" w:rsidRPr="008A2F74">
        <w:rPr>
          <w:rFonts w:cs="Times New Roman"/>
          <w:lang w:eastAsia="zh-CN"/>
        </w:rPr>
        <w:fldChar w:fldCharType="begin">
          <w:fldData xml:space="preserve">PEVuZE5vdGU+PENpdGU+PEF1dGhvcj5HYXJvdXNpPC9BdXRob3I+PFllYXI+MjAxOTwvWWVhcj48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</w:fldData>
        </w:fldChar>
      </w:r>
      <w:r w:rsidR="00471467">
        <w:rPr>
          <w:rFonts w:cs="Times New Roman"/>
          <w:lang w:eastAsia="zh-CN"/>
        </w:rPr>
        <w:instrText xml:space="preserve"> ADDIN EN.CITE </w:instrText>
      </w:r>
      <w:r w:rsidR="00471467">
        <w:rPr>
          <w:rFonts w:cs="Times New Roman"/>
          <w:lang w:eastAsia="zh-CN"/>
        </w:rPr>
        <w:fldChar w:fldCharType="begin">
          <w:fldData xml:space="preserve">PEVuZE5vdGU+PENpdGU+PEF1dGhvcj5HYXJvdXNpPC9BdXRob3I+PFllYXI+MjAxOTwvWWVhcj48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</w:fldData>
        </w:fldChar>
      </w:r>
      <w:r w:rsidR="00471467">
        <w:rPr>
          <w:rFonts w:cs="Times New Roman"/>
          <w:lang w:eastAsia="zh-CN"/>
        </w:rPr>
        <w:instrText xml:space="preserve"> ADDIN EN.CITE.DATA </w:instrText>
      </w:r>
      <w:r w:rsidR="00471467">
        <w:rPr>
          <w:rFonts w:cs="Times New Roman"/>
          <w:lang w:eastAsia="zh-CN"/>
        </w:rPr>
      </w:r>
      <w:r w:rsidR="00471467">
        <w:rPr>
          <w:rFonts w:cs="Times New Roman"/>
          <w:lang w:eastAsia="zh-CN"/>
        </w:rPr>
        <w:fldChar w:fldCharType="end"/>
      </w:r>
      <w:r w:rsidR="002923C3" w:rsidRPr="008A2F74">
        <w:rPr>
          <w:rFonts w:cs="Times New Roman"/>
          <w:lang w:eastAsia="zh-CN"/>
        </w:rPr>
      </w:r>
      <w:r w:rsidR="002923C3" w:rsidRPr="008A2F74">
        <w:rPr>
          <w:rFonts w:cs="Times New Roman"/>
          <w:lang w:eastAsia="zh-CN"/>
        </w:rPr>
        <w:fldChar w:fldCharType="separate"/>
      </w:r>
      <w:r w:rsidR="00471467">
        <w:rPr>
          <w:rFonts w:cs="Times New Roman"/>
          <w:noProof/>
          <w:lang w:eastAsia="zh-CN"/>
        </w:rPr>
        <w:t>[</w:t>
      </w:r>
      <w:hyperlink w:anchor="_ENREF_6" w:tooltip="Lieh, 2018 #49" w:history="1">
        <w:r w:rsidR="00471467">
          <w:rPr>
            <w:rFonts w:cs="Times New Roman"/>
            <w:noProof/>
            <w:lang w:eastAsia="zh-CN"/>
          </w:rPr>
          <w:t>6</w:t>
        </w:r>
      </w:hyperlink>
      <w:r w:rsidR="00471467">
        <w:rPr>
          <w:rFonts w:cs="Times New Roman"/>
          <w:noProof/>
          <w:lang w:eastAsia="zh-CN"/>
        </w:rPr>
        <w:t xml:space="preserve">, </w:t>
      </w:r>
      <w:hyperlink w:anchor="_ENREF_30" w:tooltip="Vidoni, 2018 #123" w:history="1">
        <w:r w:rsidR="00471467">
          <w:rPr>
            <w:rFonts w:cs="Times New Roman"/>
            <w:noProof/>
            <w:lang w:eastAsia="zh-CN"/>
          </w:rPr>
          <w:t>30</w:t>
        </w:r>
      </w:hyperlink>
      <w:r w:rsidR="00471467">
        <w:rPr>
          <w:rFonts w:cs="Times New Roman"/>
          <w:noProof/>
          <w:lang w:eastAsia="zh-CN"/>
        </w:rPr>
        <w:t xml:space="preserve">, </w:t>
      </w:r>
      <w:hyperlink w:anchor="_ENREF_83" w:tooltip="Garousi, 2019 #118" w:history="1">
        <w:r w:rsidR="00471467">
          <w:rPr>
            <w:rFonts w:cs="Times New Roman"/>
            <w:noProof/>
            <w:lang w:eastAsia="zh-CN"/>
          </w:rPr>
          <w:t>83</w:t>
        </w:r>
      </w:hyperlink>
      <w:r w:rsidR="00471467">
        <w:rPr>
          <w:rFonts w:cs="Times New Roman"/>
          <w:noProof/>
          <w:lang w:eastAsia="zh-CN"/>
        </w:rPr>
        <w:t>]</w:t>
      </w:r>
      <w:r w:rsidR="002923C3" w:rsidRPr="008A2F74">
        <w:rPr>
          <w:rFonts w:cs="Times New Roman"/>
          <w:lang w:eastAsia="zh-CN"/>
        </w:rPr>
        <w:fldChar w:fldCharType="end"/>
      </w:r>
      <w:r w:rsidR="002923C3" w:rsidRPr="008A2F74">
        <w:rPr>
          <w:rFonts w:cs="Times New Roman"/>
          <w:lang w:val="en-AU" w:eastAsia="zh-CN"/>
        </w:rPr>
        <w:t xml:space="preserve">. For example, some research mentioned that the lack of teaching frameworks in software architecture reduces the reusability of the designed architecture </w:t>
      </w:r>
      <w:r w:rsidR="002923C3" w:rsidRPr="008A2F74">
        <w:rPr>
          <w:rFonts w:cs="Times New Roman"/>
          <w:lang w:eastAsia="zh-CN"/>
        </w:rPr>
        <w:fldChar w:fldCharType="begin"/>
      </w:r>
      <w:r w:rsidR="00471467">
        <w:rPr>
          <w:rFonts w:cs="Times New Roman"/>
          <w:lang w:eastAsia="zh-CN"/>
        </w:rPr>
        <w:instrText xml:space="preserve"> ADDIN EN.CITE &lt;EndNote&gt;&lt;Cite&gt;&lt;Author&gt;Chimalakonda&lt;/Author&gt;&lt;Year&gt;2023&lt;/Year&gt;&lt;RecNum&gt;34&lt;/RecNum&gt;&lt;DisplayText&gt;[56]&lt;/DisplayText&gt;&lt;record&gt;&lt;rec-number&gt;34&lt;/rec-number&gt;&lt;foreign-keys&gt;&lt;key app="EN" db-id="e9pxax9rpzaed9e0p5ipfrz6a2fderwaepaf" timestamp="1744516072"&gt;34&lt;/key&gt;&lt;/foreign-keys&gt;&lt;ref-type name="Journal Article"&gt;17&lt;/ref-type&gt;&lt;contributors&gt;&lt;authors&gt;&lt;author&gt;Chimalakonda, Sridhar&lt;/author&gt;&lt;author&gt;Nori, Kesav V.&lt;/author&gt;&lt;/authors&gt;&lt;/contributors&gt;&lt;titles&gt;&lt;title&gt;A Patterns Based Approach for the Design of Educational Technologies&lt;/title&gt;&lt;/titles&gt;&lt;pages&gt;2114-2133&lt;/pages&gt;&lt;volume&gt;31&lt;/volume&gt;&lt;number&gt;4&lt;/number&gt;&lt;dates&gt;&lt;year&gt;2023&lt;/year&gt;&lt;/dates&gt;&lt;label&gt;S31&lt;/label&gt;&lt;urls&gt;&lt;/urls&gt;&lt;/record&gt;&lt;/Cite&gt;&lt;/EndNote&gt;</w:instrText>
      </w:r>
      <w:r w:rsidR="002923C3" w:rsidRPr="008A2F74">
        <w:rPr>
          <w:rFonts w:cs="Times New Roman"/>
          <w:lang w:eastAsia="zh-CN"/>
        </w:rPr>
        <w:fldChar w:fldCharType="separate"/>
      </w:r>
      <w:r w:rsidR="00471467">
        <w:rPr>
          <w:rFonts w:cs="Times New Roman"/>
          <w:noProof/>
          <w:lang w:eastAsia="zh-CN"/>
        </w:rPr>
        <w:t>[</w:t>
      </w:r>
      <w:hyperlink w:anchor="_ENREF_56" w:tooltip="Chimalakonda, 2023 #34" w:history="1">
        <w:r w:rsidR="00471467">
          <w:rPr>
            <w:rFonts w:cs="Times New Roman"/>
            <w:noProof/>
            <w:lang w:eastAsia="zh-CN"/>
          </w:rPr>
          <w:t>56</w:t>
        </w:r>
      </w:hyperlink>
      <w:r w:rsidR="00471467">
        <w:rPr>
          <w:rFonts w:cs="Times New Roman"/>
          <w:noProof/>
          <w:lang w:eastAsia="zh-CN"/>
        </w:rPr>
        <w:t>]</w:t>
      </w:r>
      <w:r w:rsidR="002923C3" w:rsidRPr="008A2F74">
        <w:rPr>
          <w:rFonts w:cs="Times New Roman"/>
          <w:lang w:eastAsia="zh-CN"/>
        </w:rPr>
        <w:fldChar w:fldCharType="end"/>
      </w:r>
      <w:r w:rsidR="002923C3" w:rsidRPr="008A2F74">
        <w:rPr>
          <w:rFonts w:cs="Times New Roman"/>
          <w:lang w:val="en-AU" w:eastAsia="zh-CN"/>
        </w:rPr>
        <w:t>. Further</w:t>
      </w:r>
      <w:r w:rsidR="002F5DE6" w:rsidRPr="008A2F74">
        <w:rPr>
          <w:rFonts w:cs="Times New Roman"/>
          <w:lang w:val="en-AU" w:eastAsia="zh-CN"/>
        </w:rPr>
        <w:t>more</w:t>
      </w:r>
      <w:r w:rsidR="002923C3" w:rsidRPr="008A2F74">
        <w:rPr>
          <w:rFonts w:cs="Times New Roman"/>
          <w:lang w:val="en-AU" w:eastAsia="zh-CN"/>
        </w:rPr>
        <w:t xml:space="preserve">, the selected projects often fail to balance complexity and efficiency in teaching, making them either too complex to finish or too simple to reflect real-world situations </w:t>
      </w:r>
      <w:r w:rsidR="002923C3" w:rsidRPr="008A2F74">
        <w:rPr>
          <w:rFonts w:cs="Times New Roman"/>
          <w:lang w:eastAsia="zh-CN"/>
        </w:rPr>
        <w:fldChar w:fldCharType="begin"/>
      </w:r>
      <w:r w:rsidR="001E6FD8" w:rsidRPr="008A2F74">
        <w:rPr>
          <w:rFonts w:cs="Times New Roman"/>
          <w:lang w:eastAsia="zh-CN"/>
        </w:rPr>
        <w:instrText xml:space="preserve"> ADDIN EN.CITE &lt;EndNote&gt;&lt;Cite&gt;&lt;Author&gt;Ramachandran&lt;/Author&gt;&lt;Year&gt;2017&lt;/Year&gt;&lt;RecNum&gt;50&lt;/RecNum&gt;&lt;DisplayText&gt;[36]&lt;/DisplayText&gt;&lt;record&gt;&lt;rec-number&gt;50&lt;/rec-number&gt;&lt;foreign-keys&gt;&lt;key app="EN" db-id="e9pxax9rpzaed9e0p5ipfrz6a2fderwaepaf" timestamp="1744516072"&gt;50&lt;/key&gt;&lt;/foreign-keys&gt;&lt;ref-type name="Conference Paper"&gt;47&lt;/ref-type&gt;&lt;contributors&gt;&lt;authors&gt;&lt;author&gt;Ramachandran, Muthu&lt;/author&gt;&lt;author&gt;Sedeeq, Rezan&lt;/author&gt;&lt;/authors&gt;&lt;/contributors&gt;&lt;titles&gt;&lt;title&gt;Learning Environment for Problem-based Learning in Teaching Software Components and Service-oriented Architecture&lt;/title&gt;&lt;/titles&gt;&lt;pages&gt;249-255&lt;/pages&gt;&lt;dates&gt;&lt;year&gt;2017&lt;/year&gt;&lt;/dates&gt;&lt;label&gt;S43&lt;/label&gt;&lt;urls&gt;&lt;related-urls&gt;&lt;url&gt;https://doi.org/10.5220/0006257702490255&lt;/url&gt;&lt;/related-urls&gt;&lt;/urls&gt;&lt;electronic-resource-num&gt;10.5220/0006257702490255&lt;/electronic-resource-num&gt;&lt;/record&gt;&lt;/Cite&gt;&lt;/EndNote&gt;</w:instrText>
      </w:r>
      <w:r w:rsidR="002923C3" w:rsidRPr="008A2F74">
        <w:rPr>
          <w:rFonts w:cs="Times New Roman"/>
          <w:lang w:eastAsia="zh-CN"/>
        </w:rPr>
        <w:fldChar w:fldCharType="separate"/>
      </w:r>
      <w:r w:rsidR="001E6FD8" w:rsidRPr="008A2F74">
        <w:rPr>
          <w:rFonts w:cs="Times New Roman"/>
          <w:lang w:val="en-AU" w:eastAsia="zh-CN"/>
        </w:rPr>
        <w:t>[</w:t>
      </w:r>
      <w:hyperlink w:anchor="_ENREF_36" w:tooltip="Ramachandran, 2017 #50" w:history="1">
        <w:r w:rsidR="00471467" w:rsidRPr="008A2F74">
          <w:rPr>
            <w:rFonts w:cs="Times New Roman"/>
            <w:lang w:val="en-AU" w:eastAsia="zh-CN"/>
          </w:rPr>
          <w:t>36</w:t>
        </w:r>
      </w:hyperlink>
      <w:r w:rsidR="001E6FD8" w:rsidRPr="008A2F74">
        <w:rPr>
          <w:rFonts w:cs="Times New Roman"/>
          <w:lang w:val="en-AU" w:eastAsia="zh-CN"/>
        </w:rPr>
        <w:t>]</w:t>
      </w:r>
      <w:r w:rsidR="002923C3" w:rsidRPr="008A2F74">
        <w:rPr>
          <w:rFonts w:cs="Times New Roman"/>
          <w:lang w:eastAsia="zh-CN"/>
        </w:rPr>
        <w:fldChar w:fldCharType="end"/>
      </w:r>
      <w:r w:rsidR="002923C3" w:rsidRPr="008A2F74">
        <w:rPr>
          <w:rFonts w:cs="Times New Roman"/>
          <w:lang w:val="en-AU" w:eastAsia="zh-CN"/>
        </w:rPr>
        <w:t>.</w:t>
      </w:r>
    </w:p>
    <w:p w14:paraId="0DB0EA8C" w14:textId="019D45F0" w:rsidR="002923C3" w:rsidRPr="008A2F74" w:rsidRDefault="00401E3C" w:rsidP="00D577FF">
      <w:pPr>
        <w:spacing w:line="276" w:lineRule="auto"/>
        <w:jc w:val="both"/>
        <w:rPr>
          <w:rFonts w:cs="Times New Roman"/>
          <w:lang w:eastAsia="zh-CN"/>
        </w:rPr>
      </w:pPr>
      <w:r w:rsidRPr="008A2F74">
        <w:rPr>
          <w:rFonts w:cs="Times New Roman"/>
          <w:lang w:eastAsia="zh-CN"/>
        </w:rPr>
        <w:t>Like</w:t>
      </w:r>
      <w:r w:rsidR="003128EC" w:rsidRPr="008A2F74">
        <w:rPr>
          <w:rFonts w:cs="Times New Roman"/>
          <w:lang w:eastAsia="zh-CN"/>
        </w:rPr>
        <w:t xml:space="preserve"> any </w:t>
      </w:r>
      <w:r w:rsidR="00BA79A3" w:rsidRPr="008A2F74">
        <w:rPr>
          <w:rFonts w:cs="Times New Roman"/>
          <w:lang w:eastAsia="zh-CN"/>
        </w:rPr>
        <w:t xml:space="preserve">higher learning </w:t>
      </w:r>
      <w:r w:rsidR="003128EC" w:rsidRPr="008A2F74">
        <w:rPr>
          <w:rFonts w:cs="Times New Roman"/>
          <w:lang w:eastAsia="zh-CN"/>
        </w:rPr>
        <w:t>subject, a</w:t>
      </w:r>
      <w:r w:rsidR="002923C3" w:rsidRPr="008A2F74">
        <w:rPr>
          <w:rFonts w:cs="Times New Roman"/>
          <w:lang w:eastAsia="zh-CN"/>
        </w:rPr>
        <w:t xml:space="preserve">ssessment </w:t>
      </w:r>
      <w:r w:rsidR="004E6CB3" w:rsidRPr="008A2F74">
        <w:rPr>
          <w:rFonts w:cs="Times New Roman"/>
          <w:lang w:eastAsia="zh-CN"/>
        </w:rPr>
        <w:t>and</w:t>
      </w:r>
      <w:r w:rsidR="002923C3" w:rsidRPr="008A2F74">
        <w:rPr>
          <w:rFonts w:cs="Times New Roman"/>
          <w:lang w:eastAsia="zh-CN"/>
        </w:rPr>
        <w:t xml:space="preserve"> </w:t>
      </w:r>
      <w:r w:rsidR="003128EC" w:rsidRPr="008A2F74">
        <w:rPr>
          <w:rFonts w:cs="Times New Roman"/>
          <w:lang w:eastAsia="zh-CN"/>
        </w:rPr>
        <w:t>e</w:t>
      </w:r>
      <w:r w:rsidR="002923C3" w:rsidRPr="008A2F74">
        <w:rPr>
          <w:rFonts w:cs="Times New Roman"/>
          <w:lang w:eastAsia="zh-CN"/>
        </w:rPr>
        <w:t xml:space="preserve">valuation </w:t>
      </w:r>
      <w:r w:rsidR="00724F58" w:rsidRPr="008A2F74">
        <w:rPr>
          <w:rFonts w:cs="Times New Roman"/>
          <w:lang w:eastAsia="zh-CN"/>
        </w:rPr>
        <w:t>are</w:t>
      </w:r>
      <w:r w:rsidR="003128EC" w:rsidRPr="008A2F74">
        <w:rPr>
          <w:rFonts w:cs="Times New Roman"/>
          <w:lang w:eastAsia="zh-CN"/>
        </w:rPr>
        <w:t xml:space="preserve"> </w:t>
      </w:r>
      <w:r w:rsidRPr="008A2F74">
        <w:rPr>
          <w:rFonts w:cs="Times New Roman"/>
          <w:lang w:eastAsia="zh-CN"/>
        </w:rPr>
        <w:t xml:space="preserve">also </w:t>
      </w:r>
      <w:r w:rsidR="00724F58" w:rsidRPr="008A2F74">
        <w:rPr>
          <w:rFonts w:cs="Times New Roman"/>
          <w:lang w:eastAsia="zh-CN"/>
        </w:rPr>
        <w:t xml:space="preserve">challenging </w:t>
      </w:r>
      <w:r w:rsidR="00BD5052" w:rsidRPr="008A2F74">
        <w:rPr>
          <w:rFonts w:cs="Times New Roman"/>
          <w:lang w:eastAsia="zh-CN"/>
        </w:rPr>
        <w:t xml:space="preserve">(n=8) </w:t>
      </w:r>
      <w:r w:rsidR="00724F58" w:rsidRPr="008A2F74">
        <w:rPr>
          <w:rFonts w:cs="Times New Roman"/>
          <w:lang w:eastAsia="zh-CN"/>
        </w:rPr>
        <w:t>in software architecture teaching. There are</w:t>
      </w:r>
      <w:r w:rsidR="002923C3" w:rsidRPr="008A2F74">
        <w:rPr>
          <w:rFonts w:cs="Times New Roman"/>
          <w:lang w:eastAsia="zh-CN"/>
        </w:rPr>
        <w:t xml:space="preserve"> difficult</w:t>
      </w:r>
      <w:r w:rsidR="00724F58" w:rsidRPr="008A2F74">
        <w:rPr>
          <w:rFonts w:cs="Times New Roman"/>
          <w:lang w:eastAsia="zh-CN"/>
        </w:rPr>
        <w:t xml:space="preserve">ies in </w:t>
      </w:r>
      <w:r w:rsidR="002923C3" w:rsidRPr="008A2F74">
        <w:rPr>
          <w:rFonts w:cs="Times New Roman"/>
          <w:lang w:eastAsia="zh-CN"/>
        </w:rPr>
        <w:t xml:space="preserve">designing, implementing, and grading assessments that accurately reflect student learning in software architecture courses. Due to </w:t>
      </w:r>
      <w:r w:rsidR="00766A35" w:rsidRPr="008A2F74">
        <w:rPr>
          <w:rFonts w:cs="Times New Roman"/>
          <w:lang w:eastAsia="zh-CN"/>
        </w:rPr>
        <w:t>the software architecture’s</w:t>
      </w:r>
      <w:r w:rsidR="002923C3" w:rsidRPr="008A2F74">
        <w:rPr>
          <w:rFonts w:cs="Times New Roman"/>
          <w:lang w:eastAsia="zh-CN"/>
        </w:rPr>
        <w:t xml:space="preserve"> abstract and complex nature, conventional assessment methods, such as exams</w:t>
      </w:r>
      <w:r w:rsidR="00766A35" w:rsidRPr="008A2F74">
        <w:rPr>
          <w:rFonts w:cs="Times New Roman"/>
          <w:lang w:eastAsia="zh-CN"/>
        </w:rPr>
        <w:t xml:space="preserve"> and</w:t>
      </w:r>
      <w:r w:rsidR="002923C3" w:rsidRPr="008A2F74">
        <w:rPr>
          <w:rFonts w:cs="Times New Roman"/>
          <w:lang w:eastAsia="zh-CN"/>
        </w:rPr>
        <w:t xml:space="preserve"> quizzes, are inadequate to assess student performance </w:t>
      </w:r>
      <w:r w:rsidR="002923C3" w:rsidRPr="008A2F74">
        <w:rPr>
          <w:rFonts w:cs="Times New Roman"/>
          <w:lang w:eastAsia="zh-CN"/>
        </w:rPr>
        <w:fldChar w:fldCharType="begin"/>
      </w:r>
      <w:r w:rsidR="00471467">
        <w:rPr>
          <w:rFonts w:cs="Times New Roman"/>
          <w:lang w:eastAsia="zh-CN"/>
        </w:rPr>
        <w:instrText xml:space="preserve"> ADDIN EN.CITE &lt;EndNote&gt;&lt;Cite&gt;&lt;Author&gt;Tao&lt;/Author&gt;&lt;Year&gt;2016&lt;/Year&gt;&lt;RecNum&gt;97&lt;/RecNum&gt;&lt;DisplayText&gt;[26, 93]&lt;/DisplayText&gt;&lt;record&gt;&lt;rec-number&gt;97&lt;/rec-number&gt;&lt;foreign-keys&gt;&lt;key app="EN" db-id="e9pxax9rpzaed9e0p5ipfrz6a2fderwaepaf" timestamp="1744516072"&gt;97&lt;/key&gt;&lt;/foreign-keys&gt;&lt;ref-type name="Journal Article"&gt;17&lt;/ref-type&gt;&lt;contributors&gt;&lt;authors&gt;&lt;author&gt;Y. Tao&lt;/author&gt;&lt;author&gt;G. Liu&lt;/author&gt;&lt;author&gt;J. Mottok&lt;/author&gt;&lt;author&gt;R. Hackenberg&lt;/author&gt;&lt;author&gt;G. Hagel&lt;/author&gt;&lt;/authors&gt;&lt;/contributors&gt;&lt;titles&gt;&lt;title&gt;Ranking task activity in teaching software engineering&lt;/title&gt;&lt;secondary-title&gt;2016 IEEE Global Engineering Education Conference (EDUCON)&lt;/secondary-title&gt;&lt;/titles&gt;&lt;periodical&gt;&lt;full-title&gt;2016 IEEE Global Engineering Education Conference (EDUCON)&lt;/full-title&gt;&lt;/periodical&gt;&lt;pages&gt;1023-1027&lt;/pages&gt;&lt;dates&gt;&lt;year&gt;2016&lt;/year&gt;&lt;/dates&gt;&lt;label&gt;S28&lt;/label&gt;&lt;urls&gt;&lt;/urls&gt;&lt;electronic-resource-num&gt;10.1109/EDUCON.2016.7474678&lt;/electronic-resource-num&gt;&lt;/record&gt;&lt;/Cite&gt;&lt;Cite&gt;&lt;Author&gt;Giovanni Gonzalez&lt;/Author&gt;&lt;Year&gt;2024&lt;/Year&gt;&lt;RecNum&gt;38&lt;/RecNum&gt;&lt;record&gt;&lt;rec-number&gt;38&lt;/rec-number&gt;&lt;foreign-keys&gt;&lt;key app="EN" db-id="e9pxax9rpzaed9e0p5ipfrz6a2fderwaepaf" timestamp="1744516072"&gt;38&lt;/key&gt;&lt;/foreign-keys&gt;&lt;ref-type name="Journal Article"&gt;17&lt;/ref-type&gt;&lt;contributors&gt;&lt;authors&gt;&lt;author&gt;Giovanni Gonzalez, Araujo&lt;/author&gt;&lt;/authors&gt;&lt;/contributors&gt;&lt;titles&gt;&lt;title&gt;Using Apprenticeship and Product Based Learning to Improve Programming Outcomes in Introductory Computer Science Courses&lt;/title&gt;&lt;/titles&gt;&lt;dates&gt;&lt;year&gt;2024&lt;/year&gt;&lt;/dates&gt;&lt;label&gt;S30&lt;/label&gt;&lt;urls&gt;&lt;/urls&gt;&lt;/record&gt;&lt;/Cite&gt;&lt;/EndNote&gt;</w:instrText>
      </w:r>
      <w:r w:rsidR="002923C3" w:rsidRPr="008A2F74">
        <w:rPr>
          <w:rFonts w:cs="Times New Roman"/>
          <w:lang w:eastAsia="zh-CN"/>
        </w:rPr>
        <w:fldChar w:fldCharType="separate"/>
      </w:r>
      <w:r w:rsidR="00471467">
        <w:rPr>
          <w:rFonts w:cs="Times New Roman"/>
          <w:noProof/>
          <w:lang w:eastAsia="zh-CN"/>
        </w:rPr>
        <w:t>[</w:t>
      </w:r>
      <w:hyperlink w:anchor="_ENREF_26" w:tooltip="Giovanni Gonzalez, 2024 #38" w:history="1">
        <w:r w:rsidR="00471467">
          <w:rPr>
            <w:rFonts w:cs="Times New Roman"/>
            <w:noProof/>
            <w:lang w:eastAsia="zh-CN"/>
          </w:rPr>
          <w:t>26</w:t>
        </w:r>
      </w:hyperlink>
      <w:r w:rsidR="00471467">
        <w:rPr>
          <w:rFonts w:cs="Times New Roman"/>
          <w:noProof/>
          <w:lang w:eastAsia="zh-CN"/>
        </w:rPr>
        <w:t xml:space="preserve">, </w:t>
      </w:r>
      <w:hyperlink w:anchor="_ENREF_93" w:tooltip="Tao, 2016 #97" w:history="1">
        <w:r w:rsidR="00471467">
          <w:rPr>
            <w:rFonts w:cs="Times New Roman"/>
            <w:noProof/>
            <w:lang w:eastAsia="zh-CN"/>
          </w:rPr>
          <w:t>93</w:t>
        </w:r>
      </w:hyperlink>
      <w:r w:rsidR="00471467">
        <w:rPr>
          <w:rFonts w:cs="Times New Roman"/>
          <w:noProof/>
          <w:lang w:eastAsia="zh-CN"/>
        </w:rPr>
        <w:t>]</w:t>
      </w:r>
      <w:r w:rsidR="002923C3" w:rsidRPr="008A2F74">
        <w:rPr>
          <w:rFonts w:cs="Times New Roman"/>
          <w:lang w:eastAsia="zh-CN"/>
        </w:rPr>
        <w:fldChar w:fldCharType="end"/>
      </w:r>
      <w:r w:rsidR="002923C3" w:rsidRPr="008A2F74">
        <w:rPr>
          <w:rFonts w:cs="Times New Roman"/>
          <w:lang w:eastAsia="zh-CN"/>
        </w:rPr>
        <w:t>. This is why different assessment methods</w:t>
      </w:r>
      <w:r w:rsidR="00922BC2">
        <w:rPr>
          <w:rFonts w:cs="Times New Roman"/>
          <w:lang w:eastAsia="zh-CN"/>
        </w:rPr>
        <w:t xml:space="preserve"> are widely adopted</w:t>
      </w:r>
      <w:r w:rsidR="002923C3" w:rsidRPr="008A2F74">
        <w:rPr>
          <w:rFonts w:cs="Times New Roman"/>
          <w:lang w:eastAsia="zh-CN"/>
        </w:rPr>
        <w:t xml:space="preserve">, as discussed in RQ3. However, the subjectivity in evaluating architectural designs, the changing nature of real-world practices and high workloads for instructors always reduce the validity and reliability of the evaluations </w:t>
      </w:r>
      <w:r w:rsidR="002923C3" w:rsidRPr="008A2F74">
        <w:rPr>
          <w:rFonts w:cs="Times New Roman"/>
          <w:lang w:eastAsia="zh-CN"/>
        </w:rPr>
        <w:fldChar w:fldCharType="begin"/>
      </w:r>
      <w:r w:rsidR="00D07290" w:rsidRPr="008A2F74">
        <w:rPr>
          <w:rFonts w:cs="Times New Roman"/>
          <w:lang w:eastAsia="zh-CN"/>
        </w:rPr>
        <w:instrText xml:space="preserve"> ADDIN EN.CITE &lt;EndNote&gt;&lt;Cite&gt;&lt;Author&gt;Cain&lt;/Author&gt;&lt;Year&gt;2016&lt;/Year&gt;&lt;RecNum&gt;54&lt;/RecNum&gt;&lt;DisplayText&gt;[11]&lt;/DisplayText&gt;&lt;record&gt;&lt;rec-number&gt;54&lt;/rec-number&gt;&lt;foreign-keys&gt;&lt;key app="EN" db-id="e9pxax9rpzaed9e0p5ipfrz6a2fderwaepaf" timestamp="1744516072"&gt;54&lt;/key&gt;&lt;/foreign-keys&gt;&lt;ref-type name="Conference Paper"&gt;47&lt;/ref-type&gt;&lt;contributors&gt;&lt;authors&gt;&lt;author&gt;Cain, Andrew&lt;/author&gt;&lt;author&gt;Babar, Muhammad Ali&lt;/author&gt;&lt;/authors&gt;&lt;/contributors&gt;&lt;titles&gt;&lt;title&gt;Reflections on applying constructive alignment with formative feedback for teaching introductory programming and software architecture&lt;/title&gt;&lt;/titles&gt;&lt;pages&gt;336-345&lt;/pages&gt;&lt;dates&gt;&lt;year&gt;2016&lt;/year&gt;&lt;/dates&gt;&lt;label&gt;S45&lt;/label&gt;&lt;urls&gt;&lt;related-urls&gt;&lt;url&gt;https://doi.org/10.1145/2889160.2889185&lt;/url&gt;&lt;/related-urls&gt;&lt;/urls&gt;&lt;electronic-resource-num&gt;10.1145/2889160.2889185&lt;/electronic-resource-num&gt;&lt;/record&gt;&lt;/Cite&gt;&lt;/EndNote&gt;</w:instrText>
      </w:r>
      <w:r w:rsidR="002923C3" w:rsidRPr="008A2F74">
        <w:rPr>
          <w:rFonts w:cs="Times New Roman"/>
          <w:lang w:eastAsia="zh-CN"/>
        </w:rPr>
        <w:fldChar w:fldCharType="separate"/>
      </w:r>
      <w:r w:rsidR="00AA544C" w:rsidRPr="008A2F74">
        <w:rPr>
          <w:rFonts w:cs="Times New Roman"/>
          <w:noProof/>
          <w:lang w:eastAsia="zh-CN"/>
        </w:rPr>
        <w:t>[</w:t>
      </w:r>
      <w:hyperlink w:anchor="_ENREF_11" w:tooltip="Cain, 2016 #54" w:history="1">
        <w:r w:rsidR="00471467" w:rsidRPr="008A2F74">
          <w:rPr>
            <w:rFonts w:cs="Times New Roman"/>
            <w:noProof/>
            <w:lang w:eastAsia="zh-CN"/>
          </w:rPr>
          <w:t>11</w:t>
        </w:r>
      </w:hyperlink>
      <w:r w:rsidR="00AA544C" w:rsidRPr="008A2F74">
        <w:rPr>
          <w:rFonts w:cs="Times New Roman"/>
          <w:noProof/>
          <w:lang w:eastAsia="zh-CN"/>
        </w:rPr>
        <w:t>]</w:t>
      </w:r>
      <w:r w:rsidR="002923C3" w:rsidRPr="008A2F74">
        <w:rPr>
          <w:rFonts w:cs="Times New Roman"/>
          <w:lang w:eastAsia="zh-CN"/>
        </w:rPr>
        <w:fldChar w:fldCharType="end"/>
      </w:r>
      <w:r w:rsidR="002923C3" w:rsidRPr="008A2F74">
        <w:rPr>
          <w:rFonts w:cs="Times New Roman"/>
          <w:lang w:eastAsia="zh-CN"/>
        </w:rPr>
        <w:t>.</w:t>
      </w:r>
    </w:p>
    <w:p w14:paraId="00DE70BE" w14:textId="11980766" w:rsidR="006B5883" w:rsidRPr="008A2F74" w:rsidRDefault="00977337" w:rsidP="00D577FF">
      <w:pPr>
        <w:spacing w:line="276" w:lineRule="auto"/>
        <w:jc w:val="both"/>
        <w:rPr>
          <w:rFonts w:cs="Times New Roman"/>
          <w:lang w:eastAsia="zh-CN"/>
        </w:rPr>
      </w:pPr>
      <w:r w:rsidRPr="008A2F74">
        <w:rPr>
          <w:rFonts w:cs="Times New Roman"/>
          <w:lang w:eastAsia="zh-CN"/>
        </w:rPr>
        <w:t>Unli</w:t>
      </w:r>
      <w:r w:rsidR="00D75D70" w:rsidRPr="008A2F74">
        <w:rPr>
          <w:rFonts w:cs="Times New Roman"/>
          <w:lang w:eastAsia="zh-CN"/>
        </w:rPr>
        <w:t>ke other challenges, the l</w:t>
      </w:r>
      <w:r w:rsidR="002923C3" w:rsidRPr="008A2F74">
        <w:rPr>
          <w:rFonts w:cs="Times New Roman"/>
          <w:lang w:eastAsia="zh-CN"/>
        </w:rPr>
        <w:t>ack of industry experts involved</w:t>
      </w:r>
      <w:r w:rsidR="00311D24" w:rsidRPr="008A2F74">
        <w:rPr>
          <w:rFonts w:cs="Times New Roman"/>
          <w:lang w:eastAsia="zh-CN"/>
        </w:rPr>
        <w:t xml:space="preserve"> (n=5) </w:t>
      </w:r>
      <w:r w:rsidR="002923C3" w:rsidRPr="008A2F74">
        <w:rPr>
          <w:rFonts w:cs="Times New Roman"/>
          <w:lang w:eastAsia="zh-CN"/>
        </w:rPr>
        <w:t>reflect</w:t>
      </w:r>
      <w:r w:rsidR="00311D24" w:rsidRPr="008A2F74">
        <w:rPr>
          <w:rFonts w:cs="Times New Roman"/>
          <w:lang w:eastAsia="zh-CN"/>
        </w:rPr>
        <w:t>s</w:t>
      </w:r>
      <w:r w:rsidR="002923C3" w:rsidRPr="008A2F74">
        <w:rPr>
          <w:rFonts w:cs="Times New Roman"/>
          <w:lang w:eastAsia="zh-CN"/>
        </w:rPr>
        <w:t xml:space="preserve"> a broader disconnect between academic education and real-world architectural practice. Due to the</w:t>
      </w:r>
      <w:r w:rsidR="006C1AC1" w:rsidRPr="008A2F74">
        <w:rPr>
          <w:rFonts w:cs="Times New Roman"/>
          <w:lang w:eastAsia="zh-CN"/>
        </w:rPr>
        <w:t>ir tight schedules, industry experts</w:t>
      </w:r>
      <w:r w:rsidR="002923C3" w:rsidRPr="008A2F74">
        <w:rPr>
          <w:rFonts w:cs="Times New Roman"/>
          <w:lang w:eastAsia="zh-CN"/>
        </w:rPr>
        <w:t xml:space="preserve"> might be reluctant to join software architecture education </w:t>
      </w:r>
      <w:r w:rsidR="002923C3" w:rsidRPr="008A2F74">
        <w:rPr>
          <w:rFonts w:cs="Times New Roman"/>
          <w:lang w:eastAsia="zh-CN"/>
        </w:rPr>
        <w:fldChar w:fldCharType="begin">
          <w:fldData xml:space="preserve">PEVuZE5vdGU+PENpdGU+PEF1dGhvcj5XaWxzb24gTGliYXJkbyBQYW50b2phPC9BdXRob3I+PFll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</w:fldData>
        </w:fldChar>
      </w:r>
      <w:r w:rsidR="00471467">
        <w:rPr>
          <w:rFonts w:cs="Times New Roman"/>
          <w:lang w:eastAsia="zh-CN"/>
        </w:rPr>
        <w:instrText xml:space="preserve"> ADDIN EN.CITE </w:instrText>
      </w:r>
      <w:r w:rsidR="00471467">
        <w:rPr>
          <w:rFonts w:cs="Times New Roman"/>
          <w:lang w:eastAsia="zh-CN"/>
        </w:rPr>
        <w:fldChar w:fldCharType="begin">
          <w:fldData xml:space="preserve">PEVuZE5vdGU+PENpdGU+PEF1dGhvcj5XaWxzb24gTGliYXJkbyBQYW50b2phPC9BdXRob3I+PFll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</w:fldData>
        </w:fldChar>
      </w:r>
      <w:r w:rsidR="00471467">
        <w:rPr>
          <w:rFonts w:cs="Times New Roman"/>
          <w:lang w:eastAsia="zh-CN"/>
        </w:rPr>
        <w:instrText xml:space="preserve"> ADDIN EN.CITE.DATA </w:instrText>
      </w:r>
      <w:r w:rsidR="00471467">
        <w:rPr>
          <w:rFonts w:cs="Times New Roman"/>
          <w:lang w:eastAsia="zh-CN"/>
        </w:rPr>
      </w:r>
      <w:r w:rsidR="00471467">
        <w:rPr>
          <w:rFonts w:cs="Times New Roman"/>
          <w:lang w:eastAsia="zh-CN"/>
        </w:rPr>
        <w:fldChar w:fldCharType="end"/>
      </w:r>
      <w:r w:rsidR="002923C3" w:rsidRPr="008A2F74">
        <w:rPr>
          <w:rFonts w:cs="Times New Roman"/>
          <w:lang w:eastAsia="zh-CN"/>
        </w:rPr>
      </w:r>
      <w:r w:rsidR="002923C3" w:rsidRPr="008A2F74">
        <w:rPr>
          <w:rFonts w:cs="Times New Roman"/>
          <w:lang w:eastAsia="zh-CN"/>
        </w:rPr>
        <w:fldChar w:fldCharType="separate"/>
      </w:r>
      <w:r w:rsidR="00471467">
        <w:rPr>
          <w:rFonts w:cs="Times New Roman"/>
          <w:noProof/>
          <w:lang w:eastAsia="zh-CN"/>
        </w:rPr>
        <w:t>[</w:t>
      </w:r>
      <w:hyperlink w:anchor="_ENREF_35" w:tooltip="Wilson Libardo Pantoja, 2024 #42" w:history="1">
        <w:r w:rsidR="00471467">
          <w:rPr>
            <w:rFonts w:cs="Times New Roman"/>
            <w:noProof/>
            <w:lang w:eastAsia="zh-CN"/>
          </w:rPr>
          <w:t>35</w:t>
        </w:r>
      </w:hyperlink>
      <w:r w:rsidR="00471467">
        <w:rPr>
          <w:rFonts w:cs="Times New Roman"/>
          <w:noProof/>
          <w:lang w:eastAsia="zh-CN"/>
        </w:rPr>
        <w:t xml:space="preserve">, </w:t>
      </w:r>
      <w:hyperlink w:anchor="_ENREF_68" w:tooltip="Golden, 2010 #114" w:history="1">
        <w:r w:rsidR="00471467">
          <w:rPr>
            <w:rFonts w:cs="Times New Roman"/>
            <w:noProof/>
            <w:lang w:eastAsia="zh-CN"/>
          </w:rPr>
          <w:t>68</w:t>
        </w:r>
      </w:hyperlink>
      <w:r w:rsidR="00471467">
        <w:rPr>
          <w:rFonts w:cs="Times New Roman"/>
          <w:noProof/>
          <w:lang w:eastAsia="zh-CN"/>
        </w:rPr>
        <w:t>]</w:t>
      </w:r>
      <w:r w:rsidR="002923C3" w:rsidRPr="008A2F74">
        <w:rPr>
          <w:rFonts w:cs="Times New Roman"/>
          <w:lang w:eastAsia="zh-CN"/>
        </w:rPr>
        <w:fldChar w:fldCharType="end"/>
      </w:r>
      <w:r w:rsidR="002923C3" w:rsidRPr="008A2F74">
        <w:rPr>
          <w:rFonts w:cs="Times New Roman"/>
          <w:lang w:eastAsia="zh-CN"/>
        </w:rPr>
        <w:t>.</w:t>
      </w:r>
      <w:r w:rsidR="006C1AC1" w:rsidRPr="008A2F74">
        <w:rPr>
          <w:rFonts w:cs="Times New Roman"/>
          <w:lang w:eastAsia="zh-CN"/>
        </w:rPr>
        <w:t xml:space="preserve"> Further, the l</w:t>
      </w:r>
      <w:r w:rsidR="002923C3" w:rsidRPr="008A2F74">
        <w:rPr>
          <w:rFonts w:cs="Times New Roman"/>
          <w:lang w:eastAsia="zh-CN"/>
        </w:rPr>
        <w:t xml:space="preserve">anguage </w:t>
      </w:r>
      <w:r w:rsidR="00EC3AB9" w:rsidRPr="008A2F74">
        <w:rPr>
          <w:rFonts w:cs="Times New Roman"/>
          <w:lang w:eastAsia="zh-CN"/>
        </w:rPr>
        <w:t>and</w:t>
      </w:r>
      <w:r w:rsidR="002923C3" w:rsidRPr="008A2F74">
        <w:rPr>
          <w:rFonts w:cs="Times New Roman"/>
          <w:lang w:eastAsia="zh-CN"/>
        </w:rPr>
        <w:t xml:space="preserve"> Cultural Barriers</w:t>
      </w:r>
      <w:r w:rsidR="00311D24" w:rsidRPr="008A2F74">
        <w:rPr>
          <w:rFonts w:cs="Times New Roman"/>
          <w:lang w:eastAsia="zh-CN"/>
        </w:rPr>
        <w:t xml:space="preserve"> challenge (n=1)</w:t>
      </w:r>
      <w:r w:rsidR="002923C3" w:rsidRPr="008A2F74">
        <w:rPr>
          <w:rFonts w:cs="Times New Roman"/>
          <w:lang w:eastAsia="zh-CN"/>
        </w:rPr>
        <w:t xml:space="preserve"> refers to the challenges in class communication and handling misunderstandings due to </w:t>
      </w:r>
      <w:r w:rsidR="00D56E41" w:rsidRPr="008A2F74">
        <w:rPr>
          <w:rFonts w:cs="Times New Roman"/>
          <w:lang w:eastAsia="zh-CN"/>
        </w:rPr>
        <w:t>students' different background</w:t>
      </w:r>
      <w:r w:rsidR="002923C3" w:rsidRPr="008A2F74">
        <w:rPr>
          <w:rFonts w:cs="Times New Roman"/>
          <w:lang w:eastAsia="zh-CN"/>
        </w:rPr>
        <w:t xml:space="preserve">s </w:t>
      </w:r>
      <w:r w:rsidR="002923C3" w:rsidRPr="008A2F74">
        <w:rPr>
          <w:rFonts w:cs="Times New Roman"/>
          <w:lang w:eastAsia="zh-CN"/>
        </w:rPr>
        <w:fldChar w:fldCharType="begin"/>
      </w:r>
      <w:r w:rsidR="001E6FD8" w:rsidRPr="008A2F74">
        <w:rPr>
          <w:rFonts w:cs="Times New Roman"/>
          <w:lang w:eastAsia="zh-CN"/>
        </w:rPr>
        <w:instrText xml:space="preserve"> ADDIN EN.CITE &lt;EndNote&gt;&lt;Cite&gt;&lt;Author&gt;Abdullah&lt;/Author&gt;&lt;Year&gt;2017&lt;/Year&gt;&lt;RecNum&gt;130&lt;/RecNum&gt;&lt;DisplayText&gt;[44]&lt;/DisplayText&gt;&lt;record&gt;&lt;rec-number&gt;130&lt;/rec-number&gt;&lt;foreign-keys&gt;&lt;key app="EN" db-id="e9pxax9rpzaed9e0p5ipfrz6a2fderwaepaf" timestamp="1744882047"&gt;130&lt;/key&gt;&lt;/foreign-keys&gt;&lt;ref-type name="Journal Article"&gt;17&lt;/ref-type&gt;&lt;contributors&gt;&lt;authors&gt;&lt;author&gt;Abdullah, Fadzidah&lt;/author&gt;&lt;author&gt;Abdul Majid, Noor Hanita&lt;/author&gt;&lt;author&gt;Numen, Ibrahim&lt;/author&gt;&lt;author&gt;Azmin, Aida Kesuma&lt;/author&gt;&lt;author&gt;Rahim, Zaiton Abd&lt;/author&gt;&lt;author&gt;Denan, Zuraini&lt;/author&gt;&lt;author&gt;Sisman, Muhammet Emin&lt;/author&gt;&lt;/authors&gt;&lt;/contributors&gt;&lt;titles&gt;&lt;title&gt;Case study on perspicacity of collaborative learning experiences&lt;/title&gt;&lt;secondary-title&gt;IOP Conference Series: Materials Science and Engineering&lt;/secondary-title&gt;&lt;/titles&gt;&lt;periodical&gt;&lt;full-title&gt;IOP Conference Series: Materials Science and Engineering&lt;/full-title&gt;&lt;/periodical&gt;&lt;pages&gt;012006&lt;/pages&gt;&lt;volume&gt;291&lt;/volume&gt;&lt;number&gt;1&lt;/number&gt;&lt;dates&gt;&lt;year&gt;2017&lt;/year&gt;&lt;pub-dates&gt;&lt;date&gt;2017/12/01&lt;/date&gt;&lt;/pub-dates&gt;&lt;/dates&gt;&lt;publisher&gt;IOP Publishing&lt;/publisher&gt;&lt;isbn&gt;1757-899X&amp;#xD;1757-8981&lt;/isbn&gt;&lt;label&gt;S53&lt;/label&gt;&lt;urls&gt;&lt;related-urls&gt;&lt;url&gt;https://dx.doi.org/10.1088/1757-899X/291/1/012006&lt;/url&gt;&lt;/related-urls&gt;&lt;/urls&gt;&lt;electronic-resource-num&gt;10.1088/1757-899X/291/1/012006&lt;/electronic-resource-num&gt;&lt;/record&gt;&lt;/Cite&gt;&lt;/EndNote&gt;</w:instrText>
      </w:r>
      <w:r w:rsidR="002923C3" w:rsidRPr="008A2F74">
        <w:rPr>
          <w:rFonts w:cs="Times New Roman"/>
          <w:lang w:eastAsia="zh-CN"/>
        </w:rPr>
        <w:fldChar w:fldCharType="separate"/>
      </w:r>
      <w:r w:rsidR="001E6FD8" w:rsidRPr="008A2F74">
        <w:rPr>
          <w:rFonts w:cs="Times New Roman"/>
          <w:lang w:eastAsia="zh-CN"/>
        </w:rPr>
        <w:t>[</w:t>
      </w:r>
      <w:hyperlink w:anchor="_ENREF_44" w:tooltip="Abdullah, 2017 #130" w:history="1">
        <w:r w:rsidR="00471467" w:rsidRPr="008A2F74">
          <w:rPr>
            <w:rFonts w:cs="Times New Roman"/>
            <w:lang w:eastAsia="zh-CN"/>
          </w:rPr>
          <w:t>44</w:t>
        </w:r>
      </w:hyperlink>
      <w:r w:rsidR="001E6FD8" w:rsidRPr="008A2F74">
        <w:rPr>
          <w:rFonts w:cs="Times New Roman"/>
          <w:lang w:eastAsia="zh-CN"/>
        </w:rPr>
        <w:t>]</w:t>
      </w:r>
      <w:r w:rsidR="002923C3" w:rsidRPr="008A2F74">
        <w:rPr>
          <w:rFonts w:cs="Times New Roman"/>
          <w:lang w:eastAsia="zh-CN"/>
        </w:rPr>
        <w:fldChar w:fldCharType="end"/>
      </w:r>
      <w:r w:rsidR="00922BC2">
        <w:rPr>
          <w:rFonts w:cs="Times New Roman"/>
          <w:lang w:eastAsia="zh-CN"/>
        </w:rPr>
        <w:t>. In contrast,</w:t>
      </w:r>
      <w:r w:rsidR="002425D3" w:rsidRPr="008A2F74">
        <w:rPr>
          <w:rFonts w:cs="Times New Roman"/>
          <w:lang w:eastAsia="zh-CN"/>
        </w:rPr>
        <w:t xml:space="preserve"> p</w:t>
      </w:r>
      <w:r w:rsidR="002923C3" w:rsidRPr="008A2F74">
        <w:rPr>
          <w:rFonts w:cs="Times New Roman"/>
          <w:lang w:eastAsia="zh-CN"/>
        </w:rPr>
        <w:t>lagiarism</w:t>
      </w:r>
      <w:r w:rsidR="002425D3" w:rsidRPr="008A2F74">
        <w:rPr>
          <w:rFonts w:cs="Times New Roman"/>
          <w:lang w:eastAsia="zh-CN"/>
        </w:rPr>
        <w:t xml:space="preserve"> (n=1)</w:t>
      </w:r>
      <w:r w:rsidR="002923C3" w:rsidRPr="008A2F74">
        <w:rPr>
          <w:rFonts w:cs="Times New Roman"/>
          <w:lang w:eastAsia="zh-CN"/>
        </w:rPr>
        <w:t xml:space="preserve"> refers to academic integrity issues in architecture education </w:t>
      </w:r>
      <w:r w:rsidR="002923C3" w:rsidRPr="008A2F74">
        <w:rPr>
          <w:rFonts w:cs="Times New Roman"/>
          <w:lang w:eastAsia="zh-CN"/>
        </w:rPr>
        <w:fldChar w:fldCharType="begin"/>
      </w:r>
      <w:r w:rsidR="00D07290" w:rsidRPr="008A2F74">
        <w:rPr>
          <w:rFonts w:cs="Times New Roman"/>
          <w:lang w:eastAsia="zh-CN"/>
        </w:rPr>
        <w:instrText xml:space="preserve"> ADDIN EN.CITE &lt;EndNote&gt;&lt;Cite&gt;&lt;Author&gt;Giovanni Gonzalez&lt;/Author&gt;&lt;Year&gt;2024&lt;/Year&gt;&lt;RecNum&gt;38&lt;/RecNum&gt;&lt;DisplayText&gt;[26]&lt;/DisplayText&gt;&lt;record&gt;&lt;rec-number&gt;38&lt;/rec-number&gt;&lt;foreign-keys&gt;&lt;key app="EN" db-id="e9pxax9rpzaed9e0p5ipfrz6a2fderwaepaf" timestamp="1744516072"&gt;38&lt;/key&gt;&lt;/foreign-keys&gt;&lt;ref-type name="Journal Article"&gt;17&lt;/ref-type&gt;&lt;contributors&gt;&lt;authors&gt;&lt;author&gt;Giovanni Gonzalez, Araujo&lt;/author&gt;&lt;/authors&gt;&lt;/contributors&gt;&lt;titles&gt;&lt;title&gt;Using Apprenticeship and Product Based Learning to Improve Programming Outcomes in Introductory Computer Science Courses&lt;/title&gt;&lt;/titles&gt;&lt;dates&gt;&lt;year&gt;2024&lt;/year&gt;&lt;/dates&gt;&lt;label&gt;S30&lt;/label&gt;&lt;urls&gt;&lt;/urls&gt;&lt;/record&gt;&lt;/Cite&gt;&lt;/EndNote&gt;</w:instrText>
      </w:r>
      <w:r w:rsidR="002923C3" w:rsidRPr="008A2F74">
        <w:rPr>
          <w:rFonts w:cs="Times New Roman"/>
          <w:lang w:eastAsia="zh-CN"/>
        </w:rPr>
        <w:fldChar w:fldCharType="separate"/>
      </w:r>
      <w:r w:rsidR="00AA544C" w:rsidRPr="008A2F74">
        <w:rPr>
          <w:rFonts w:cs="Times New Roman"/>
          <w:noProof/>
          <w:lang w:eastAsia="zh-CN"/>
        </w:rPr>
        <w:t>[</w:t>
      </w:r>
      <w:hyperlink w:anchor="_ENREF_26" w:tooltip="Giovanni Gonzalez, 2024 #38" w:history="1">
        <w:r w:rsidR="00471467" w:rsidRPr="008A2F74">
          <w:rPr>
            <w:rFonts w:cs="Times New Roman"/>
            <w:noProof/>
            <w:lang w:eastAsia="zh-CN"/>
          </w:rPr>
          <w:t>26</w:t>
        </w:r>
      </w:hyperlink>
      <w:r w:rsidR="00AA544C" w:rsidRPr="008A2F74">
        <w:rPr>
          <w:rFonts w:cs="Times New Roman"/>
          <w:noProof/>
          <w:lang w:eastAsia="zh-CN"/>
        </w:rPr>
        <w:t>]</w:t>
      </w:r>
      <w:r w:rsidR="002923C3" w:rsidRPr="008A2F74">
        <w:rPr>
          <w:rFonts w:cs="Times New Roman"/>
          <w:lang w:eastAsia="zh-CN"/>
        </w:rPr>
        <w:fldChar w:fldCharType="end"/>
      </w:r>
      <w:r w:rsidR="002923C3" w:rsidRPr="008A2F74">
        <w:rPr>
          <w:rFonts w:cs="Times New Roman"/>
          <w:lang w:eastAsia="zh-CN"/>
        </w:rPr>
        <w:t xml:space="preserve">. </w:t>
      </w:r>
    </w:p>
    <w:p w14:paraId="5C2C3836" w14:textId="3ABCB60B" w:rsidR="5E3D1333" w:rsidRPr="008A2F74" w:rsidRDefault="00F36B00" w:rsidP="00AA5C7B">
      <w:pPr>
        <w:pStyle w:val="Heading1"/>
        <w:numPr>
          <w:ilvl w:val="0"/>
          <w:numId w:val="16"/>
        </w:numPr>
        <w:spacing w:line="276" w:lineRule="auto"/>
        <w:ind w:left="426" w:hanging="426"/>
        <w:rPr>
          <w:rFonts w:cs="Times New Roman"/>
          <w:szCs w:val="24"/>
        </w:rPr>
      </w:pPr>
      <w:r w:rsidRPr="008A2F74">
        <w:rPr>
          <w:rFonts w:cs="Times New Roman"/>
          <w:szCs w:val="24"/>
        </w:rPr>
        <w:t>DISCUSSION</w:t>
      </w:r>
    </w:p>
    <w:p w14:paraId="722EBB2F" w14:textId="442FC839" w:rsidR="00D67AAB" w:rsidRPr="008A2F74" w:rsidRDefault="00262840" w:rsidP="00D577FF">
      <w:pPr>
        <w:spacing w:before="100" w:beforeAutospacing="1" w:after="100" w:afterAutospacing="1" w:line="276" w:lineRule="auto"/>
        <w:jc w:val="both"/>
        <w:rPr>
          <w:rFonts w:eastAsia="Times New Roman" w:cs="Times New Roman"/>
          <w:lang w:eastAsia="en-GB"/>
        </w:rPr>
      </w:pPr>
      <w:r>
        <w:rPr>
          <w:rFonts w:eastAsia="Times New Roman" w:cs="Times New Roman"/>
          <w:lang w:eastAsia="en-GB"/>
        </w:rPr>
        <w:t xml:space="preserve">In this section, the </w:t>
      </w:r>
      <w:r w:rsidR="005F3D95">
        <w:rPr>
          <w:rFonts w:eastAsia="Times New Roman" w:cs="Times New Roman"/>
          <w:lang w:eastAsia="en-GB"/>
        </w:rPr>
        <w:t xml:space="preserve">findings are examined to offer deeper understanding of the evolving pedagogy of Software </w:t>
      </w:r>
      <w:r w:rsidR="00A06788">
        <w:rPr>
          <w:rFonts w:eastAsia="Times New Roman" w:cs="Times New Roman"/>
          <w:lang w:eastAsia="en-GB"/>
        </w:rPr>
        <w:t xml:space="preserve">Architecture </w:t>
      </w:r>
      <w:r w:rsidR="005F3D95">
        <w:rPr>
          <w:rFonts w:eastAsia="Times New Roman" w:cs="Times New Roman"/>
          <w:lang w:eastAsia="en-GB"/>
        </w:rPr>
        <w:t>(SA)</w:t>
      </w:r>
      <w:r w:rsidR="00C47ECE">
        <w:rPr>
          <w:rFonts w:eastAsia="Times New Roman" w:cs="Times New Roman"/>
          <w:lang w:eastAsia="en-GB"/>
        </w:rPr>
        <w:t>. They are</w:t>
      </w:r>
      <w:r w:rsidR="005F3D95">
        <w:rPr>
          <w:rFonts w:eastAsia="Times New Roman" w:cs="Times New Roman"/>
          <w:lang w:eastAsia="en-GB"/>
        </w:rPr>
        <w:t xml:space="preserve"> critically compar</w:t>
      </w:r>
      <w:r w:rsidR="00C47ECE">
        <w:rPr>
          <w:rFonts w:eastAsia="Times New Roman" w:cs="Times New Roman"/>
          <w:lang w:eastAsia="en-GB"/>
        </w:rPr>
        <w:t>ed</w:t>
      </w:r>
      <w:r w:rsidR="005F3D95">
        <w:rPr>
          <w:rFonts w:eastAsia="Times New Roman" w:cs="Times New Roman"/>
          <w:lang w:eastAsia="en-GB"/>
        </w:rPr>
        <w:t xml:space="preserve"> with existing </w:t>
      </w:r>
      <w:r w:rsidR="00962414">
        <w:rPr>
          <w:rFonts w:eastAsia="Times New Roman" w:cs="Times New Roman"/>
          <w:lang w:eastAsia="en-GB"/>
        </w:rPr>
        <w:t>knowledge</w:t>
      </w:r>
      <w:r w:rsidR="00C47ECE">
        <w:rPr>
          <w:rFonts w:eastAsia="Times New Roman" w:cs="Times New Roman"/>
          <w:lang w:eastAsia="en-GB"/>
        </w:rPr>
        <w:t xml:space="preserve"> and</w:t>
      </w:r>
      <w:r w:rsidR="00962414">
        <w:rPr>
          <w:rFonts w:eastAsia="Times New Roman" w:cs="Times New Roman"/>
          <w:lang w:eastAsia="en-GB"/>
        </w:rPr>
        <w:t xml:space="preserve"> highlighting</w:t>
      </w:r>
      <w:r w:rsidR="007F744B">
        <w:rPr>
          <w:rFonts w:eastAsia="Times New Roman" w:cs="Times New Roman"/>
          <w:lang w:eastAsia="en-GB"/>
        </w:rPr>
        <w:t xml:space="preserve"> emerging trends, gaps</w:t>
      </w:r>
      <w:r w:rsidR="00C47ECE">
        <w:rPr>
          <w:rFonts w:eastAsia="Times New Roman" w:cs="Times New Roman"/>
          <w:lang w:eastAsia="en-GB"/>
        </w:rPr>
        <w:t>,</w:t>
      </w:r>
      <w:r w:rsidR="007F744B">
        <w:rPr>
          <w:rFonts w:eastAsia="Times New Roman" w:cs="Times New Roman"/>
          <w:lang w:eastAsia="en-GB"/>
        </w:rPr>
        <w:t xml:space="preserve"> and areas for further development. </w:t>
      </w:r>
    </w:p>
    <w:p w14:paraId="14432441" w14:textId="620FC7C3" w:rsidR="00D67AAB" w:rsidRPr="008A2F74" w:rsidRDefault="00D67AAB" w:rsidP="00D66950">
      <w:pPr>
        <w:pStyle w:val="Heading2"/>
        <w:rPr>
          <w:i/>
        </w:rPr>
      </w:pPr>
      <w:r w:rsidRPr="008A2F74">
        <w:t>Alignment of teaching strateg</w:t>
      </w:r>
      <w:r w:rsidR="00EF12FA">
        <w:t>ies</w:t>
      </w:r>
      <w:r w:rsidR="007E1129">
        <w:t xml:space="preserve"> </w:t>
      </w:r>
      <w:r w:rsidR="00EF12FA">
        <w:t>w</w:t>
      </w:r>
      <w:r w:rsidRPr="008A2F74">
        <w:t xml:space="preserve">ith industry needs. </w:t>
      </w:r>
    </w:p>
    <w:p w14:paraId="6ED285C3" w14:textId="316EF4C6" w:rsidR="00D67AAB" w:rsidRPr="008A2F74" w:rsidRDefault="00D67AAB" w:rsidP="00D577FF">
      <w:pPr>
        <w:spacing w:before="100" w:beforeAutospacing="1" w:after="100" w:afterAutospacing="1" w:line="276" w:lineRule="auto"/>
        <w:jc w:val="both"/>
        <w:rPr>
          <w:rFonts w:eastAsia="Times New Roman" w:cs="Times New Roman"/>
          <w:lang w:eastAsia="en-GB"/>
        </w:rPr>
      </w:pPr>
      <w:r w:rsidRPr="008A2F74">
        <w:rPr>
          <w:rFonts w:eastAsia="Times New Roman" w:cs="Times New Roman"/>
          <w:lang w:eastAsia="en-GB"/>
        </w:rPr>
        <w:t>The RQ1 finding illustrates the dominance of student-</w:t>
      </w:r>
      <w:r w:rsidR="005C319A" w:rsidRPr="008A2F74">
        <w:rPr>
          <w:rFonts w:eastAsia="Times New Roman" w:cs="Times New Roman"/>
          <w:lang w:eastAsia="en-GB"/>
        </w:rPr>
        <w:t>centred</w:t>
      </w:r>
      <w:r w:rsidRPr="008A2F74">
        <w:rPr>
          <w:rFonts w:eastAsia="Times New Roman" w:cs="Times New Roman"/>
          <w:lang w:eastAsia="en-GB"/>
        </w:rPr>
        <w:t xml:space="preserve"> strategies</w:t>
      </w:r>
      <w:r w:rsidR="005C319A" w:rsidRPr="008A2F74">
        <w:rPr>
          <w:rFonts w:eastAsia="Times New Roman" w:cs="Times New Roman"/>
          <w:lang w:eastAsia="en-GB"/>
        </w:rPr>
        <w:t>,</w:t>
      </w:r>
      <w:r w:rsidRPr="008A2F74">
        <w:rPr>
          <w:rFonts w:eastAsia="Times New Roman" w:cs="Times New Roman"/>
          <w:lang w:eastAsia="en-GB"/>
        </w:rPr>
        <w:t xml:space="preserve"> particularly project-based, real-world, and collaborative learning</w:t>
      </w:r>
      <w:r w:rsidR="005C319A" w:rsidRPr="008A2F74">
        <w:rPr>
          <w:rFonts w:eastAsia="Times New Roman" w:cs="Times New Roman"/>
          <w:lang w:eastAsia="en-GB"/>
        </w:rPr>
        <w:t>,</w:t>
      </w:r>
      <w:r w:rsidRPr="008A2F74">
        <w:rPr>
          <w:rFonts w:eastAsia="Times New Roman" w:cs="Times New Roman"/>
          <w:lang w:eastAsia="en-GB"/>
        </w:rPr>
        <w:t xml:space="preserve"> in Software architecture education. These may be attributed to their authenticity, engagement, and alignment with post-study work environments. Among these, Project-Based Learning (PBL) emerged as </w:t>
      </w:r>
      <w:r w:rsidR="00E84746" w:rsidRPr="008A2F74">
        <w:rPr>
          <w:rFonts w:eastAsia="Times New Roman" w:cs="Times New Roman"/>
          <w:lang w:eastAsia="en-GB"/>
        </w:rPr>
        <w:t>a</w:t>
      </w:r>
      <w:r w:rsidRPr="008A2F74">
        <w:rPr>
          <w:rFonts w:eastAsia="Times New Roman" w:cs="Times New Roman"/>
          <w:lang w:eastAsia="en-GB"/>
        </w:rPr>
        <w:t xml:space="preserve"> widely effective strategy supporting learning </w:t>
      </w:r>
      <w:r w:rsidR="00E84746" w:rsidRPr="008A2F74">
        <w:rPr>
          <w:rFonts w:eastAsia="Times New Roman" w:cs="Times New Roman"/>
          <w:lang w:eastAsia="en-GB"/>
        </w:rPr>
        <w:t>outcomes</w:t>
      </w:r>
      <w:r w:rsidRPr="008A2F74">
        <w:rPr>
          <w:rFonts w:eastAsia="Times New Roman" w:cs="Times New Roman"/>
          <w:lang w:eastAsia="en-GB"/>
        </w:rPr>
        <w:t xml:space="preserve"> across the Understand, Apply, and Evaluate</w:t>
      </w:r>
      <w:r w:rsidR="00E84746" w:rsidRPr="008A2F74">
        <w:rPr>
          <w:rFonts w:eastAsia="Times New Roman" w:cs="Times New Roman"/>
          <w:lang w:eastAsia="en-GB"/>
        </w:rPr>
        <w:t>,</w:t>
      </w:r>
      <w:r w:rsidRPr="008A2F74">
        <w:rPr>
          <w:rFonts w:eastAsia="Times New Roman" w:cs="Times New Roman"/>
          <w:lang w:eastAsia="en-GB"/>
        </w:rPr>
        <w:t xml:space="preserve"> which falls under </w:t>
      </w:r>
      <w:r w:rsidR="00E84746" w:rsidRPr="008A2F74">
        <w:rPr>
          <w:rFonts w:eastAsia="Times New Roman" w:cs="Times New Roman"/>
          <w:lang w:eastAsia="en-GB"/>
        </w:rPr>
        <w:t xml:space="preserve">the </w:t>
      </w:r>
      <w:r w:rsidRPr="008A2F74">
        <w:rPr>
          <w:rFonts w:eastAsia="Times New Roman" w:cs="Times New Roman"/>
          <w:lang w:eastAsia="en-GB"/>
        </w:rPr>
        <w:t xml:space="preserve">higher hierarchy of Bloom’s taxonomy as seen in </w:t>
      </w:r>
      <w:r w:rsidR="00C02D97" w:rsidRPr="00C02D97">
        <w:rPr>
          <w:rFonts w:eastAsia="Times New Roman" w:cs="Times New Roman"/>
          <w:i/>
          <w:iCs/>
          <w:lang w:eastAsia="en-GB"/>
        </w:rPr>
        <w:fldChar w:fldCharType="begin"/>
      </w:r>
      <w:r w:rsidR="00C02D97" w:rsidRPr="00C02D97">
        <w:rPr>
          <w:rFonts w:eastAsia="Times New Roman" w:cs="Times New Roman"/>
          <w:i/>
          <w:iCs/>
          <w:lang w:eastAsia="en-GB"/>
        </w:rPr>
        <w:instrText xml:space="preserve"> REF _Ref196665747 \h </w:instrText>
      </w:r>
      <w:r w:rsidR="00C02D97">
        <w:rPr>
          <w:rFonts w:eastAsia="Times New Roman" w:cs="Times New Roman"/>
          <w:i/>
          <w:iCs/>
          <w:lang w:eastAsia="en-GB"/>
        </w:rPr>
        <w:instrText xml:space="preserve"> \* MERGEFORMAT </w:instrText>
      </w:r>
      <w:r w:rsidR="00C02D97" w:rsidRPr="00C02D97">
        <w:rPr>
          <w:rFonts w:eastAsia="Times New Roman" w:cs="Times New Roman"/>
          <w:i/>
          <w:iCs/>
          <w:lang w:eastAsia="en-GB"/>
        </w:rPr>
      </w:r>
      <w:r w:rsidR="00C02D97" w:rsidRPr="00C02D97">
        <w:rPr>
          <w:rFonts w:eastAsia="Times New Roman" w:cs="Times New Roman"/>
          <w:i/>
          <w:iCs/>
          <w:lang w:eastAsia="en-GB"/>
        </w:rPr>
        <w:fldChar w:fldCharType="separate"/>
      </w:r>
      <w:r w:rsidR="00AC0657" w:rsidRPr="00AC0657">
        <w:rPr>
          <w:i/>
          <w:iCs/>
        </w:rPr>
        <w:t xml:space="preserve">Figure </w:t>
      </w:r>
      <w:r w:rsidR="00AC0657" w:rsidRPr="00AC0657">
        <w:rPr>
          <w:i/>
          <w:iCs/>
          <w:noProof/>
        </w:rPr>
        <w:t>4</w:t>
      </w:r>
      <w:r w:rsidR="00C02D97" w:rsidRPr="00C02D97">
        <w:rPr>
          <w:rFonts w:eastAsia="Times New Roman" w:cs="Times New Roman"/>
          <w:i/>
          <w:iCs/>
          <w:lang w:eastAsia="en-GB"/>
        </w:rPr>
        <w:fldChar w:fldCharType="end"/>
      </w:r>
      <w:r w:rsidRPr="008A2F74">
        <w:rPr>
          <w:rFonts w:eastAsia="Times New Roman" w:cs="Times New Roman"/>
          <w:lang w:eastAsia="en-GB"/>
        </w:rPr>
        <w:t xml:space="preserve">. This is likely because PBL offers </w:t>
      </w:r>
      <w:r w:rsidR="00E84746" w:rsidRPr="008A2F74">
        <w:rPr>
          <w:rFonts w:eastAsia="Times New Roman" w:cs="Times New Roman"/>
          <w:lang w:eastAsia="en-GB"/>
        </w:rPr>
        <w:t xml:space="preserve">an </w:t>
      </w:r>
      <w:r w:rsidRPr="008A2F74">
        <w:rPr>
          <w:rFonts w:eastAsia="Times New Roman" w:cs="Times New Roman"/>
          <w:lang w:eastAsia="en-GB"/>
        </w:rPr>
        <w:t>authentic learning environment</w:t>
      </w:r>
      <w:r w:rsidR="00E84746" w:rsidRPr="008A2F74">
        <w:rPr>
          <w:rFonts w:eastAsia="Times New Roman" w:cs="Times New Roman"/>
          <w:lang w:eastAsia="en-GB"/>
        </w:rPr>
        <w:t>,</w:t>
      </w:r>
      <w:r w:rsidRPr="008A2F74">
        <w:rPr>
          <w:rFonts w:eastAsia="Times New Roman" w:cs="Times New Roman"/>
          <w:lang w:eastAsia="en-GB"/>
        </w:rPr>
        <w:t xml:space="preserve"> encouraging students to grapple with real-world problems, iterate on designs, and collaborate within teams, all of which</w:t>
      </w:r>
      <w:r w:rsidR="0068067D">
        <w:rPr>
          <w:rFonts w:eastAsia="Times New Roman" w:cs="Times New Roman"/>
          <w:lang w:eastAsia="en-GB"/>
        </w:rPr>
        <w:t xml:space="preserve"> contribute to </w:t>
      </w:r>
      <w:r w:rsidRPr="008A2F74">
        <w:rPr>
          <w:rFonts w:eastAsia="Times New Roman" w:cs="Times New Roman"/>
          <w:lang w:eastAsia="en-GB"/>
        </w:rPr>
        <w:t>architectural practice</w:t>
      </w:r>
      <w:r w:rsidR="00E84746" w:rsidRPr="008A2F74">
        <w:rPr>
          <w:rFonts w:eastAsia="Times New Roman" w:cs="Times New Roman"/>
          <w:lang w:eastAsia="en-GB"/>
        </w:rPr>
        <w:t>,</w:t>
      </w:r>
      <w:r w:rsidRPr="008A2F74">
        <w:rPr>
          <w:rFonts w:eastAsia="Times New Roman" w:cs="Times New Roman"/>
          <w:lang w:eastAsia="en-GB"/>
        </w:rPr>
        <w:t xml:space="preserve"> which is </w:t>
      </w:r>
      <w:r w:rsidR="00E84746" w:rsidRPr="008A2F74">
        <w:rPr>
          <w:rFonts w:eastAsia="Times New Roman" w:cs="Times New Roman"/>
          <w:lang w:eastAsia="en-GB"/>
        </w:rPr>
        <w:t>what</w:t>
      </w:r>
      <w:r w:rsidRPr="008A2F74">
        <w:rPr>
          <w:rFonts w:eastAsia="Times New Roman" w:cs="Times New Roman"/>
          <w:lang w:eastAsia="en-GB"/>
        </w:rPr>
        <w:t xml:space="preserve"> awaits them in the professional world. </w:t>
      </w:r>
    </w:p>
    <w:p w14:paraId="1D6273DE" w14:textId="60AD6F8E" w:rsidR="00D67AAB" w:rsidRPr="008A2F74" w:rsidRDefault="00D67AAB" w:rsidP="00D577FF">
      <w:pPr>
        <w:spacing w:line="276" w:lineRule="auto"/>
        <w:jc w:val="both"/>
        <w:rPr>
          <w:rFonts w:eastAsia="Times New Roman" w:cs="Times New Roman"/>
          <w:color w:val="FF0000"/>
          <w:lang w:val="en-AU"/>
        </w:rPr>
      </w:pPr>
      <w:r w:rsidRPr="008A2F74">
        <w:rPr>
          <w:rFonts w:eastAsia="Times New Roman" w:cs="Times New Roman"/>
          <w:lang w:val="en-AU"/>
        </w:rPr>
        <w:t xml:space="preserve">While PBL emerges </w:t>
      </w:r>
      <w:r w:rsidR="00E84746" w:rsidRPr="008A2F74">
        <w:rPr>
          <w:rFonts w:eastAsia="Times New Roman" w:cs="Times New Roman"/>
          <w:lang w:val="en-AU"/>
        </w:rPr>
        <w:t>as</w:t>
      </w:r>
      <w:r w:rsidRPr="008A2F74">
        <w:rPr>
          <w:rFonts w:eastAsia="Times New Roman" w:cs="Times New Roman"/>
          <w:lang w:val="en-AU"/>
        </w:rPr>
        <w:t xml:space="preserve"> widely adopted, </w:t>
      </w:r>
      <w:r w:rsidR="00E84746" w:rsidRPr="008A2F74">
        <w:rPr>
          <w:rFonts w:eastAsia="Times New Roman" w:cs="Times New Roman"/>
          <w:lang w:val="en-AU"/>
        </w:rPr>
        <w:t>its</w:t>
      </w:r>
      <w:r w:rsidRPr="008A2F74">
        <w:rPr>
          <w:rFonts w:eastAsia="Times New Roman" w:cs="Times New Roman"/>
          <w:lang w:val="en-AU"/>
        </w:rPr>
        <w:t xml:space="preserve"> effectiveness also </w:t>
      </w:r>
      <w:r w:rsidR="00E84746" w:rsidRPr="008A2F74">
        <w:rPr>
          <w:rFonts w:eastAsia="Times New Roman" w:cs="Times New Roman"/>
          <w:lang w:val="en-AU"/>
        </w:rPr>
        <w:t xml:space="preserve">appears to rely </w:t>
      </w:r>
      <w:r w:rsidRPr="008A2F74">
        <w:rPr>
          <w:rFonts w:eastAsia="Times New Roman" w:cs="Times New Roman"/>
          <w:lang w:val="en-AU"/>
        </w:rPr>
        <w:t>heavily on the level of student engagement</w:t>
      </w:r>
      <w:r w:rsidR="00E84746" w:rsidRPr="008A2F74">
        <w:rPr>
          <w:rFonts w:eastAsia="Times New Roman" w:cs="Times New Roman"/>
          <w:lang w:val="en-AU"/>
        </w:rPr>
        <w:t>, like</w:t>
      </w:r>
      <w:r w:rsidRPr="008A2F74">
        <w:rPr>
          <w:rFonts w:eastAsia="Times New Roman" w:cs="Times New Roman"/>
          <w:lang w:val="en-AU"/>
        </w:rPr>
        <w:t xml:space="preserve"> the Game</w:t>
      </w:r>
      <w:r w:rsidR="00E84746" w:rsidRPr="008A2F74">
        <w:rPr>
          <w:rFonts w:eastAsia="Times New Roman" w:cs="Times New Roman"/>
          <w:lang w:val="en-AU"/>
        </w:rPr>
        <w:t>-</w:t>
      </w:r>
      <w:r w:rsidRPr="008A2F74">
        <w:rPr>
          <w:rFonts w:eastAsia="Times New Roman" w:cs="Times New Roman"/>
          <w:lang w:val="en-AU"/>
        </w:rPr>
        <w:t>based learning (GBL</w:t>
      </w:r>
      <w:r w:rsidR="00E84746" w:rsidRPr="008A2F74">
        <w:rPr>
          <w:rFonts w:eastAsia="Times New Roman" w:cs="Times New Roman"/>
          <w:lang w:val="en-AU"/>
        </w:rPr>
        <w:t>),</w:t>
      </w:r>
      <w:r w:rsidRPr="008A2F74">
        <w:rPr>
          <w:rFonts w:eastAsia="Times New Roman" w:cs="Times New Roman"/>
          <w:lang w:val="en-AU"/>
        </w:rPr>
        <w:t xml:space="preserve"> which demonstrates interaction, competition and cooperation, essential for motivating student learning and improving knowledge retention. </w:t>
      </w:r>
      <w:r w:rsidRPr="00141B00">
        <w:rPr>
          <w:rFonts w:eastAsia="Times New Roman" w:cs="Times New Roman"/>
          <w:lang w:val="en-AU"/>
        </w:rPr>
        <w:t xml:space="preserve">GBL was </w:t>
      </w:r>
      <w:r w:rsidRPr="00141B00">
        <w:rPr>
          <w:rFonts w:eastAsia="Times New Roman" w:cs="Times New Roman"/>
          <w:lang w:val="en-AU"/>
        </w:rPr>
        <w:lastRenderedPageBreak/>
        <w:t xml:space="preserve">also associated with the highest cognitive level, </w:t>
      </w:r>
      <w:r w:rsidRPr="00141B00">
        <w:rPr>
          <w:rFonts w:eastAsia="Times New Roman" w:cs="Times New Roman"/>
          <w:i/>
          <w:lang w:val="en-AU"/>
        </w:rPr>
        <w:t xml:space="preserve">Create </w:t>
      </w:r>
      <w:r w:rsidRPr="00141B00">
        <w:rPr>
          <w:rFonts w:eastAsia="Times New Roman" w:cs="Times New Roman"/>
          <w:lang w:val="en-AU"/>
        </w:rPr>
        <w:t>and exhibited multidimensional impacts spanning cognitive, behavioural and motivational domains. This may be attributed to the immersive nature of games and simulations, which allows students to explore architectural decisions in a secure and interactive environment. As digital learning continues to evolve, GBL appears increasingly promising</w:t>
      </w:r>
      <w:r w:rsidR="00E84746" w:rsidRPr="00141B00">
        <w:rPr>
          <w:rFonts w:eastAsia="Times New Roman" w:cs="Times New Roman"/>
          <w:lang w:val="en-AU"/>
        </w:rPr>
        <w:t>. However</w:t>
      </w:r>
      <w:r w:rsidRPr="00141B00">
        <w:rPr>
          <w:rFonts w:eastAsia="Times New Roman" w:cs="Times New Roman"/>
          <w:lang w:val="en-AU"/>
        </w:rPr>
        <w:t xml:space="preserve">, current literature reveals that it remains underexplored, with relatively few empirical studies </w:t>
      </w:r>
      <w:r w:rsidR="00922BC2" w:rsidRPr="00141B00">
        <w:rPr>
          <w:rFonts w:eastAsia="Times New Roman" w:cs="Times New Roman"/>
          <w:lang w:val="en-AU"/>
        </w:rPr>
        <w:t>substantiating</w:t>
      </w:r>
      <w:r w:rsidRPr="00141B00">
        <w:rPr>
          <w:rFonts w:eastAsia="Times New Roman" w:cs="Times New Roman"/>
          <w:lang w:val="en-AU"/>
        </w:rPr>
        <w:t xml:space="preserve"> long-term effectiveness. Despite this, the positive outcomes reported in the existing few studies highlight its potential, suggesting a valuable opportunity for further research to validate and expand upon these initial findings. </w:t>
      </w:r>
    </w:p>
    <w:p w14:paraId="182CA61D" w14:textId="30160137" w:rsidR="0098589B" w:rsidRPr="008A2F74" w:rsidRDefault="00F41DA3" w:rsidP="0098589B">
      <w:pPr>
        <w:spacing w:line="276" w:lineRule="auto"/>
        <w:jc w:val="both"/>
        <w:rPr>
          <w:rFonts w:eastAsia="Arial" w:cs="Times New Roman"/>
          <w:color w:val="000000"/>
        </w:rPr>
      </w:pPr>
      <w:r w:rsidRPr="008A2F74">
        <w:rPr>
          <w:rFonts w:eastAsia="Times New Roman" w:cs="Times New Roman"/>
          <w:lang w:val="en-AU"/>
        </w:rPr>
        <w:t>The lesson that we gained</w:t>
      </w:r>
      <w:r w:rsidR="00B7444E" w:rsidRPr="008A2F74">
        <w:rPr>
          <w:rFonts w:eastAsia="Times New Roman" w:cs="Times New Roman"/>
          <w:lang w:val="en-AU"/>
        </w:rPr>
        <w:t xml:space="preserve"> </w:t>
      </w:r>
      <w:r w:rsidRPr="008A2F74">
        <w:rPr>
          <w:rFonts w:eastAsia="Times New Roman" w:cs="Times New Roman"/>
          <w:lang w:val="en-AU"/>
        </w:rPr>
        <w:t>f</w:t>
      </w:r>
      <w:r w:rsidR="00E84746" w:rsidRPr="008A2F74">
        <w:rPr>
          <w:rFonts w:eastAsia="Times New Roman" w:cs="Times New Roman"/>
          <w:lang w:val="en-AU"/>
        </w:rPr>
        <w:t>rom this literature is</w:t>
      </w:r>
      <w:r w:rsidR="00D67AAB" w:rsidRPr="008A2F74">
        <w:rPr>
          <w:rFonts w:eastAsia="Times New Roman" w:cs="Times New Roman"/>
          <w:lang w:val="en-AU"/>
        </w:rPr>
        <w:t xml:space="preserve"> that for the students, the </w:t>
      </w:r>
      <w:r w:rsidR="00922BC2">
        <w:rPr>
          <w:rFonts w:eastAsia="Times New Roman" w:cs="Times New Roman"/>
          <w:lang w:val="en-AU"/>
        </w:rPr>
        <w:t>most significan</w:t>
      </w:r>
      <w:r w:rsidR="00D67AAB" w:rsidRPr="008A2F74">
        <w:rPr>
          <w:rFonts w:eastAsia="Times New Roman" w:cs="Times New Roman"/>
          <w:lang w:val="en-AU"/>
        </w:rPr>
        <w:t>t educational benefits are not achieved through passive observation and instruction</w:t>
      </w:r>
      <w:r w:rsidR="00E84746" w:rsidRPr="008A2F74">
        <w:rPr>
          <w:rFonts w:eastAsia="Times New Roman" w:cs="Times New Roman"/>
          <w:lang w:val="en-AU"/>
        </w:rPr>
        <w:t>,</w:t>
      </w:r>
      <w:r w:rsidR="00D67AAB" w:rsidRPr="008A2F74">
        <w:rPr>
          <w:rFonts w:eastAsia="Times New Roman" w:cs="Times New Roman"/>
          <w:lang w:val="en-AU"/>
        </w:rPr>
        <w:t xml:space="preserve"> but </w:t>
      </w:r>
      <w:r w:rsidR="00E84746" w:rsidRPr="008A2F74">
        <w:rPr>
          <w:rFonts w:eastAsia="Times New Roman" w:cs="Times New Roman"/>
          <w:lang w:val="en-AU"/>
        </w:rPr>
        <w:t>the lessons</w:t>
      </w:r>
      <w:r w:rsidR="00D67AAB" w:rsidRPr="008A2F74">
        <w:rPr>
          <w:rFonts w:eastAsia="Times New Roman" w:cs="Times New Roman"/>
          <w:lang w:val="en-AU"/>
        </w:rPr>
        <w:t xml:space="preserve"> that we </w:t>
      </w:r>
      <w:r w:rsidR="00E84746" w:rsidRPr="008A2F74">
        <w:rPr>
          <w:rFonts w:eastAsia="Times New Roman" w:cs="Times New Roman"/>
          <w:lang w:val="en-AU"/>
        </w:rPr>
        <w:t>gain</w:t>
      </w:r>
      <w:r w:rsidR="00D67AAB" w:rsidRPr="008A2F74">
        <w:rPr>
          <w:rFonts w:eastAsia="Times New Roman" w:cs="Times New Roman"/>
          <w:lang w:val="en-AU"/>
        </w:rPr>
        <w:t xml:space="preserve"> through active engagement, such as building, discussing, reflecting on feedback and making informed decisions.</w:t>
      </w:r>
      <w:r w:rsidR="000D3DAE">
        <w:rPr>
          <w:rFonts w:eastAsia="Times New Roman" w:cs="Times New Roman"/>
          <w:lang w:val="en-AU"/>
        </w:rPr>
        <w:t xml:space="preserve"> This was evident in our</w:t>
      </w:r>
      <w:r w:rsidR="001E7C9E">
        <w:rPr>
          <w:rFonts w:eastAsia="Arial" w:cs="Times New Roman"/>
          <w:color w:val="000000"/>
        </w:rPr>
        <w:t xml:space="preserve"> findings</w:t>
      </w:r>
      <w:r w:rsidR="0098589B">
        <w:rPr>
          <w:rFonts w:eastAsia="Arial" w:cs="Times New Roman"/>
          <w:color w:val="000000"/>
        </w:rPr>
        <w:t>,</w:t>
      </w:r>
      <w:r w:rsidR="001E7C9E">
        <w:rPr>
          <w:rFonts w:eastAsia="Arial" w:cs="Times New Roman"/>
          <w:color w:val="000000"/>
        </w:rPr>
        <w:t xml:space="preserve"> as</w:t>
      </w:r>
      <w:r w:rsidR="0098589B">
        <w:rPr>
          <w:rFonts w:eastAsia="Arial" w:cs="Times New Roman"/>
          <w:color w:val="000000"/>
        </w:rPr>
        <w:t xml:space="preserve"> none of the reviewed studies </w:t>
      </w:r>
      <w:r w:rsidR="001E7C9E">
        <w:rPr>
          <w:rFonts w:eastAsia="Arial" w:cs="Times New Roman"/>
          <w:color w:val="000000"/>
        </w:rPr>
        <w:t>reported</w:t>
      </w:r>
      <w:r w:rsidR="0080206F">
        <w:rPr>
          <w:rFonts w:eastAsia="Arial" w:cs="Times New Roman"/>
          <w:color w:val="000000"/>
        </w:rPr>
        <w:t xml:space="preserve"> learning outcome</w:t>
      </w:r>
      <w:r w:rsidR="009D0378">
        <w:rPr>
          <w:rFonts w:eastAsia="Arial" w:cs="Times New Roman"/>
          <w:color w:val="000000"/>
        </w:rPr>
        <w:t>s</w:t>
      </w:r>
      <w:r w:rsidR="0080206F">
        <w:rPr>
          <w:rFonts w:eastAsia="Arial" w:cs="Times New Roman"/>
          <w:color w:val="000000"/>
        </w:rPr>
        <w:t xml:space="preserve"> at</w:t>
      </w:r>
      <w:r w:rsidR="0098589B">
        <w:rPr>
          <w:rFonts w:eastAsia="Arial" w:cs="Times New Roman"/>
          <w:color w:val="000000"/>
        </w:rPr>
        <w:t xml:space="preserve"> the </w:t>
      </w:r>
      <w:r w:rsidR="00E9209C">
        <w:rPr>
          <w:rFonts w:eastAsia="Arial" w:cs="Times New Roman"/>
          <w:color w:val="000000"/>
        </w:rPr>
        <w:t>lower level</w:t>
      </w:r>
      <w:r w:rsidR="0098589B">
        <w:rPr>
          <w:rFonts w:eastAsia="Arial" w:cs="Times New Roman"/>
          <w:color w:val="000000"/>
        </w:rPr>
        <w:t xml:space="preserve"> of Bloom’s taxonomy</w:t>
      </w:r>
      <w:r w:rsidR="009B5B3F">
        <w:rPr>
          <w:rFonts w:eastAsia="Arial" w:cs="Times New Roman"/>
          <w:color w:val="000000"/>
        </w:rPr>
        <w:t xml:space="preserve"> </w:t>
      </w:r>
      <w:r w:rsidR="0098589B">
        <w:rPr>
          <w:rFonts w:eastAsia="Arial" w:cs="Times New Roman"/>
          <w:color w:val="000000"/>
        </w:rPr>
        <w:t>(i.e. Remember) indicating that most strategies, regardless of type, supported higher</w:t>
      </w:r>
      <w:r w:rsidR="009D0378">
        <w:rPr>
          <w:rFonts w:eastAsia="Arial" w:cs="Times New Roman"/>
          <w:color w:val="000000"/>
        </w:rPr>
        <w:t>-</w:t>
      </w:r>
      <w:r w:rsidR="0098589B">
        <w:rPr>
          <w:rFonts w:eastAsia="Arial" w:cs="Times New Roman"/>
          <w:color w:val="000000"/>
        </w:rPr>
        <w:t xml:space="preserve">order thinking and produced meaningful cognitive gains. </w:t>
      </w:r>
    </w:p>
    <w:p w14:paraId="6503C005" w14:textId="2F100ECC" w:rsidR="00D67AAB" w:rsidRPr="008A2F74" w:rsidRDefault="00D67AAB" w:rsidP="00D577FF">
      <w:pPr>
        <w:spacing w:line="276" w:lineRule="auto"/>
        <w:jc w:val="both"/>
        <w:rPr>
          <w:rFonts w:eastAsia="Times New Roman" w:cs="Times New Roman"/>
          <w:lang w:val="en-AU"/>
        </w:rPr>
      </w:pPr>
      <w:r w:rsidRPr="008A2F74">
        <w:rPr>
          <w:rFonts w:eastAsia="Times New Roman" w:cs="Times New Roman"/>
          <w:lang w:val="en-AU"/>
        </w:rPr>
        <w:t xml:space="preserve">While traditional teaching </w:t>
      </w:r>
      <w:r w:rsidR="00922BC2">
        <w:rPr>
          <w:rFonts w:eastAsia="Times New Roman" w:cs="Times New Roman"/>
          <w:lang w:val="en-AU"/>
        </w:rPr>
        <w:t>is vital</w:t>
      </w:r>
      <w:r w:rsidRPr="008A2F74">
        <w:rPr>
          <w:rFonts w:eastAsia="Times New Roman" w:cs="Times New Roman"/>
          <w:lang w:val="en-AU"/>
        </w:rPr>
        <w:t xml:space="preserve"> in establishing foundational knowledge, it should </w:t>
      </w:r>
      <w:r w:rsidR="00922BC2">
        <w:rPr>
          <w:rFonts w:eastAsia="Times New Roman" w:cs="Times New Roman"/>
          <w:lang w:val="en-AU"/>
        </w:rPr>
        <w:t>complement</w:t>
      </w:r>
      <w:r w:rsidRPr="008A2F74">
        <w:rPr>
          <w:rFonts w:eastAsia="Times New Roman" w:cs="Times New Roman"/>
          <w:lang w:val="en-AU"/>
        </w:rPr>
        <w:t xml:space="preserve"> practical, collaborative, and personalised approaches</w:t>
      </w:r>
      <w:r w:rsidR="00ED49EB">
        <w:rPr>
          <w:rFonts w:eastAsia="Times New Roman" w:cs="Times New Roman"/>
          <w:lang w:val="en-AU"/>
        </w:rPr>
        <w:t>. Th</w:t>
      </w:r>
      <w:r w:rsidR="00370CE3">
        <w:rPr>
          <w:rFonts w:eastAsia="Times New Roman" w:cs="Times New Roman"/>
          <w:lang w:val="en-AU"/>
        </w:rPr>
        <w:t xml:space="preserve">ese </w:t>
      </w:r>
      <w:r w:rsidR="00ED49EB">
        <w:rPr>
          <w:rFonts w:eastAsia="Times New Roman" w:cs="Times New Roman"/>
          <w:lang w:val="en-AU"/>
        </w:rPr>
        <w:t>principles ali</w:t>
      </w:r>
      <w:r w:rsidR="00370CE3">
        <w:rPr>
          <w:rFonts w:eastAsia="Times New Roman" w:cs="Times New Roman"/>
          <w:lang w:val="en-AU"/>
        </w:rPr>
        <w:t>g</w:t>
      </w:r>
      <w:r w:rsidR="00ED49EB">
        <w:rPr>
          <w:rFonts w:eastAsia="Times New Roman" w:cs="Times New Roman"/>
          <w:lang w:val="en-AU"/>
        </w:rPr>
        <w:t>n well with</w:t>
      </w:r>
      <w:r w:rsidR="009D0378">
        <w:rPr>
          <w:rFonts w:eastAsia="Times New Roman" w:cs="Times New Roman"/>
          <w:lang w:val="en-AU"/>
        </w:rPr>
        <w:t xml:space="preserve"> </w:t>
      </w:r>
      <w:r w:rsidR="00ED49EB">
        <w:rPr>
          <w:rFonts w:eastAsia="Times New Roman" w:cs="Times New Roman"/>
          <w:lang w:val="en-AU"/>
        </w:rPr>
        <w:t>Agile methodology</w:t>
      </w:r>
      <w:r w:rsidR="009D0378">
        <w:rPr>
          <w:rFonts w:eastAsia="Times New Roman" w:cs="Times New Roman"/>
          <w:lang w:val="en-AU"/>
        </w:rPr>
        <w:t>,</w:t>
      </w:r>
      <w:r w:rsidR="005D0F2B">
        <w:rPr>
          <w:rFonts w:eastAsia="Times New Roman" w:cs="Times New Roman"/>
          <w:lang w:val="en-AU"/>
        </w:rPr>
        <w:t xml:space="preserve"> which in this study is </w:t>
      </w:r>
      <w:r w:rsidR="00D84FEE">
        <w:rPr>
          <w:rFonts w:eastAsia="Times New Roman" w:cs="Times New Roman"/>
          <w:lang w:val="en-AU"/>
        </w:rPr>
        <w:t>underexplored due</w:t>
      </w:r>
      <w:r w:rsidR="005D0F2B">
        <w:rPr>
          <w:rFonts w:eastAsia="Times New Roman" w:cs="Times New Roman"/>
          <w:lang w:val="en-AU"/>
        </w:rPr>
        <w:t xml:space="preserve"> to </w:t>
      </w:r>
      <w:r w:rsidR="009D0378">
        <w:rPr>
          <w:rFonts w:eastAsia="Times New Roman" w:cs="Times New Roman"/>
          <w:lang w:val="en-AU"/>
        </w:rPr>
        <w:t xml:space="preserve">a </w:t>
      </w:r>
      <w:r w:rsidR="005D0F2B">
        <w:rPr>
          <w:rFonts w:eastAsia="Times New Roman" w:cs="Times New Roman"/>
          <w:lang w:val="en-AU"/>
        </w:rPr>
        <w:t>limited number of relevant papers</w:t>
      </w:r>
      <w:r w:rsidR="003A6E10">
        <w:rPr>
          <w:rFonts w:eastAsia="Times New Roman" w:cs="Times New Roman"/>
          <w:lang w:val="en-AU"/>
        </w:rPr>
        <w:t xml:space="preserve"> but we </w:t>
      </w:r>
      <w:r w:rsidR="007D74FD">
        <w:rPr>
          <w:rFonts w:eastAsia="Times New Roman" w:cs="Times New Roman"/>
          <w:lang w:val="en-AU"/>
        </w:rPr>
        <w:t>consider the strategy to hold significant potential</w:t>
      </w:r>
      <w:r w:rsidRPr="008A2F74">
        <w:rPr>
          <w:rFonts w:eastAsia="Times New Roman" w:cs="Times New Roman"/>
          <w:lang w:val="en-AU"/>
        </w:rPr>
        <w:t xml:space="preserve">. </w:t>
      </w:r>
      <w:r w:rsidR="009C4EE4">
        <w:rPr>
          <w:rFonts w:eastAsia="Times New Roman" w:cs="Times New Roman"/>
          <w:lang w:val="en-AU"/>
        </w:rPr>
        <w:t>Emerging trends suggest that</w:t>
      </w:r>
      <w:r w:rsidR="00370CE3">
        <w:rPr>
          <w:rFonts w:eastAsia="Times New Roman" w:cs="Times New Roman"/>
          <w:lang w:val="en-AU"/>
        </w:rPr>
        <w:t xml:space="preserve"> </w:t>
      </w:r>
      <w:r w:rsidR="009C4EE4">
        <w:rPr>
          <w:rFonts w:eastAsia="Times New Roman" w:cs="Times New Roman"/>
          <w:lang w:val="en-AU"/>
        </w:rPr>
        <w:t xml:space="preserve">Agile-based approaches are gaining traction and are </w:t>
      </w:r>
      <w:r w:rsidR="00D84FEE">
        <w:rPr>
          <w:rFonts w:eastAsia="Times New Roman" w:cs="Times New Roman"/>
          <w:lang w:val="en-AU"/>
        </w:rPr>
        <w:t>likely to become more prominent in SA education.</w:t>
      </w:r>
      <w:r w:rsidR="009B5B3F">
        <w:rPr>
          <w:rFonts w:eastAsia="Times New Roman" w:cs="Times New Roman"/>
          <w:lang w:val="en-AU"/>
        </w:rPr>
        <w:t xml:space="preserve"> </w:t>
      </w:r>
      <w:r w:rsidRPr="008A2F74">
        <w:rPr>
          <w:rFonts w:eastAsia="Times New Roman" w:cs="Times New Roman"/>
          <w:lang w:val="en-AU"/>
        </w:rPr>
        <w:t>T</w:t>
      </w:r>
      <w:r w:rsidR="00370CE3">
        <w:rPr>
          <w:rFonts w:eastAsia="Times New Roman" w:cs="Times New Roman"/>
          <w:lang w:val="en-AU"/>
        </w:rPr>
        <w:t>his</w:t>
      </w:r>
      <w:r w:rsidRPr="008A2F74">
        <w:rPr>
          <w:rFonts w:eastAsia="Times New Roman" w:cs="Times New Roman"/>
          <w:lang w:val="en-AU"/>
        </w:rPr>
        <w:t xml:space="preserve"> </w:t>
      </w:r>
      <w:r w:rsidR="00B875AF">
        <w:rPr>
          <w:rFonts w:eastAsia="Times New Roman" w:cs="Times New Roman"/>
          <w:lang w:val="en-AU"/>
        </w:rPr>
        <w:t>strategy</w:t>
      </w:r>
      <w:r w:rsidR="00370CE3">
        <w:rPr>
          <w:rFonts w:eastAsia="Times New Roman" w:cs="Times New Roman"/>
          <w:lang w:val="en-AU"/>
        </w:rPr>
        <w:t xml:space="preserve"> </w:t>
      </w:r>
      <w:r w:rsidRPr="008A2F74">
        <w:rPr>
          <w:rFonts w:eastAsia="Times New Roman" w:cs="Times New Roman"/>
          <w:lang w:val="en-AU"/>
        </w:rPr>
        <w:t>promises to transform architecture education by portraying it as a dynamic, iterative process beyond replicating scrums and sprints.  Agile learning can shift architectural education from a static design framework to a dynamic, continuous improvement model mimicking real</w:t>
      </w:r>
      <w:r w:rsidR="00E20D5F" w:rsidRPr="008A2F74">
        <w:rPr>
          <w:rFonts w:eastAsia="Times New Roman" w:cs="Times New Roman"/>
          <w:lang w:val="en-AU"/>
        </w:rPr>
        <w:t>-</w:t>
      </w:r>
      <w:r w:rsidRPr="008A2F74">
        <w:rPr>
          <w:rFonts w:eastAsia="Times New Roman" w:cs="Times New Roman"/>
          <w:lang w:val="en-AU"/>
        </w:rPr>
        <w:t xml:space="preserve">world </w:t>
      </w:r>
      <w:r w:rsidR="00E20D5F" w:rsidRPr="008A2F74">
        <w:rPr>
          <w:rFonts w:eastAsia="Times New Roman" w:cs="Times New Roman"/>
          <w:lang w:val="en-AU"/>
        </w:rPr>
        <w:t>scenarios</w:t>
      </w:r>
      <w:r w:rsidRPr="008A2F74">
        <w:rPr>
          <w:rFonts w:eastAsia="Times New Roman" w:cs="Times New Roman"/>
          <w:lang w:val="en-AU"/>
        </w:rPr>
        <w:t>.</w:t>
      </w:r>
      <w:r w:rsidR="00D23B98">
        <w:rPr>
          <w:rFonts w:eastAsia="Times New Roman" w:cs="Times New Roman"/>
          <w:lang w:val="en-AU"/>
        </w:rPr>
        <w:t xml:space="preserve"> Therefore, if more effort and research are dedicated to uncovering its potential, it could signifi</w:t>
      </w:r>
      <w:r w:rsidR="00D97147">
        <w:rPr>
          <w:rFonts w:eastAsia="Times New Roman" w:cs="Times New Roman"/>
          <w:lang w:val="en-AU"/>
        </w:rPr>
        <w:t xml:space="preserve">cantly strengthen SA education. </w:t>
      </w:r>
    </w:p>
    <w:p w14:paraId="5232CF67" w14:textId="16147151" w:rsidR="00D67AAB" w:rsidRPr="008A2F74" w:rsidRDefault="008A41F4" w:rsidP="00D577FF">
      <w:pPr>
        <w:spacing w:line="276" w:lineRule="auto"/>
        <w:jc w:val="both"/>
        <w:rPr>
          <w:rFonts w:eastAsia="Times New Roman" w:cs="Times New Roman"/>
        </w:rPr>
      </w:pPr>
      <w:r>
        <w:rPr>
          <w:rFonts w:eastAsia="Times New Roman" w:cs="Times New Roman"/>
        </w:rPr>
        <w:t>Overall, t</w:t>
      </w:r>
      <w:r w:rsidR="00D67AAB" w:rsidRPr="008A2F74">
        <w:rPr>
          <w:rFonts w:eastAsia="Times New Roman" w:cs="Times New Roman"/>
        </w:rPr>
        <w:t xml:space="preserve">he future of </w:t>
      </w:r>
      <w:r w:rsidR="00E67B56">
        <w:rPr>
          <w:rFonts w:eastAsia="Times New Roman" w:cs="Times New Roman"/>
        </w:rPr>
        <w:t xml:space="preserve">SA </w:t>
      </w:r>
      <w:r w:rsidR="00D67AAB" w:rsidRPr="008A2F74">
        <w:rPr>
          <w:rFonts w:eastAsia="Times New Roman" w:cs="Times New Roman"/>
        </w:rPr>
        <w:t>Education should aim not only to ensure conceptual understanding</w:t>
      </w:r>
      <w:r w:rsidR="00C433A8">
        <w:rPr>
          <w:rFonts w:eastAsia="Times New Roman" w:cs="Times New Roman"/>
        </w:rPr>
        <w:t>,</w:t>
      </w:r>
      <w:r w:rsidR="00D67AAB" w:rsidRPr="008A2F74">
        <w:rPr>
          <w:rFonts w:eastAsia="Times New Roman" w:cs="Times New Roman"/>
        </w:rPr>
        <w:t xml:space="preserve"> but also to empower students to think critically, design creatively, and make informed architecture decisions in </w:t>
      </w:r>
      <w:r w:rsidR="00F14F8D" w:rsidRPr="008A2F74">
        <w:rPr>
          <w:rFonts w:eastAsia="Times New Roman" w:cs="Times New Roman"/>
        </w:rPr>
        <w:t>practice</w:t>
      </w:r>
      <w:r w:rsidR="00D67AAB" w:rsidRPr="008A2F74">
        <w:rPr>
          <w:rFonts w:eastAsia="Times New Roman" w:cs="Times New Roman"/>
        </w:rPr>
        <w:t>.</w:t>
      </w:r>
    </w:p>
    <w:p w14:paraId="44F96190" w14:textId="4086C249" w:rsidR="007A1702" w:rsidRPr="008A2F74" w:rsidRDefault="00096775" w:rsidP="00D66950">
      <w:pPr>
        <w:pStyle w:val="Heading2"/>
        <w:rPr>
          <w:i/>
        </w:rPr>
      </w:pPr>
      <w:r w:rsidRPr="008A2F74">
        <w:t>Enhancing</w:t>
      </w:r>
      <w:r w:rsidR="00FC6F29" w:rsidRPr="008A2F74">
        <w:t xml:space="preserve"> </w:t>
      </w:r>
      <w:r w:rsidR="00C61D08" w:rsidRPr="008A2F74">
        <w:t xml:space="preserve">Practical learning </w:t>
      </w:r>
      <w:r w:rsidR="00CE6762" w:rsidRPr="008A2F74">
        <w:t xml:space="preserve">and Assessment </w:t>
      </w:r>
      <w:r w:rsidRPr="008A2F74">
        <w:t>in Software Architecture Education.</w:t>
      </w:r>
      <w:r w:rsidR="007E0C9E" w:rsidRPr="008A2F74">
        <w:t xml:space="preserve"> </w:t>
      </w:r>
    </w:p>
    <w:p w14:paraId="00FF0119" w14:textId="52B2DC9D" w:rsidR="007303B7" w:rsidRPr="008A2F74" w:rsidRDefault="007303B7" w:rsidP="00D577FF">
      <w:pPr>
        <w:spacing w:line="276" w:lineRule="auto"/>
        <w:jc w:val="both"/>
        <w:rPr>
          <w:rFonts w:eastAsia="Arial" w:cs="Times New Roman"/>
          <w:color w:val="000000"/>
          <w:lang w:eastAsia="zh-CN"/>
        </w:rPr>
      </w:pPr>
      <w:r w:rsidRPr="008A2F74">
        <w:rPr>
          <w:rFonts w:eastAsia="Arial" w:cs="Times New Roman"/>
          <w:color w:val="000000"/>
        </w:rPr>
        <w:t xml:space="preserve">The growing emphasis on project-based and real-world practical experiences in the studies reviewed indicates a shift towards a more purposeful practice that aligns with industry needs. </w:t>
      </w:r>
      <w:r w:rsidR="00922BC2">
        <w:rPr>
          <w:rFonts w:eastAsia="Arial" w:cs="Times New Roman"/>
          <w:color w:val="000000"/>
        </w:rPr>
        <w:t>These approaches offer students</w:t>
      </w:r>
      <w:r w:rsidRPr="008A2F74">
        <w:rPr>
          <w:rFonts w:eastAsia="Arial" w:cs="Times New Roman"/>
          <w:color w:val="000000"/>
        </w:rPr>
        <w:t xml:space="preserve"> a more engaging and context-driven learning experience through authentic design challenges. This alignment with professional practice not only strengthens learning but also lends itself well to evaluation through summative assessment, which is currently the most widely adopted approach. The assessment consists of examinations and project-based evaluations, such as capstone projects, which provide clear, quantifiable measures of student achievement and offer educators tangible benchmarks for evaluating content depth and final deliverables. Such assessments </w:t>
      </w:r>
      <w:r w:rsidR="00922BC2">
        <w:rPr>
          <w:rFonts w:eastAsia="Arial" w:cs="Times New Roman"/>
          <w:color w:val="000000"/>
        </w:rPr>
        <w:t>effectively capture</w:t>
      </w:r>
      <w:r w:rsidRPr="008A2F74">
        <w:rPr>
          <w:rFonts w:eastAsia="Arial" w:cs="Times New Roman"/>
          <w:color w:val="000000"/>
        </w:rPr>
        <w:t xml:space="preserve"> learning outcomes by gauging student engagement and performance</w:t>
      </w:r>
      <w:r w:rsidR="0045792D" w:rsidRPr="008A2F74">
        <w:rPr>
          <w:rFonts w:eastAsia="宋体" w:cs="Times New Roman"/>
          <w:color w:val="000000"/>
          <w:lang w:eastAsia="zh-CN"/>
        </w:rPr>
        <w:t xml:space="preserve">. </w:t>
      </w:r>
    </w:p>
    <w:p w14:paraId="51D9C49E" w14:textId="621C27F0" w:rsidR="007303B7" w:rsidRPr="008A2F74" w:rsidRDefault="007303B7" w:rsidP="00D577FF">
      <w:pPr>
        <w:spacing w:line="276" w:lineRule="auto"/>
        <w:jc w:val="both"/>
        <w:rPr>
          <w:rFonts w:eastAsia="Arial" w:cs="Times New Roman"/>
          <w:color w:val="000000"/>
        </w:rPr>
      </w:pPr>
      <w:r w:rsidRPr="008A2F74">
        <w:rPr>
          <w:rFonts w:eastAsia="Arial" w:cs="Times New Roman"/>
          <w:color w:val="000000"/>
        </w:rPr>
        <w:t>To fully harness the advantages of practical learning, we recommend employing experiential assessment methods that combine formative and summative techniques.  Th</w:t>
      </w:r>
      <w:r w:rsidR="00370CE3">
        <w:rPr>
          <w:rFonts w:eastAsia="Arial" w:cs="Times New Roman"/>
          <w:color w:val="000000"/>
        </w:rPr>
        <w:t>is</w:t>
      </w:r>
      <w:r w:rsidRPr="008A2F74">
        <w:rPr>
          <w:rFonts w:eastAsia="Arial" w:cs="Times New Roman"/>
          <w:color w:val="000000"/>
        </w:rPr>
        <w:t xml:space="preserve"> method</w:t>
      </w:r>
      <w:r w:rsidR="00C433A8">
        <w:rPr>
          <w:rFonts w:eastAsia="Arial" w:cs="Times New Roman"/>
          <w:color w:val="000000"/>
        </w:rPr>
        <w:t>s</w:t>
      </w:r>
      <w:r w:rsidR="00F10205">
        <w:rPr>
          <w:rFonts w:eastAsia="Arial" w:cs="Times New Roman"/>
          <w:color w:val="000000"/>
        </w:rPr>
        <w:t xml:space="preserve"> </w:t>
      </w:r>
      <w:proofErr w:type="spellStart"/>
      <w:r w:rsidRPr="008A2F74">
        <w:rPr>
          <w:rFonts w:eastAsia="Arial" w:cs="Times New Roman"/>
          <w:color w:val="000000"/>
        </w:rPr>
        <w:t>promte</w:t>
      </w:r>
      <w:r w:rsidR="00F10205">
        <w:rPr>
          <w:rFonts w:eastAsia="Arial" w:cs="Times New Roman"/>
          <w:color w:val="000000"/>
        </w:rPr>
        <w:t>s</w:t>
      </w:r>
      <w:proofErr w:type="spellEnd"/>
      <w:r w:rsidRPr="008A2F74">
        <w:rPr>
          <w:rFonts w:eastAsia="Arial" w:cs="Times New Roman"/>
          <w:color w:val="000000"/>
        </w:rPr>
        <w:t xml:space="preserve"> a holistic perspective on student development by considering students' content knowledge alongside their collaboration, </w:t>
      </w:r>
      <w:r w:rsidRPr="008A2F74">
        <w:rPr>
          <w:rFonts w:eastAsia="Arial" w:cs="Times New Roman"/>
          <w:color w:val="000000"/>
        </w:rPr>
        <w:lastRenderedPageBreak/>
        <w:t>reflection, assessment, and ability to transfer knowledge across various contexts. Such multifaceted approaches are particularly crucial in learning software architecture, where non-technical skills</w:t>
      </w:r>
      <w:r w:rsidR="00922BC2">
        <w:rPr>
          <w:rFonts w:eastAsia="Arial" w:cs="Times New Roman"/>
          <w:color w:val="000000"/>
        </w:rPr>
        <w:t xml:space="preserve"> </w:t>
      </w:r>
      <w:r w:rsidR="00A74B62">
        <w:rPr>
          <w:rFonts w:eastAsia="Arial" w:cs="Times New Roman"/>
          <w:color w:val="000000"/>
        </w:rPr>
        <w:t xml:space="preserve">are viewed </w:t>
      </w:r>
      <w:r w:rsidRPr="008A2F74">
        <w:rPr>
          <w:rFonts w:eastAsia="Arial" w:cs="Times New Roman"/>
          <w:color w:val="000000"/>
        </w:rPr>
        <w:t xml:space="preserve">as </w:t>
      </w:r>
      <w:r w:rsidR="00922BC2">
        <w:rPr>
          <w:rFonts w:eastAsia="Arial" w:cs="Times New Roman"/>
          <w:color w:val="000000"/>
        </w:rPr>
        <w:t>necessary</w:t>
      </w:r>
      <w:r w:rsidRPr="008A2F74">
        <w:rPr>
          <w:rFonts w:eastAsia="Arial" w:cs="Times New Roman"/>
          <w:color w:val="000000"/>
        </w:rPr>
        <w:t xml:space="preserve"> as technical skills. Moreover, experiential assessment </w:t>
      </w:r>
      <w:r w:rsidR="00922BC2">
        <w:rPr>
          <w:rFonts w:eastAsia="Arial" w:cs="Times New Roman"/>
          <w:color w:val="000000"/>
        </w:rPr>
        <w:t>is</w:t>
      </w:r>
      <w:r w:rsidRPr="008A2F74">
        <w:rPr>
          <w:rFonts w:eastAsia="Arial" w:cs="Times New Roman"/>
          <w:color w:val="000000"/>
        </w:rPr>
        <w:t xml:space="preserve"> more effective in capturing the complexity and depth of learning, especially when evaluating practical strategies, such as knowledge gained in real-world and project-based experiences.</w:t>
      </w:r>
    </w:p>
    <w:p w14:paraId="2A58C581" w14:textId="59D7D65C" w:rsidR="007303B7" w:rsidRPr="008A2F74" w:rsidRDefault="007303B7" w:rsidP="00D577FF">
      <w:pPr>
        <w:spacing w:line="276" w:lineRule="auto"/>
        <w:jc w:val="both"/>
        <w:rPr>
          <w:rFonts w:eastAsia="Arial" w:cs="Times New Roman"/>
          <w:color w:val="000000"/>
        </w:rPr>
      </w:pPr>
      <w:r w:rsidRPr="008A2F74">
        <w:rPr>
          <w:rFonts w:eastAsia="Arial" w:cs="Times New Roman"/>
          <w:color w:val="000000"/>
        </w:rPr>
        <w:t xml:space="preserve">A notably rich but often overlooked theme emerged from practical </w:t>
      </w:r>
      <w:proofErr w:type="spellStart"/>
      <w:r w:rsidRPr="008A2F74">
        <w:rPr>
          <w:rFonts w:eastAsia="Arial" w:cs="Times New Roman"/>
          <w:color w:val="000000"/>
        </w:rPr>
        <w:t>experie</w:t>
      </w:r>
      <w:r w:rsidR="00370CE3">
        <w:rPr>
          <w:rFonts w:eastAsia="Arial" w:cs="Times New Roman"/>
          <w:color w:val="000000"/>
        </w:rPr>
        <w:t>o</w:t>
      </w:r>
      <w:r w:rsidRPr="008A2F74">
        <w:rPr>
          <w:rFonts w:eastAsia="Arial" w:cs="Times New Roman"/>
          <w:color w:val="000000"/>
        </w:rPr>
        <w:t>es</w:t>
      </w:r>
      <w:proofErr w:type="spellEnd"/>
      <w:r w:rsidRPr="008A2F74">
        <w:rPr>
          <w:rFonts w:eastAsia="Arial" w:cs="Times New Roman"/>
          <w:color w:val="000000"/>
        </w:rPr>
        <w:t xml:space="preserve">, </w:t>
      </w:r>
      <w:r w:rsidR="002C5F4B">
        <w:rPr>
          <w:rFonts w:eastAsia="Arial" w:cs="Times New Roman"/>
          <w:color w:val="000000"/>
        </w:rPr>
        <w:t>is the Tool and Platf</w:t>
      </w:r>
      <w:r w:rsidR="00370CE3">
        <w:rPr>
          <w:rFonts w:eastAsia="Arial" w:cs="Times New Roman"/>
          <w:color w:val="000000"/>
        </w:rPr>
        <w:t>o</w:t>
      </w:r>
      <w:r w:rsidR="002C5F4B">
        <w:rPr>
          <w:rFonts w:eastAsia="Arial" w:cs="Times New Roman"/>
          <w:color w:val="000000"/>
        </w:rPr>
        <w:t>rm based skills</w:t>
      </w:r>
      <w:r w:rsidRPr="008A2F74">
        <w:rPr>
          <w:rFonts w:eastAsia="Arial" w:cs="Times New Roman"/>
          <w:color w:val="000000"/>
        </w:rPr>
        <w:t xml:space="preserve">. </w:t>
      </w:r>
      <w:r w:rsidR="00C95F10">
        <w:rPr>
          <w:rFonts w:cs="Times New Roman"/>
        </w:rPr>
        <w:t>T</w:t>
      </w:r>
      <w:r w:rsidR="00C95F10" w:rsidRPr="00154AA0">
        <w:rPr>
          <w:rFonts w:cs="Times New Roman"/>
        </w:rPr>
        <w:t xml:space="preserve">his approach risks producing graduates lacking deep proficiency in essential industry tools, unable to perform rigorous architectural analysis and justification, and unprepared for the vital negotiation and teamwork skills inherent in the architect's role. Consequently, while students gain project exposure, they may lack the specific, </w:t>
      </w:r>
      <w:r w:rsidR="00C95F10">
        <w:rPr>
          <w:rFonts w:cs="Times New Roman"/>
        </w:rPr>
        <w:t>refined</w:t>
      </w:r>
      <w:r w:rsidR="00C95F10" w:rsidRPr="00154AA0">
        <w:rPr>
          <w:rFonts w:cs="Times New Roman"/>
        </w:rPr>
        <w:t xml:space="preserve"> expertise required for immediate effectiveness. This potential gap highlights a need</w:t>
      </w:r>
      <w:r w:rsidR="009B5B3F">
        <w:rPr>
          <w:rFonts w:cs="Times New Roman"/>
        </w:rPr>
        <w:t xml:space="preserve"> </w:t>
      </w:r>
      <w:r w:rsidR="00C95F10" w:rsidRPr="00154AA0">
        <w:rPr>
          <w:rFonts w:cs="Times New Roman"/>
        </w:rPr>
        <w:t>to re-evaluate pedagogical strategies, potentially integrating more explicit, focused instruction in tooling, analytical methods, and collaborative dynamics to ensure graduates are comprehensively prepared for the complexities of professional software architecture practice</w:t>
      </w:r>
      <w:r w:rsidR="003F27ED">
        <w:rPr>
          <w:rFonts w:cs="Times New Roman"/>
        </w:rPr>
        <w:t>.</w:t>
      </w:r>
      <w:r w:rsidR="00457C3B">
        <w:rPr>
          <w:rFonts w:cs="Times New Roman"/>
        </w:rPr>
        <w:t xml:space="preserve"> In our view, this gap may</w:t>
      </w:r>
      <w:r w:rsidR="007865A9">
        <w:rPr>
          <w:rFonts w:cs="Times New Roman"/>
        </w:rPr>
        <w:t xml:space="preserve"> </w:t>
      </w:r>
      <w:r w:rsidR="000F610B">
        <w:rPr>
          <w:rFonts w:cs="Times New Roman"/>
        </w:rPr>
        <w:t xml:space="preserve">stem from the assumption that students naturally acquire essential competencies through projects, </w:t>
      </w:r>
      <w:proofErr w:type="gramStart"/>
      <w:r w:rsidR="000F610B">
        <w:rPr>
          <w:rFonts w:cs="Times New Roman"/>
        </w:rPr>
        <w:t>when in reality, these</w:t>
      </w:r>
      <w:proofErr w:type="gramEnd"/>
      <w:r w:rsidR="000F610B">
        <w:rPr>
          <w:rFonts w:cs="Times New Roman"/>
        </w:rPr>
        <w:t xml:space="preserve"> skills often </w:t>
      </w:r>
      <w:r w:rsidR="00370CE3">
        <w:rPr>
          <w:rFonts w:cs="Times New Roman"/>
        </w:rPr>
        <w:t>remain</w:t>
      </w:r>
      <w:r w:rsidR="000F610B">
        <w:rPr>
          <w:rFonts w:cs="Times New Roman"/>
        </w:rPr>
        <w:t xml:space="preserve"> underdeveloped. </w:t>
      </w:r>
      <w:r w:rsidR="000934AB">
        <w:rPr>
          <w:rFonts w:cs="Times New Roman"/>
        </w:rPr>
        <w:t>To address this,</w:t>
      </w:r>
      <w:r w:rsidR="00370CE3">
        <w:rPr>
          <w:rFonts w:cs="Times New Roman"/>
        </w:rPr>
        <w:t xml:space="preserve"> </w:t>
      </w:r>
      <w:r w:rsidR="000934AB">
        <w:rPr>
          <w:rFonts w:eastAsia="Arial" w:cs="Times New Roman"/>
          <w:color w:val="000000"/>
        </w:rPr>
        <w:t>e</w:t>
      </w:r>
      <w:r w:rsidRPr="008A2F74">
        <w:rPr>
          <w:rFonts w:eastAsia="Arial" w:cs="Times New Roman"/>
          <w:color w:val="000000"/>
        </w:rPr>
        <w:t xml:space="preserve">xperiential assessment techniques can </w:t>
      </w:r>
      <w:r w:rsidR="000934AB">
        <w:rPr>
          <w:rFonts w:eastAsia="Arial" w:cs="Times New Roman"/>
          <w:color w:val="000000"/>
        </w:rPr>
        <w:t>be employed to uncover individual skill gaps and support the development of tailored learning plans, fostering personal growth and deeper engagement in the field.</w:t>
      </w:r>
    </w:p>
    <w:p w14:paraId="2A9DBE94" w14:textId="7D608864" w:rsidR="007303B7" w:rsidRPr="008A2F74" w:rsidRDefault="007303B7" w:rsidP="00D577FF">
      <w:pPr>
        <w:spacing w:line="276" w:lineRule="auto"/>
        <w:jc w:val="both"/>
        <w:rPr>
          <w:rFonts w:eastAsia="Arial" w:cs="Times New Roman"/>
          <w:color w:val="000000"/>
        </w:rPr>
      </w:pPr>
      <w:r w:rsidRPr="008A2F74">
        <w:rPr>
          <w:rFonts w:eastAsia="Arial" w:cs="Times New Roman"/>
          <w:color w:val="000000"/>
        </w:rPr>
        <w:t xml:space="preserve">While existing assessment practices </w:t>
      </w:r>
      <w:r w:rsidR="00922BC2">
        <w:rPr>
          <w:rFonts w:eastAsia="Arial" w:cs="Times New Roman"/>
          <w:color w:val="000000"/>
        </w:rPr>
        <w:t>benefit</w:t>
      </w:r>
      <w:r w:rsidRPr="008A2F74">
        <w:rPr>
          <w:rFonts w:eastAsia="Arial" w:cs="Times New Roman"/>
          <w:color w:val="000000"/>
        </w:rPr>
        <w:t xml:space="preserve"> future projects, we </w:t>
      </w:r>
      <w:r w:rsidR="003C04FB">
        <w:rPr>
          <w:rFonts w:eastAsia="Arial" w:cs="Times New Roman"/>
          <w:color w:val="000000"/>
        </w:rPr>
        <w:t>consider</w:t>
      </w:r>
      <w:r w:rsidRPr="008A2F74">
        <w:rPr>
          <w:rFonts w:eastAsia="Arial" w:cs="Times New Roman"/>
          <w:color w:val="000000"/>
        </w:rPr>
        <w:t xml:space="preserve"> Architectural Kata </w:t>
      </w:r>
      <w:r w:rsidR="003C04FB">
        <w:rPr>
          <w:rFonts w:eastAsia="Arial" w:cs="Times New Roman"/>
          <w:color w:val="000000"/>
        </w:rPr>
        <w:t xml:space="preserve">as </w:t>
      </w:r>
      <w:r w:rsidRPr="008A2F74">
        <w:rPr>
          <w:rFonts w:eastAsia="Arial" w:cs="Times New Roman"/>
          <w:color w:val="000000"/>
        </w:rPr>
        <w:t>an innovative and relatively underutilised framework. This method</w:t>
      </w:r>
      <w:r w:rsidR="009B5B3F">
        <w:rPr>
          <w:rFonts w:eastAsia="Arial" w:cs="Times New Roman"/>
          <w:color w:val="000000"/>
        </w:rPr>
        <w:t xml:space="preserve"> </w:t>
      </w:r>
      <w:r w:rsidRPr="008A2F74">
        <w:rPr>
          <w:rFonts w:eastAsia="Arial" w:cs="Times New Roman"/>
          <w:color w:val="000000"/>
        </w:rPr>
        <w:t>mimics real-world design challenges, prompting students to make and justify their architectural choices</w:t>
      </w:r>
      <w:r w:rsidR="00922BC2">
        <w:rPr>
          <w:rFonts w:eastAsia="Arial" w:cs="Times New Roman"/>
          <w:color w:val="000000"/>
        </w:rPr>
        <w:t xml:space="preserve"> and</w:t>
      </w:r>
      <w:r w:rsidRPr="008A2F74">
        <w:rPr>
          <w:rFonts w:eastAsia="Arial" w:cs="Times New Roman"/>
          <w:color w:val="000000"/>
        </w:rPr>
        <w:t xml:space="preserve"> prototyping decisions. Moreover, it encompasses all four assessment types and nurtures vital career skills, including problem-solving, critical thinking, and design communication. The limited incorporation of Architectural Kata in established educational curricula presents a unique opportunity for innovative assessment development.</w:t>
      </w:r>
    </w:p>
    <w:p w14:paraId="5763C0D7" w14:textId="6809030D" w:rsidR="007303B7" w:rsidRPr="008A2F74" w:rsidRDefault="007303B7" w:rsidP="00D577FF">
      <w:pPr>
        <w:spacing w:line="276" w:lineRule="auto"/>
        <w:jc w:val="both"/>
        <w:rPr>
          <w:rFonts w:eastAsia="Arial" w:cs="Times New Roman"/>
          <w:color w:val="000000"/>
        </w:rPr>
      </w:pPr>
      <w:r w:rsidRPr="008A2F74">
        <w:rPr>
          <w:rFonts w:eastAsia="Arial" w:cs="Times New Roman"/>
          <w:color w:val="000000"/>
        </w:rPr>
        <w:t>This review emphasises the growing reliance on practical, industry-aligned learning in software architecture education. While summative assessments like capstone projects are widely used, integrating experiential assessment can better capture student growth, particularly in overlooked areas like tool proficiency and analytical reasoning. Ultimately, assessment should not only evaluate learning but</w:t>
      </w:r>
      <w:r w:rsidR="00C02327">
        <w:rPr>
          <w:rFonts w:eastAsia="Arial" w:cs="Times New Roman"/>
          <w:color w:val="000000"/>
        </w:rPr>
        <w:t xml:space="preserve"> connect</w:t>
      </w:r>
      <w:r w:rsidR="00370CE3">
        <w:rPr>
          <w:rFonts w:eastAsia="Arial" w:cs="Times New Roman"/>
          <w:color w:val="000000"/>
        </w:rPr>
        <w:t xml:space="preserve"> </w:t>
      </w:r>
      <w:r w:rsidRPr="008A2F74">
        <w:rPr>
          <w:rFonts w:eastAsia="Arial" w:cs="Times New Roman"/>
          <w:color w:val="000000"/>
        </w:rPr>
        <w:t>theory to practice and enabl</w:t>
      </w:r>
      <w:r w:rsidR="00C02327">
        <w:rPr>
          <w:rFonts w:eastAsia="Arial" w:cs="Times New Roman"/>
          <w:color w:val="000000"/>
        </w:rPr>
        <w:t xml:space="preserve">e </w:t>
      </w:r>
      <w:r w:rsidRPr="008A2F74">
        <w:rPr>
          <w:rFonts w:eastAsia="Arial" w:cs="Times New Roman"/>
          <w:color w:val="000000"/>
        </w:rPr>
        <w:t>students to develop into competent, industry-ready architects.</w:t>
      </w:r>
    </w:p>
    <w:p w14:paraId="5F86FDF3" w14:textId="374DB858" w:rsidR="00EB08F8" w:rsidRPr="008A2F74" w:rsidRDefault="00EB08F8" w:rsidP="00D66950">
      <w:pPr>
        <w:pStyle w:val="Heading2"/>
        <w:rPr>
          <w:i/>
        </w:rPr>
      </w:pPr>
      <w:r w:rsidRPr="008A2F74">
        <w:t xml:space="preserve">Challenges in Teaching and Learning Software Architecture </w:t>
      </w:r>
    </w:p>
    <w:p w14:paraId="66D30975" w14:textId="5CDD8374" w:rsidR="001A7063" w:rsidRPr="008A2F74" w:rsidRDefault="00077518" w:rsidP="00D577FF">
      <w:pPr>
        <w:spacing w:line="276" w:lineRule="auto"/>
        <w:jc w:val="both"/>
        <w:rPr>
          <w:rFonts w:cs="Times New Roman"/>
        </w:rPr>
      </w:pPr>
      <w:r>
        <w:rPr>
          <w:rFonts w:cs="Times New Roman"/>
          <w:lang w:eastAsia="zh-CN"/>
        </w:rPr>
        <w:t>In exa</w:t>
      </w:r>
      <w:r w:rsidR="006F6984">
        <w:rPr>
          <w:rFonts w:cs="Times New Roman"/>
          <w:lang w:eastAsia="zh-CN"/>
        </w:rPr>
        <w:t>mining the challenges associated with software architecture education, our discussion will be primarily informed by</w:t>
      </w:r>
      <w:r w:rsidR="009E0356" w:rsidRPr="00CC68F9">
        <w:rPr>
          <w:rFonts w:cs="Times New Roman"/>
          <w:i/>
          <w:iCs/>
          <w:lang w:eastAsia="zh-CN"/>
        </w:rPr>
        <w:t xml:space="preserve"> </w:t>
      </w:r>
      <w:r w:rsidR="009E0356" w:rsidRPr="00CC68F9">
        <w:rPr>
          <w:rFonts w:cs="Times New Roman"/>
          <w:i/>
          <w:iCs/>
          <w:lang w:eastAsia="zh-CN"/>
        </w:rPr>
        <w:fldChar w:fldCharType="begin"/>
      </w:r>
      <w:r w:rsidR="009E0356" w:rsidRPr="00CC68F9">
        <w:rPr>
          <w:rFonts w:cs="Times New Roman"/>
          <w:i/>
          <w:iCs/>
          <w:lang w:eastAsia="zh-CN"/>
        </w:rPr>
        <w:instrText xml:space="preserve"> REF _Ref196664903 \h </w:instrText>
      </w:r>
      <w:r w:rsidR="00CC68F9">
        <w:rPr>
          <w:rFonts w:cs="Times New Roman"/>
          <w:i/>
          <w:iCs/>
          <w:lang w:eastAsia="zh-CN"/>
        </w:rPr>
        <w:instrText xml:space="preserve"> \* MERGEFORMAT </w:instrText>
      </w:r>
      <w:r w:rsidR="009E0356" w:rsidRPr="00CC68F9">
        <w:rPr>
          <w:rFonts w:cs="Times New Roman"/>
          <w:i/>
          <w:iCs/>
          <w:lang w:eastAsia="zh-CN"/>
        </w:rPr>
      </w:r>
      <w:r w:rsidR="009E0356" w:rsidRPr="00CC68F9">
        <w:rPr>
          <w:rFonts w:cs="Times New Roman"/>
          <w:i/>
          <w:iCs/>
          <w:lang w:eastAsia="zh-CN"/>
        </w:rPr>
        <w:fldChar w:fldCharType="separate"/>
      </w:r>
      <w:r w:rsidR="00AC0657" w:rsidRPr="00AC0657">
        <w:rPr>
          <w:i/>
          <w:iCs/>
        </w:rPr>
        <w:t xml:space="preserve">Figure </w:t>
      </w:r>
      <w:r w:rsidR="00AC0657" w:rsidRPr="00AC0657">
        <w:rPr>
          <w:i/>
          <w:iCs/>
          <w:noProof/>
        </w:rPr>
        <w:t>8</w:t>
      </w:r>
      <w:r w:rsidR="009E0356" w:rsidRPr="00CC68F9">
        <w:rPr>
          <w:rFonts w:cs="Times New Roman"/>
          <w:i/>
          <w:iCs/>
          <w:lang w:eastAsia="zh-CN"/>
        </w:rPr>
        <w:fldChar w:fldCharType="end"/>
      </w:r>
      <w:r w:rsidR="009B5B3F">
        <w:rPr>
          <w:rFonts w:cs="Times New Roman"/>
          <w:lang w:eastAsia="zh-CN"/>
        </w:rPr>
        <w:t xml:space="preserve"> </w:t>
      </w:r>
      <w:r w:rsidR="009E0356">
        <w:rPr>
          <w:rFonts w:cs="Times New Roman"/>
          <w:lang w:eastAsia="zh-CN"/>
        </w:rPr>
        <w:t>and</w:t>
      </w:r>
      <w:r w:rsidR="009E0356" w:rsidRPr="00CC68F9">
        <w:rPr>
          <w:rFonts w:cs="Times New Roman"/>
          <w:i/>
          <w:iCs/>
          <w:lang w:eastAsia="zh-CN"/>
        </w:rPr>
        <w:t xml:space="preserve"> </w:t>
      </w:r>
      <w:r w:rsidR="009E0356" w:rsidRPr="00CC68F9">
        <w:rPr>
          <w:rFonts w:cs="Times New Roman"/>
          <w:i/>
          <w:iCs/>
          <w:lang w:eastAsia="zh-CN"/>
        </w:rPr>
        <w:fldChar w:fldCharType="begin"/>
      </w:r>
      <w:r w:rsidR="009E0356" w:rsidRPr="00CC68F9">
        <w:rPr>
          <w:rFonts w:cs="Times New Roman"/>
          <w:i/>
          <w:iCs/>
          <w:lang w:eastAsia="zh-CN"/>
        </w:rPr>
        <w:instrText xml:space="preserve"> REF _Ref196664917 \h </w:instrText>
      </w:r>
      <w:r w:rsidR="00CC68F9">
        <w:rPr>
          <w:rFonts w:cs="Times New Roman"/>
          <w:i/>
          <w:iCs/>
          <w:lang w:eastAsia="zh-CN"/>
        </w:rPr>
        <w:instrText xml:space="preserve"> \* MERGEFORMAT </w:instrText>
      </w:r>
      <w:r w:rsidR="009E0356" w:rsidRPr="00CC68F9">
        <w:rPr>
          <w:rFonts w:cs="Times New Roman"/>
          <w:i/>
          <w:iCs/>
          <w:lang w:eastAsia="zh-CN"/>
        </w:rPr>
      </w:r>
      <w:r w:rsidR="009E0356" w:rsidRPr="00CC68F9">
        <w:rPr>
          <w:rFonts w:cs="Times New Roman"/>
          <w:i/>
          <w:iCs/>
          <w:lang w:eastAsia="zh-CN"/>
        </w:rPr>
        <w:fldChar w:fldCharType="separate"/>
      </w:r>
      <w:r w:rsidR="00AC0657" w:rsidRPr="00AC0657">
        <w:rPr>
          <w:i/>
          <w:iCs/>
        </w:rPr>
        <w:t xml:space="preserve">Figure </w:t>
      </w:r>
      <w:r w:rsidR="00AC0657" w:rsidRPr="00AC0657">
        <w:rPr>
          <w:i/>
          <w:iCs/>
          <w:noProof/>
        </w:rPr>
        <w:t>9</w:t>
      </w:r>
      <w:r w:rsidR="009E0356" w:rsidRPr="00CC68F9">
        <w:rPr>
          <w:rFonts w:cs="Times New Roman"/>
          <w:i/>
          <w:iCs/>
          <w:lang w:eastAsia="zh-CN"/>
        </w:rPr>
        <w:fldChar w:fldCharType="end"/>
      </w:r>
      <w:r w:rsidR="006F6984" w:rsidRPr="009B5B3F">
        <w:rPr>
          <w:rFonts w:cs="Times New Roman"/>
          <w:lang w:eastAsia="zh-CN"/>
        </w:rPr>
        <w:t xml:space="preserve">. </w:t>
      </w:r>
      <w:r w:rsidR="001A7063" w:rsidRPr="008A2F74">
        <w:rPr>
          <w:rFonts w:cs="Times New Roman"/>
          <w:lang w:eastAsia="zh-CN"/>
        </w:rPr>
        <w:t xml:space="preserve">The analysis of challenges and teaching strategies reveals two additional patterns. The first is the challenges faced by each teaching theme. As shown </w:t>
      </w:r>
      <w:r w:rsidR="00922BC2">
        <w:rPr>
          <w:rFonts w:cs="Times New Roman"/>
          <w:lang w:eastAsia="zh-CN"/>
        </w:rPr>
        <w:t>in</w:t>
      </w:r>
      <w:r w:rsidR="00852B38">
        <w:rPr>
          <w:rFonts w:cs="Times New Roman"/>
          <w:lang w:eastAsia="zh-CN"/>
        </w:rPr>
        <w:t xml:space="preserve"> </w:t>
      </w:r>
      <w:r w:rsidR="00852B38" w:rsidRPr="00852B38">
        <w:rPr>
          <w:rFonts w:cs="Times New Roman"/>
          <w:i/>
          <w:iCs/>
          <w:lang w:eastAsia="zh-CN"/>
        </w:rPr>
        <w:fldChar w:fldCharType="begin"/>
      </w:r>
      <w:r w:rsidR="00852B38" w:rsidRPr="00852B38">
        <w:rPr>
          <w:rFonts w:cs="Times New Roman"/>
          <w:i/>
          <w:iCs/>
          <w:lang w:eastAsia="zh-CN"/>
        </w:rPr>
        <w:instrText xml:space="preserve"> REF _Ref196664903 \h </w:instrText>
      </w:r>
      <w:r w:rsidR="00852B38">
        <w:rPr>
          <w:rFonts w:cs="Times New Roman"/>
          <w:i/>
          <w:iCs/>
          <w:lang w:eastAsia="zh-CN"/>
        </w:rPr>
        <w:instrText xml:space="preserve"> \* MERGEFORMAT </w:instrText>
      </w:r>
      <w:r w:rsidR="00852B38" w:rsidRPr="00852B38">
        <w:rPr>
          <w:rFonts w:cs="Times New Roman"/>
          <w:i/>
          <w:iCs/>
          <w:lang w:eastAsia="zh-CN"/>
        </w:rPr>
      </w:r>
      <w:r w:rsidR="00852B38" w:rsidRPr="00852B38">
        <w:rPr>
          <w:rFonts w:cs="Times New Roman"/>
          <w:i/>
          <w:iCs/>
          <w:lang w:eastAsia="zh-CN"/>
        </w:rPr>
        <w:fldChar w:fldCharType="separate"/>
      </w:r>
      <w:r w:rsidR="00AC0657" w:rsidRPr="00AC0657">
        <w:rPr>
          <w:i/>
          <w:iCs/>
        </w:rPr>
        <w:t xml:space="preserve">Figure </w:t>
      </w:r>
      <w:r w:rsidR="00AC0657" w:rsidRPr="00AC0657">
        <w:rPr>
          <w:i/>
          <w:iCs/>
          <w:noProof/>
        </w:rPr>
        <w:t>8</w:t>
      </w:r>
      <w:r w:rsidR="00852B38" w:rsidRPr="00852B38">
        <w:rPr>
          <w:rFonts w:cs="Times New Roman"/>
          <w:i/>
          <w:iCs/>
          <w:lang w:eastAsia="zh-CN"/>
        </w:rPr>
        <w:fldChar w:fldCharType="end"/>
      </w:r>
      <w:r w:rsidR="001A7063" w:rsidRPr="008A2F74">
        <w:rPr>
          <w:rFonts w:cs="Times New Roman"/>
          <w:lang w:eastAsia="zh-CN"/>
        </w:rPr>
        <w:t xml:space="preserve">, Abstractness &amp; Conceptual Difficulty is the most common challenge faced by almost all teaching themes, except personalised learning and software system learning. This might be because personalised learning often adapts to individual learning paces and styles, which could mitigate the cognitive overload. Further, Software System Learning </w:t>
      </w:r>
      <w:r w:rsidR="00922BC2">
        <w:rPr>
          <w:rFonts w:cs="Times New Roman"/>
          <w:lang w:eastAsia="zh-CN"/>
        </w:rPr>
        <w:t>usually</w:t>
      </w:r>
      <w:r w:rsidR="001A7063" w:rsidRPr="008A2F74">
        <w:rPr>
          <w:rFonts w:cs="Times New Roman"/>
          <w:lang w:eastAsia="zh-CN"/>
        </w:rPr>
        <w:t xml:space="preserve"> emphasise</w:t>
      </w:r>
      <w:r w:rsidR="00922BC2">
        <w:rPr>
          <w:rFonts w:cs="Times New Roman"/>
          <w:lang w:eastAsia="zh-CN"/>
        </w:rPr>
        <w:t>s</w:t>
      </w:r>
      <w:r w:rsidR="001A7063" w:rsidRPr="008A2F74">
        <w:rPr>
          <w:rFonts w:cs="Times New Roman"/>
          <w:lang w:eastAsia="zh-CN"/>
        </w:rPr>
        <w:t xml:space="preserve"> practical tools, visualisations, and system-level implementation, </w:t>
      </w:r>
      <w:r w:rsidR="00922BC2">
        <w:rPr>
          <w:rFonts w:cs="Times New Roman"/>
          <w:lang w:eastAsia="zh-CN"/>
        </w:rPr>
        <w:t>reducing</w:t>
      </w:r>
      <w:r w:rsidR="001A7063" w:rsidRPr="008A2F74">
        <w:rPr>
          <w:rFonts w:cs="Times New Roman"/>
          <w:lang w:eastAsia="zh-CN"/>
        </w:rPr>
        <w:t xml:space="preserve"> cognitive overload. On the other hand, abstraction and modelling face significant challenges in Abstractness </w:t>
      </w:r>
      <w:r w:rsidR="008D02E9">
        <w:rPr>
          <w:rFonts w:cs="Times New Roman"/>
          <w:lang w:eastAsia="zh-CN"/>
        </w:rPr>
        <w:t>and</w:t>
      </w:r>
      <w:r w:rsidR="001A7063" w:rsidRPr="008A2F74">
        <w:rPr>
          <w:rFonts w:cs="Times New Roman"/>
          <w:lang w:eastAsia="zh-CN"/>
        </w:rPr>
        <w:t xml:space="preserve"> </w:t>
      </w:r>
      <w:r w:rsidR="008D02E9" w:rsidRPr="008A2F74">
        <w:rPr>
          <w:rFonts w:cs="Times New Roman"/>
          <w:lang w:eastAsia="zh-CN"/>
        </w:rPr>
        <w:t>Conce</w:t>
      </w:r>
      <w:r w:rsidR="008D02E9">
        <w:rPr>
          <w:rFonts w:cs="Times New Roman"/>
          <w:lang w:eastAsia="zh-CN"/>
        </w:rPr>
        <w:t>ptual</w:t>
      </w:r>
      <w:r w:rsidR="008D02E9" w:rsidRPr="008A2F74">
        <w:rPr>
          <w:rFonts w:cs="Times New Roman"/>
          <w:lang w:eastAsia="zh-CN"/>
        </w:rPr>
        <w:t>ity</w:t>
      </w:r>
      <w:r w:rsidR="001A7063" w:rsidRPr="008A2F74">
        <w:rPr>
          <w:rFonts w:cs="Times New Roman"/>
          <w:lang w:eastAsia="zh-CN"/>
        </w:rPr>
        <w:t xml:space="preserve"> due to their focus on formal modelling techniques </w:t>
      </w:r>
      <w:r w:rsidR="001A7063" w:rsidRPr="008A2F74">
        <w:rPr>
          <w:rFonts w:cs="Times New Roman"/>
        </w:rPr>
        <w:t xml:space="preserve">and abstraction-driven instruction. </w:t>
      </w:r>
    </w:p>
    <w:p w14:paraId="491EC04B" w14:textId="6D351054" w:rsidR="001A7063" w:rsidRPr="008A2F74" w:rsidRDefault="002F2B0A" w:rsidP="009B5B3F">
      <w:pPr>
        <w:shd w:val="clear" w:color="auto" w:fill="FFFFFF" w:themeFill="background1"/>
        <w:spacing w:line="276" w:lineRule="auto"/>
        <w:jc w:val="both"/>
        <w:rPr>
          <w:rFonts w:cs="Times New Roman"/>
        </w:rPr>
      </w:pPr>
      <w:r>
        <w:rPr>
          <w:rFonts w:cs="Times New Roman"/>
        </w:rPr>
        <w:lastRenderedPageBreak/>
        <w:t>P</w:t>
      </w:r>
      <w:r w:rsidR="00922BC2">
        <w:rPr>
          <w:rFonts w:cs="Times New Roman"/>
        </w:rPr>
        <w:t xml:space="preserve">roject-based learning </w:t>
      </w:r>
      <w:r w:rsidR="00BC1C04">
        <w:rPr>
          <w:rFonts w:cs="Times New Roman"/>
        </w:rPr>
        <w:t xml:space="preserve">encounters </w:t>
      </w:r>
      <w:r w:rsidR="001A7063" w:rsidRPr="008A2F74">
        <w:rPr>
          <w:rFonts w:cs="Times New Roman"/>
        </w:rPr>
        <w:t xml:space="preserve">almost </w:t>
      </w:r>
      <w:proofErr w:type="gramStart"/>
      <w:r w:rsidR="001A7063" w:rsidRPr="008A2F74">
        <w:rPr>
          <w:rFonts w:cs="Times New Roman"/>
        </w:rPr>
        <w:t xml:space="preserve">all </w:t>
      </w:r>
      <w:r w:rsidR="00811E61">
        <w:rPr>
          <w:rFonts w:cs="Times New Roman"/>
        </w:rPr>
        <w:t>of</w:t>
      </w:r>
      <w:proofErr w:type="gramEnd"/>
      <w:r w:rsidR="00811E61">
        <w:rPr>
          <w:rFonts w:cs="Times New Roman"/>
        </w:rPr>
        <w:t xml:space="preserve"> the </w:t>
      </w:r>
      <w:r w:rsidR="001A7063" w:rsidRPr="008A2F74">
        <w:rPr>
          <w:rFonts w:cs="Times New Roman"/>
        </w:rPr>
        <w:t>identified</w:t>
      </w:r>
      <w:r w:rsidR="00811E61">
        <w:rPr>
          <w:rFonts w:cs="Times New Roman"/>
        </w:rPr>
        <w:t xml:space="preserve"> challenges</w:t>
      </w:r>
      <w:r w:rsidR="001A7063" w:rsidRPr="008A2F74">
        <w:rPr>
          <w:rFonts w:cs="Times New Roman"/>
        </w:rPr>
        <w:t xml:space="preserve">, </w:t>
      </w:r>
      <w:proofErr w:type="gramStart"/>
      <w:r w:rsidR="00811E61">
        <w:rPr>
          <w:rFonts w:cs="Times New Roman"/>
        </w:rPr>
        <w:t xml:space="preserve">with the exception </w:t>
      </w:r>
      <w:r w:rsidR="00C27BAD">
        <w:rPr>
          <w:rFonts w:cs="Times New Roman"/>
        </w:rPr>
        <w:t>of</w:t>
      </w:r>
      <w:proofErr w:type="gramEnd"/>
      <w:r w:rsidR="001A7063" w:rsidRPr="008A2F74">
        <w:rPr>
          <w:rFonts w:cs="Times New Roman"/>
        </w:rPr>
        <w:t xml:space="preserve"> </w:t>
      </w:r>
      <w:r w:rsidR="00C27BAD">
        <w:rPr>
          <w:rFonts w:cs="Times New Roman"/>
        </w:rPr>
        <w:t>L</w:t>
      </w:r>
      <w:r w:rsidR="001A7063" w:rsidRPr="008A2F74">
        <w:rPr>
          <w:rFonts w:cs="Times New Roman"/>
        </w:rPr>
        <w:t xml:space="preserve">anguage and cultural barriers. This </w:t>
      </w:r>
      <w:r w:rsidR="00C27BAD">
        <w:rPr>
          <w:rFonts w:cs="Times New Roman"/>
        </w:rPr>
        <w:t xml:space="preserve">may be attributed to the focus on English- language studies, which did not sufficiently capture </w:t>
      </w:r>
      <w:proofErr w:type="gramStart"/>
      <w:r w:rsidR="00C27BAD">
        <w:rPr>
          <w:rFonts w:cs="Times New Roman"/>
        </w:rPr>
        <w:t>these</w:t>
      </w:r>
      <w:r w:rsidR="009B5B3F">
        <w:rPr>
          <w:rFonts w:cs="Times New Roman"/>
        </w:rPr>
        <w:t xml:space="preserve"> </w:t>
      </w:r>
      <w:r w:rsidR="00C27BAD">
        <w:rPr>
          <w:rFonts w:cs="Times New Roman"/>
        </w:rPr>
        <w:t>particular issue</w:t>
      </w:r>
      <w:proofErr w:type="gramEnd"/>
      <w:r w:rsidR="00C27BAD">
        <w:rPr>
          <w:rFonts w:cs="Times New Roman"/>
        </w:rPr>
        <w:t>.</w:t>
      </w:r>
      <w:r w:rsidR="001A7063" w:rsidRPr="008A2F74">
        <w:rPr>
          <w:rFonts w:cs="Times New Roman"/>
        </w:rPr>
        <w:t xml:space="preserve"> Furthermore, the </w:t>
      </w:r>
      <w:r w:rsidR="00F36B00" w:rsidRPr="008A2F74">
        <w:rPr>
          <w:rFonts w:cs="Times New Roman"/>
        </w:rPr>
        <w:t>most mentioned</w:t>
      </w:r>
      <w:r w:rsidR="001A7063" w:rsidRPr="008A2F74">
        <w:rPr>
          <w:rFonts w:cs="Times New Roman"/>
        </w:rPr>
        <w:t xml:space="preserve"> challenge for this theme is the student skill and experience gap, indicating the significant gap between learning theoretical frameworks and applying them in projects. </w:t>
      </w:r>
    </w:p>
    <w:p w14:paraId="3BC3E193" w14:textId="303959D1" w:rsidR="001A7063" w:rsidRPr="008A2F74" w:rsidRDefault="001A7063" w:rsidP="00D577FF">
      <w:pPr>
        <w:spacing w:line="276" w:lineRule="auto"/>
        <w:jc w:val="both"/>
        <w:rPr>
          <w:rFonts w:cs="Times New Roman"/>
        </w:rPr>
      </w:pPr>
      <w:r w:rsidRPr="008A2F74">
        <w:rPr>
          <w:rFonts w:cs="Times New Roman"/>
        </w:rPr>
        <w:t xml:space="preserve">Furthermore, scalability </w:t>
      </w:r>
      <w:r w:rsidR="007865A9">
        <w:rPr>
          <w:rFonts w:cs="Times New Roman"/>
        </w:rPr>
        <w:t>and</w:t>
      </w:r>
      <w:r w:rsidRPr="008A2F74">
        <w:rPr>
          <w:rFonts w:cs="Times New Roman"/>
        </w:rPr>
        <w:t xml:space="preserve"> resource constraints </w:t>
      </w:r>
      <w:r w:rsidR="003E7F9D">
        <w:rPr>
          <w:rFonts w:cs="Times New Roman"/>
        </w:rPr>
        <w:t>represent</w:t>
      </w:r>
      <w:r w:rsidRPr="008A2F74">
        <w:rPr>
          <w:rFonts w:cs="Times New Roman"/>
        </w:rPr>
        <w:t xml:space="preserve"> </w:t>
      </w:r>
      <w:r w:rsidR="00153C4D">
        <w:rPr>
          <w:rFonts w:cs="Times New Roman"/>
        </w:rPr>
        <w:t>another</w:t>
      </w:r>
      <w:r w:rsidRPr="008A2F74">
        <w:rPr>
          <w:rFonts w:cs="Times New Roman"/>
        </w:rPr>
        <w:t xml:space="preserve"> common challenge</w:t>
      </w:r>
      <w:r w:rsidR="00905752">
        <w:rPr>
          <w:rFonts w:cs="Times New Roman"/>
        </w:rPr>
        <w:t xml:space="preserve"> across nearly all </w:t>
      </w:r>
      <w:r w:rsidRPr="008A2F74">
        <w:rPr>
          <w:rFonts w:cs="Times New Roman"/>
        </w:rPr>
        <w:t>teaching themes</w:t>
      </w:r>
      <w:r w:rsidR="00905752">
        <w:rPr>
          <w:rFonts w:cs="Times New Roman"/>
        </w:rPr>
        <w:t xml:space="preserve">. </w:t>
      </w:r>
      <w:r w:rsidRPr="008A2F74">
        <w:rPr>
          <w:rFonts w:cs="Times New Roman"/>
        </w:rPr>
        <w:t>This reveals the ne</w:t>
      </w:r>
      <w:r w:rsidR="00745E0C">
        <w:rPr>
          <w:rFonts w:cs="Times New Roman"/>
        </w:rPr>
        <w:t>ed to balance</w:t>
      </w:r>
      <w:r w:rsidR="00C433A8">
        <w:rPr>
          <w:rFonts w:cs="Times New Roman"/>
        </w:rPr>
        <w:t xml:space="preserve"> </w:t>
      </w:r>
      <w:r w:rsidRPr="008A2F74">
        <w:rPr>
          <w:rFonts w:cs="Times New Roman"/>
        </w:rPr>
        <w:t xml:space="preserve">cost and effectiveness when designing </w:t>
      </w:r>
      <w:r w:rsidR="003D126A">
        <w:rPr>
          <w:rFonts w:cs="Times New Roman"/>
        </w:rPr>
        <w:t>instructional approaches.</w:t>
      </w:r>
      <w:r w:rsidRPr="008A2F74">
        <w:rPr>
          <w:rFonts w:cs="Times New Roman"/>
        </w:rPr>
        <w:t xml:space="preserve"> </w:t>
      </w:r>
      <w:r w:rsidR="00E91D15">
        <w:rPr>
          <w:rFonts w:cs="Times New Roman"/>
        </w:rPr>
        <w:t>For instance,</w:t>
      </w:r>
      <w:r w:rsidRPr="008A2F74">
        <w:rPr>
          <w:rFonts w:cs="Times New Roman"/>
        </w:rPr>
        <w:t xml:space="preserve"> </w:t>
      </w:r>
      <w:r w:rsidR="00E91D15" w:rsidRPr="009B5B3F">
        <w:rPr>
          <w:rFonts w:cs="Times New Roman"/>
          <w:shd w:val="clear" w:color="auto" w:fill="FFFFFF" w:themeFill="background1"/>
        </w:rPr>
        <w:t>a</w:t>
      </w:r>
      <w:r w:rsidRPr="009B5B3F">
        <w:rPr>
          <w:rFonts w:cs="Times New Roman"/>
          <w:shd w:val="clear" w:color="auto" w:fill="FFFFFF" w:themeFill="background1"/>
        </w:rPr>
        <w:t xml:space="preserve">lthough all teaching themes </w:t>
      </w:r>
      <w:r w:rsidR="00B52279" w:rsidRPr="009B5B3F">
        <w:rPr>
          <w:rFonts w:cs="Times New Roman"/>
          <w:shd w:val="clear" w:color="auto" w:fill="FFFFFF" w:themeFill="background1"/>
        </w:rPr>
        <w:t>reviewed in our study</w:t>
      </w:r>
      <w:r w:rsidRPr="009B5B3F">
        <w:rPr>
          <w:rFonts w:cs="Times New Roman"/>
          <w:shd w:val="clear" w:color="auto" w:fill="FFFFFF" w:themeFill="background1"/>
        </w:rPr>
        <w:t xml:space="preserve"> reported positive </w:t>
      </w:r>
      <w:r w:rsidR="0073482C" w:rsidRPr="009B5B3F">
        <w:rPr>
          <w:rFonts w:cs="Times New Roman"/>
          <w:shd w:val="clear" w:color="auto" w:fill="FFFFFF" w:themeFill="background1"/>
        </w:rPr>
        <w:t>outcomes</w:t>
      </w:r>
      <w:r w:rsidR="00C433A8">
        <w:rPr>
          <w:rFonts w:cs="Times New Roman"/>
          <w:shd w:val="clear" w:color="auto" w:fill="FFFFFF" w:themeFill="background1"/>
        </w:rPr>
        <w:t xml:space="preserve"> </w:t>
      </w:r>
      <w:r w:rsidRPr="009B5B3F">
        <w:rPr>
          <w:rFonts w:cs="Times New Roman"/>
          <w:shd w:val="clear" w:color="auto" w:fill="FFFFFF" w:themeFill="background1"/>
        </w:rPr>
        <w:t xml:space="preserve">in teaching software architecture, </w:t>
      </w:r>
      <w:r w:rsidR="00C53354" w:rsidRPr="009B5B3F">
        <w:rPr>
          <w:rFonts w:cs="Times New Roman"/>
          <w:shd w:val="clear" w:color="auto" w:fill="FFFFFF" w:themeFill="background1"/>
        </w:rPr>
        <w:t>their practica</w:t>
      </w:r>
      <w:r w:rsidR="002E68EE" w:rsidRPr="009B5B3F">
        <w:rPr>
          <w:rFonts w:cs="Times New Roman"/>
          <w:shd w:val="clear" w:color="auto" w:fill="FFFFFF" w:themeFill="background1"/>
        </w:rPr>
        <w:t>l implementation may be limited due to associated costs</w:t>
      </w:r>
      <w:r w:rsidRPr="009B5B3F">
        <w:rPr>
          <w:rFonts w:cs="Times New Roman"/>
          <w:shd w:val="clear" w:color="auto" w:fill="FFFFFF" w:themeFill="background1"/>
        </w:rPr>
        <w:t xml:space="preserve">. </w:t>
      </w:r>
      <w:r w:rsidR="00C433A8">
        <w:rPr>
          <w:rFonts w:cs="Times New Roman"/>
          <w:shd w:val="clear" w:color="auto" w:fill="FFFFFF" w:themeFill="background1"/>
        </w:rPr>
        <w:t>An ex</w:t>
      </w:r>
      <w:r w:rsidR="00877115" w:rsidRPr="009B5B3F">
        <w:rPr>
          <w:rFonts w:cs="Times New Roman"/>
          <w:shd w:val="clear" w:color="auto" w:fill="FFFFFF" w:themeFill="background1"/>
        </w:rPr>
        <w:t xml:space="preserve">ample of it </w:t>
      </w:r>
      <w:r w:rsidR="00C433A8">
        <w:rPr>
          <w:rFonts w:cs="Times New Roman"/>
          <w:shd w:val="clear" w:color="auto" w:fill="FFFFFF" w:themeFill="background1"/>
        </w:rPr>
        <w:t>is</w:t>
      </w:r>
      <w:r w:rsidR="00877115" w:rsidRPr="009B5B3F">
        <w:rPr>
          <w:rFonts w:cs="Times New Roman"/>
          <w:shd w:val="clear" w:color="auto" w:fill="FFFFFF" w:themeFill="background1"/>
        </w:rPr>
        <w:t xml:space="preserve"> </w:t>
      </w:r>
      <w:r w:rsidR="00F01E36" w:rsidRPr="00F01E36">
        <w:rPr>
          <w:rFonts w:cs="Times New Roman"/>
          <w:shd w:val="clear" w:color="auto" w:fill="FFFFFF" w:themeFill="background1"/>
        </w:rPr>
        <w:t>the</w:t>
      </w:r>
      <w:r w:rsidRPr="00F01E36">
        <w:rPr>
          <w:rFonts w:cs="Times New Roman"/>
          <w:shd w:val="clear" w:color="auto" w:fill="FFFFFF" w:themeFill="background1"/>
        </w:rPr>
        <w:t xml:space="preserve"> collaborative</w:t>
      </w:r>
      <w:r w:rsidR="00C433A8">
        <w:rPr>
          <w:rFonts w:cs="Times New Roman"/>
          <w:shd w:val="clear" w:color="auto" w:fill="FFFFFF" w:themeFill="background1"/>
        </w:rPr>
        <w:t xml:space="preserve"> </w:t>
      </w:r>
      <w:r w:rsidRPr="009B5B3F">
        <w:rPr>
          <w:rFonts w:cs="Times New Roman"/>
          <w:shd w:val="clear" w:color="auto" w:fill="FFFFFF" w:themeFill="background1"/>
        </w:rPr>
        <w:t xml:space="preserve">learning </w:t>
      </w:r>
      <w:r w:rsidR="009671B0">
        <w:rPr>
          <w:rFonts w:cs="Times New Roman"/>
          <w:shd w:val="clear" w:color="auto" w:fill="FFFFFF" w:themeFill="background1"/>
        </w:rPr>
        <w:t xml:space="preserve">that </w:t>
      </w:r>
      <w:r w:rsidR="00922BC2" w:rsidRPr="009B5B3F">
        <w:rPr>
          <w:rFonts w:cs="Times New Roman"/>
          <w:shd w:val="clear" w:color="auto" w:fill="FFFFFF" w:themeFill="background1"/>
        </w:rPr>
        <w:t>effectively improves</w:t>
      </w:r>
      <w:r w:rsidRPr="009B5B3F">
        <w:rPr>
          <w:rFonts w:cs="Times New Roman"/>
          <w:shd w:val="clear" w:color="auto" w:fill="FFFFFF" w:themeFill="background1"/>
        </w:rPr>
        <w:t xml:space="preserve"> student collaboration with various stakeholders</w:t>
      </w:r>
      <w:r w:rsidR="00922BC2" w:rsidRPr="009B5B3F">
        <w:rPr>
          <w:rFonts w:cs="Times New Roman"/>
          <w:shd w:val="clear" w:color="auto" w:fill="FFFFFF" w:themeFill="background1"/>
        </w:rPr>
        <w:t xml:space="preserve">. Still, </w:t>
      </w:r>
      <w:r w:rsidRPr="009B5B3F">
        <w:rPr>
          <w:rFonts w:cs="Times New Roman"/>
          <w:shd w:val="clear" w:color="auto" w:fill="FFFFFF" w:themeFill="background1"/>
        </w:rPr>
        <w:t xml:space="preserve">the </w:t>
      </w:r>
      <w:r w:rsidR="00922BC2" w:rsidRPr="009B5B3F">
        <w:rPr>
          <w:rFonts w:cs="Times New Roman"/>
          <w:shd w:val="clear" w:color="auto" w:fill="FFFFFF" w:themeFill="background1"/>
        </w:rPr>
        <w:t>applicable</w:t>
      </w:r>
      <w:r w:rsidR="007865A9">
        <w:rPr>
          <w:rFonts w:cs="Times New Roman"/>
          <w:shd w:val="clear" w:color="auto" w:fill="FFFFFF" w:themeFill="background1"/>
        </w:rPr>
        <w:t xml:space="preserve"> </w:t>
      </w:r>
      <w:r w:rsidR="00922BC2" w:rsidRPr="009B5B3F">
        <w:rPr>
          <w:rFonts w:cs="Times New Roman"/>
          <w:shd w:val="clear" w:color="auto" w:fill="FFFFFF" w:themeFill="background1"/>
        </w:rPr>
        <w:t>fee</w:t>
      </w:r>
      <w:r w:rsidRPr="009B5B3F">
        <w:rPr>
          <w:rFonts w:cs="Times New Roman"/>
          <w:shd w:val="clear" w:color="auto" w:fill="FFFFFF" w:themeFill="background1"/>
        </w:rPr>
        <w:t>s, such as incorporating relevant platforms, obtaining real-world resources, and learning from industrial experts, are very high and might only be suitable for small classes</w:t>
      </w:r>
      <w:r w:rsidR="000E2F95">
        <w:rPr>
          <w:rFonts w:cs="Times New Roman"/>
          <w:shd w:val="clear" w:color="auto" w:fill="FFFFFF" w:themeFill="background1"/>
        </w:rPr>
        <w:t>.</w:t>
      </w:r>
      <w:r w:rsidRPr="008A2F74">
        <w:rPr>
          <w:rFonts w:cs="Times New Roman"/>
        </w:rPr>
        <w:t xml:space="preserve"> </w:t>
      </w:r>
    </w:p>
    <w:p w14:paraId="54768951" w14:textId="724116F1" w:rsidR="001A7063" w:rsidRPr="008A2F74" w:rsidRDefault="001A7063" w:rsidP="00D577FF">
      <w:pPr>
        <w:spacing w:line="276" w:lineRule="auto"/>
        <w:jc w:val="both"/>
        <w:rPr>
          <w:rFonts w:cs="Times New Roman"/>
        </w:rPr>
      </w:pPr>
      <w:r w:rsidRPr="008A2F74">
        <w:rPr>
          <w:rFonts w:cs="Times New Roman"/>
        </w:rPr>
        <w:t xml:space="preserve">Besides, time and workload constraints are another common challenge to almost all teaching themes, except agile-based and blended learning. Due to the complexity of the project or game design, game-based learning and project-based learning are the two themes commonly facing this challenge. Therefore, this also creates the demand to balance the complexity and simplicity of the project or game to ensure the tasks are tough but achievable, as also addressed in the challenge of curriculum design. </w:t>
      </w:r>
    </w:p>
    <w:p w14:paraId="0134F6C8" w14:textId="77777777" w:rsidR="00DB79D7" w:rsidRPr="008A2F74" w:rsidRDefault="001A7063" w:rsidP="00D577FF">
      <w:pPr>
        <w:keepNext/>
        <w:spacing w:line="276" w:lineRule="auto"/>
        <w:jc w:val="both"/>
        <w:rPr>
          <w:rFonts w:cs="Times New Roman"/>
        </w:rPr>
      </w:pPr>
      <w:r w:rsidRPr="008A2F74">
        <w:rPr>
          <w:rFonts w:cs="Times New Roman"/>
          <w:noProof/>
        </w:rPr>
        <w:drawing>
          <wp:inline distT="0" distB="0" distL="0" distR="0" wp14:anchorId="212F6E88" wp14:editId="33B0154C">
            <wp:extent cx="5943600" cy="3221355"/>
            <wp:effectExtent l="0" t="0" r="0" b="0"/>
            <wp:docPr id="4722552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3221355"/>
                    </a:xfrm>
                    <a:prstGeom prst="rect">
                      <a:avLst/>
                    </a:prstGeom>
                    <a:noFill/>
                    <a:ln>
                      <a:noFill/>
                    </a:ln>
                  </pic:spPr>
                </pic:pic>
              </a:graphicData>
            </a:graphic>
          </wp:inline>
        </w:drawing>
      </w:r>
    </w:p>
    <w:p w14:paraId="28C53F13" w14:textId="39570F28" w:rsidR="00540644" w:rsidRDefault="00540644" w:rsidP="00D65D58">
      <w:pPr>
        <w:pStyle w:val="Figurecaption"/>
        <w:rPr>
          <w:b/>
          <w:bCs/>
          <w:sz w:val="24"/>
          <w:szCs w:val="24"/>
        </w:rPr>
      </w:pPr>
      <w:bookmarkStart w:id="15" w:name="_Ref196664903"/>
      <w:r>
        <w:t xml:space="preserve">Figure </w:t>
      </w:r>
      <w:r>
        <w:fldChar w:fldCharType="begin"/>
      </w:r>
      <w:r>
        <w:instrText xml:space="preserve"> SEQ Figure \* ARABIC </w:instrText>
      </w:r>
      <w:r>
        <w:fldChar w:fldCharType="separate"/>
      </w:r>
      <w:r w:rsidR="00AC0657">
        <w:rPr>
          <w:noProof/>
        </w:rPr>
        <w:t>8</w:t>
      </w:r>
      <w:r>
        <w:fldChar w:fldCharType="end"/>
      </w:r>
      <w:bookmarkEnd w:id="15"/>
      <w:r>
        <w:t xml:space="preserve">: </w:t>
      </w:r>
      <w:r w:rsidRPr="00F35EF9">
        <w:t>Heatmap displaying the linkage between teaching strategies and challenges</w:t>
      </w:r>
    </w:p>
    <w:p w14:paraId="052344F6" w14:textId="0C13A581" w:rsidR="001A7063" w:rsidRPr="008A2F74" w:rsidRDefault="001A7063" w:rsidP="00D577FF">
      <w:pPr>
        <w:spacing w:before="240" w:line="276" w:lineRule="auto"/>
        <w:jc w:val="both"/>
        <w:rPr>
          <w:rFonts w:cs="Times New Roman"/>
          <w:lang w:eastAsia="zh-CN"/>
        </w:rPr>
      </w:pPr>
      <w:r w:rsidRPr="009B5B3F">
        <w:rPr>
          <w:rFonts w:cs="Times New Roman"/>
          <w:shd w:val="clear" w:color="auto" w:fill="FFFFFF" w:themeFill="background1"/>
        </w:rPr>
        <w:t xml:space="preserve">Another issue is that these challenges are </w:t>
      </w:r>
      <w:r w:rsidR="00CC6822" w:rsidRPr="009B5B3F">
        <w:rPr>
          <w:rFonts w:cs="Times New Roman"/>
          <w:shd w:val="clear" w:color="auto" w:fill="FFFFFF" w:themeFill="background1"/>
        </w:rPr>
        <w:t>not</w:t>
      </w:r>
      <w:r w:rsidR="00D811A9" w:rsidRPr="009B5B3F">
        <w:rPr>
          <w:rFonts w:cs="Times New Roman"/>
          <w:shd w:val="clear" w:color="auto" w:fill="FFFFFF" w:themeFill="background1"/>
        </w:rPr>
        <w:t xml:space="preserve"> </w:t>
      </w:r>
      <w:r w:rsidRPr="009B5B3F">
        <w:rPr>
          <w:rFonts w:cs="Times New Roman"/>
          <w:shd w:val="clear" w:color="auto" w:fill="FFFFFF" w:themeFill="background1"/>
          <w:lang w:eastAsia="zh-CN"/>
        </w:rPr>
        <w:t>isolated; they are deeply interrelated and often reinforce one another,</w:t>
      </w:r>
      <w:r w:rsidRPr="008A2F74">
        <w:rPr>
          <w:rFonts w:cs="Times New Roman"/>
          <w:lang w:eastAsia="zh-CN"/>
        </w:rPr>
        <w:t xml:space="preserve"> creating a complex web of barriers to effective learning and teaching in software architecture. These interactions are illustrated by</w:t>
      </w:r>
      <w:r w:rsidR="00A37064" w:rsidRPr="008A2F74">
        <w:rPr>
          <w:rFonts w:cs="Times New Roman"/>
          <w:lang w:eastAsia="zh-CN"/>
        </w:rPr>
        <w:t xml:space="preserve"> </w:t>
      </w:r>
      <w:r w:rsidR="008D02E9" w:rsidRPr="008D02E9">
        <w:rPr>
          <w:rFonts w:cs="Times New Roman"/>
          <w:i/>
          <w:iCs/>
          <w:lang w:eastAsia="zh-CN"/>
        </w:rPr>
        <w:fldChar w:fldCharType="begin"/>
      </w:r>
      <w:r w:rsidR="008D02E9" w:rsidRPr="008D02E9">
        <w:rPr>
          <w:rFonts w:cs="Times New Roman"/>
          <w:i/>
          <w:iCs/>
          <w:lang w:eastAsia="zh-CN"/>
        </w:rPr>
        <w:instrText xml:space="preserve"> REF _Ref196664903 \h </w:instrText>
      </w:r>
      <w:r w:rsidR="008D02E9">
        <w:rPr>
          <w:rFonts w:cs="Times New Roman"/>
          <w:i/>
          <w:iCs/>
          <w:lang w:eastAsia="zh-CN"/>
        </w:rPr>
        <w:instrText xml:space="preserve"> \* MERGEFORMAT </w:instrText>
      </w:r>
      <w:r w:rsidR="008D02E9" w:rsidRPr="008D02E9">
        <w:rPr>
          <w:rFonts w:cs="Times New Roman"/>
          <w:i/>
          <w:iCs/>
          <w:lang w:eastAsia="zh-CN"/>
        </w:rPr>
      </w:r>
      <w:r w:rsidR="008D02E9" w:rsidRPr="008D02E9">
        <w:rPr>
          <w:rFonts w:cs="Times New Roman"/>
          <w:i/>
          <w:iCs/>
          <w:lang w:eastAsia="zh-CN"/>
        </w:rPr>
        <w:fldChar w:fldCharType="separate"/>
      </w:r>
      <w:r w:rsidR="00AC0657" w:rsidRPr="00AC0657">
        <w:rPr>
          <w:i/>
          <w:iCs/>
        </w:rPr>
        <w:t xml:space="preserve">Figure </w:t>
      </w:r>
      <w:r w:rsidR="00AC0657" w:rsidRPr="00AC0657">
        <w:rPr>
          <w:i/>
          <w:iCs/>
          <w:noProof/>
        </w:rPr>
        <w:t>8</w:t>
      </w:r>
      <w:r w:rsidR="008D02E9" w:rsidRPr="008D02E9">
        <w:rPr>
          <w:rFonts w:cs="Times New Roman"/>
          <w:i/>
          <w:iCs/>
          <w:lang w:eastAsia="zh-CN"/>
        </w:rPr>
        <w:fldChar w:fldCharType="end"/>
      </w:r>
      <w:r w:rsidR="00A37064" w:rsidRPr="008A2F74">
        <w:rPr>
          <w:rFonts w:cs="Times New Roman"/>
          <w:lang w:eastAsia="zh-CN"/>
        </w:rPr>
        <w:t>.</w:t>
      </w:r>
      <w:r w:rsidRPr="008A2F74">
        <w:rPr>
          <w:rFonts w:cs="Times New Roman"/>
          <w:lang w:eastAsia="zh-CN"/>
        </w:rPr>
        <w:t xml:space="preserve"> Accordingly, as one of the most frequently cited challenges, Abstractness </w:t>
      </w:r>
      <w:r w:rsidR="008D02E9">
        <w:rPr>
          <w:rFonts w:cs="Times New Roman"/>
          <w:lang w:eastAsia="zh-CN"/>
        </w:rPr>
        <w:t>and</w:t>
      </w:r>
      <w:r w:rsidRPr="008A2F74">
        <w:rPr>
          <w:rFonts w:cs="Times New Roman"/>
          <w:lang w:eastAsia="zh-CN"/>
        </w:rPr>
        <w:t xml:space="preserve"> Conceptual Difficulty </w:t>
      </w:r>
      <w:r w:rsidR="00C433A8">
        <w:rPr>
          <w:rFonts w:cs="Times New Roman"/>
          <w:lang w:eastAsia="zh-CN"/>
        </w:rPr>
        <w:t>are</w:t>
      </w:r>
      <w:r w:rsidRPr="008A2F74">
        <w:rPr>
          <w:rFonts w:cs="Times New Roman"/>
          <w:lang w:eastAsia="zh-CN"/>
        </w:rPr>
        <w:t xml:space="preserve"> foundational challenge</w:t>
      </w:r>
      <w:r w:rsidR="00C433A8">
        <w:rPr>
          <w:rFonts w:cs="Times New Roman"/>
          <w:lang w:eastAsia="zh-CN"/>
        </w:rPr>
        <w:t>s</w:t>
      </w:r>
      <w:r w:rsidRPr="008A2F74">
        <w:rPr>
          <w:rFonts w:cs="Times New Roman"/>
          <w:lang w:eastAsia="zh-CN"/>
        </w:rPr>
        <w:t xml:space="preserve"> that could lead to many other challenges. For example, when students struggle to conceptualise architectural thinking, their motivation (Challenge 6) and ability to collaborate (Challenge 5) can diminish, especially in group settings where </w:t>
      </w:r>
      <w:r w:rsidRPr="008A2F74">
        <w:rPr>
          <w:rFonts w:cs="Times New Roman"/>
          <w:lang w:eastAsia="zh-CN"/>
        </w:rPr>
        <w:lastRenderedPageBreak/>
        <w:t xml:space="preserve">advanced understanding is required. Further, Curriculum </w:t>
      </w:r>
      <w:r w:rsidR="008D02E9">
        <w:rPr>
          <w:rFonts w:cs="Times New Roman"/>
          <w:lang w:eastAsia="zh-CN"/>
        </w:rPr>
        <w:t>and</w:t>
      </w:r>
      <w:r w:rsidRPr="008A2F74">
        <w:rPr>
          <w:rFonts w:cs="Times New Roman"/>
          <w:lang w:eastAsia="zh-CN"/>
        </w:rPr>
        <w:t xml:space="preserve"> Content Gaps (Challenge 9) may also intensify many other challenges, such as Assessment </w:t>
      </w:r>
      <w:r w:rsidR="008D02E9">
        <w:rPr>
          <w:rFonts w:cs="Times New Roman"/>
          <w:lang w:eastAsia="zh-CN"/>
        </w:rPr>
        <w:t>and</w:t>
      </w:r>
      <w:r w:rsidRPr="008A2F74">
        <w:rPr>
          <w:rFonts w:cs="Times New Roman"/>
          <w:lang w:eastAsia="zh-CN"/>
        </w:rPr>
        <w:t xml:space="preserve"> Evaluation (Challenge 10) and incentives for industry experts to join education (Challenge 11). In summary, these interactions are complex, as demonstrated in </w:t>
      </w:r>
      <w:r w:rsidR="00D65D58" w:rsidRPr="00D65D58">
        <w:rPr>
          <w:rFonts w:cs="Times New Roman"/>
          <w:i/>
          <w:iCs/>
          <w:lang w:eastAsia="zh-CN"/>
        </w:rPr>
        <w:fldChar w:fldCharType="begin"/>
      </w:r>
      <w:r w:rsidR="00D65D58" w:rsidRPr="00D65D58">
        <w:rPr>
          <w:rFonts w:cs="Times New Roman"/>
          <w:i/>
          <w:iCs/>
          <w:lang w:eastAsia="zh-CN"/>
        </w:rPr>
        <w:instrText xml:space="preserve"> REF _Ref196664903 \h </w:instrText>
      </w:r>
      <w:r w:rsidR="00D65D58">
        <w:rPr>
          <w:rFonts w:cs="Times New Roman"/>
          <w:i/>
          <w:iCs/>
          <w:lang w:eastAsia="zh-CN"/>
        </w:rPr>
        <w:instrText xml:space="preserve"> \* MERGEFORMAT </w:instrText>
      </w:r>
      <w:r w:rsidR="00D65D58" w:rsidRPr="00D65D58">
        <w:rPr>
          <w:rFonts w:cs="Times New Roman"/>
          <w:i/>
          <w:iCs/>
          <w:lang w:eastAsia="zh-CN"/>
        </w:rPr>
      </w:r>
      <w:r w:rsidR="00D65D58" w:rsidRPr="00D65D58">
        <w:rPr>
          <w:rFonts w:cs="Times New Roman"/>
          <w:i/>
          <w:iCs/>
          <w:lang w:eastAsia="zh-CN"/>
        </w:rPr>
        <w:fldChar w:fldCharType="separate"/>
      </w:r>
      <w:r w:rsidR="00AC0657" w:rsidRPr="00AC0657">
        <w:rPr>
          <w:i/>
          <w:iCs/>
        </w:rPr>
        <w:t xml:space="preserve">Figure </w:t>
      </w:r>
      <w:r w:rsidR="00AC0657" w:rsidRPr="00AC0657">
        <w:rPr>
          <w:i/>
          <w:iCs/>
          <w:noProof/>
        </w:rPr>
        <w:t>8</w:t>
      </w:r>
      <w:r w:rsidR="00D65D58" w:rsidRPr="00D65D58">
        <w:rPr>
          <w:rFonts w:cs="Times New Roman"/>
          <w:i/>
          <w:iCs/>
          <w:lang w:eastAsia="zh-CN"/>
        </w:rPr>
        <w:fldChar w:fldCharType="end"/>
      </w:r>
      <w:r w:rsidRPr="008A2F74">
        <w:rPr>
          <w:rFonts w:cs="Times New Roman"/>
          <w:lang w:eastAsia="zh-CN"/>
        </w:rPr>
        <w:t xml:space="preserve">, which collectively influence the implementation of various teaching strategies and themes. </w:t>
      </w:r>
    </w:p>
    <w:p w14:paraId="35193CFA" w14:textId="2B142B5B" w:rsidR="001A7063" w:rsidRPr="008A2F74" w:rsidRDefault="001A7063" w:rsidP="00D577FF">
      <w:pPr>
        <w:spacing w:line="276" w:lineRule="auto"/>
        <w:jc w:val="both"/>
        <w:rPr>
          <w:rFonts w:cs="Times New Roman"/>
          <w:lang w:eastAsia="zh-CN"/>
        </w:rPr>
      </w:pPr>
      <w:r w:rsidRPr="008A2F74">
        <w:rPr>
          <w:rFonts w:cs="Times New Roman"/>
          <w:lang w:eastAsia="zh-CN"/>
        </w:rPr>
        <w:t xml:space="preserve">From the students’ perspective, </w:t>
      </w:r>
      <w:r w:rsidR="00922BC2">
        <w:rPr>
          <w:rFonts w:cs="Times New Roman"/>
          <w:lang w:eastAsia="zh-CN"/>
        </w:rPr>
        <w:t>educators' strategies</w:t>
      </w:r>
      <w:r w:rsidRPr="008A2F74">
        <w:rPr>
          <w:rFonts w:cs="Times New Roman"/>
          <w:lang w:eastAsia="zh-CN"/>
        </w:rPr>
        <w:t xml:space="preserve"> to handle these challenges are critically important. With Abstractness </w:t>
      </w:r>
      <w:r w:rsidR="008D02E9">
        <w:rPr>
          <w:rFonts w:cs="Times New Roman"/>
          <w:lang w:eastAsia="zh-CN"/>
        </w:rPr>
        <w:t>and</w:t>
      </w:r>
      <w:r w:rsidRPr="008A2F74">
        <w:rPr>
          <w:rFonts w:cs="Times New Roman"/>
          <w:lang w:eastAsia="zh-CN"/>
        </w:rPr>
        <w:t xml:space="preserve"> Conceptual Difficulty and Time and Workload Constraints as the most influential barriers, students expect instructors to select appropriate, relatable examples that balance complexity and simplicity. This balance helps students grasp abstract architectural concepts without being overwhelmed. Moreover, efficient teaching methods, such as scaffolded learning, visual modelling tools, and real-world case studies, can bridge the gap between theory and application. In high-workload environments, students value structured content delivery and timely feedback that could enhance their deep understanding of the concepts in software architecture. All these require instructors to be mindful of workload and time constraints and be able to select the most suitable teaching themes to not only enhance conceptual understanding but also foster the skills and mindset needed for real-world </w:t>
      </w:r>
      <w:r w:rsidR="00CA534D" w:rsidRPr="008A2F74">
        <w:rPr>
          <w:rFonts w:cs="Times New Roman"/>
          <w:lang w:eastAsia="zh-CN"/>
        </w:rPr>
        <w:t>SA</w:t>
      </w:r>
      <w:r w:rsidRPr="008A2F74">
        <w:rPr>
          <w:rFonts w:cs="Times New Roman"/>
          <w:lang w:eastAsia="zh-CN"/>
        </w:rPr>
        <w:t xml:space="preserve"> practice</w:t>
      </w:r>
      <w:r w:rsidR="00CA534D" w:rsidRPr="008A2F74">
        <w:rPr>
          <w:rFonts w:cs="Times New Roman"/>
          <w:lang w:eastAsia="zh-CN"/>
        </w:rPr>
        <w:t xml:space="preserve"> to ensure their engagement. </w:t>
      </w:r>
    </w:p>
    <w:p w14:paraId="244511B9" w14:textId="77777777" w:rsidR="001A7063" w:rsidRPr="008A2F74" w:rsidRDefault="001A7063" w:rsidP="00D577FF">
      <w:pPr>
        <w:spacing w:line="276" w:lineRule="auto"/>
        <w:jc w:val="both"/>
        <w:rPr>
          <w:rFonts w:cs="Times New Roman"/>
        </w:rPr>
      </w:pPr>
      <w:r w:rsidRPr="008A2F74">
        <w:rPr>
          <w:rFonts w:cs="Times New Roman"/>
          <w:noProof/>
        </w:rPr>
        <w:drawing>
          <wp:inline distT="0" distB="0" distL="0" distR="0" wp14:anchorId="052DDFCD" wp14:editId="4BEF711F">
            <wp:extent cx="5943600" cy="4453890"/>
            <wp:effectExtent l="0" t="0" r="0" b="3810"/>
            <wp:docPr id="1568001030"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01030" name="Picture 1" descr="A diagram of a company&#10;&#10;AI-generated content may be incorrect."/>
                    <pic:cNvPicPr/>
                  </pic:nvPicPr>
                  <pic:blipFill>
                    <a:blip r:embed="rId28"/>
                    <a:stretch>
                      <a:fillRect/>
                    </a:stretch>
                  </pic:blipFill>
                  <pic:spPr>
                    <a:xfrm>
                      <a:off x="0" y="0"/>
                      <a:ext cx="5943600" cy="4453890"/>
                    </a:xfrm>
                    <a:prstGeom prst="rect">
                      <a:avLst/>
                    </a:prstGeom>
                  </pic:spPr>
                </pic:pic>
              </a:graphicData>
            </a:graphic>
          </wp:inline>
        </w:drawing>
      </w:r>
    </w:p>
    <w:p w14:paraId="0F2CE716" w14:textId="4902F731" w:rsidR="0078395B" w:rsidRDefault="0078395B" w:rsidP="00D65D58">
      <w:pPr>
        <w:pStyle w:val="Figurecaption"/>
        <w:rPr>
          <w:rFonts w:cs="Times New Roman"/>
          <w:b/>
        </w:rPr>
      </w:pPr>
      <w:bookmarkStart w:id="16" w:name="_Ref196664917"/>
      <w:r>
        <w:t xml:space="preserve">Figure </w:t>
      </w:r>
      <w:r>
        <w:fldChar w:fldCharType="begin"/>
      </w:r>
      <w:r>
        <w:instrText xml:space="preserve"> SEQ Figure \* ARABIC </w:instrText>
      </w:r>
      <w:r>
        <w:fldChar w:fldCharType="separate"/>
      </w:r>
      <w:r w:rsidR="00AC0657">
        <w:rPr>
          <w:noProof/>
        </w:rPr>
        <w:t>9</w:t>
      </w:r>
      <w:r>
        <w:fldChar w:fldCharType="end"/>
      </w:r>
      <w:bookmarkEnd w:id="16"/>
      <w:r>
        <w:t xml:space="preserve">: </w:t>
      </w:r>
      <w:r w:rsidRPr="00AD1613">
        <w:t>Interconnection of challenges</w:t>
      </w:r>
    </w:p>
    <w:p w14:paraId="566AC1B6" w14:textId="5325AD91" w:rsidR="00001A8C" w:rsidRPr="008A2F74" w:rsidRDefault="00F36B00" w:rsidP="00F36B00">
      <w:pPr>
        <w:pStyle w:val="Heading1"/>
        <w:numPr>
          <w:ilvl w:val="0"/>
          <w:numId w:val="16"/>
        </w:numPr>
        <w:spacing w:line="276" w:lineRule="auto"/>
        <w:ind w:left="426" w:hanging="426"/>
        <w:rPr>
          <w:rFonts w:cs="Times New Roman"/>
          <w:szCs w:val="24"/>
        </w:rPr>
      </w:pPr>
      <w:r w:rsidRPr="008A2F74">
        <w:rPr>
          <w:rFonts w:cs="Times New Roman"/>
          <w:szCs w:val="24"/>
        </w:rPr>
        <w:lastRenderedPageBreak/>
        <w:t xml:space="preserve">THREATS TO VALIDITY </w:t>
      </w:r>
    </w:p>
    <w:p w14:paraId="58963709" w14:textId="7AEA4ADC" w:rsidR="00001A8C" w:rsidRPr="008A2F74" w:rsidRDefault="00001A8C" w:rsidP="00D577FF">
      <w:pPr>
        <w:spacing w:line="276" w:lineRule="auto"/>
        <w:jc w:val="both"/>
        <w:rPr>
          <w:rFonts w:eastAsia="New Gulim" w:cs="Times New Roman"/>
        </w:rPr>
      </w:pPr>
      <w:r w:rsidRPr="008A2F74">
        <w:rPr>
          <w:rFonts w:eastAsia="New Gulim" w:cs="Times New Roman"/>
        </w:rPr>
        <w:t>This systematic review was conducted using rigorous methods</w:t>
      </w:r>
      <w:r w:rsidR="00A96999" w:rsidRPr="008A2F74">
        <w:rPr>
          <w:rFonts w:eastAsia="New Gulim" w:cs="Times New Roman"/>
        </w:rPr>
        <w:t>.</w:t>
      </w:r>
      <w:r w:rsidRPr="008A2F74">
        <w:rPr>
          <w:rFonts w:eastAsia="New Gulim" w:cs="Times New Roman"/>
        </w:rPr>
        <w:t xml:space="preserve"> </w:t>
      </w:r>
      <w:r w:rsidR="00A96999" w:rsidRPr="008A2F74">
        <w:rPr>
          <w:rFonts w:eastAsia="New Gulim" w:cs="Times New Roman"/>
        </w:rPr>
        <w:t>H</w:t>
      </w:r>
      <w:r w:rsidRPr="008A2F74">
        <w:rPr>
          <w:rFonts w:eastAsia="New Gulim" w:cs="Times New Roman"/>
        </w:rPr>
        <w:t xml:space="preserve">owever, three threats to validity </w:t>
      </w:r>
      <w:r w:rsidR="00922BC2">
        <w:rPr>
          <w:rFonts w:eastAsia="New Gulim" w:cs="Times New Roman"/>
        </w:rPr>
        <w:t>mus</w:t>
      </w:r>
      <w:r w:rsidR="00A96999" w:rsidRPr="008A2F74">
        <w:rPr>
          <w:rFonts w:eastAsia="New Gulim" w:cs="Times New Roman"/>
        </w:rPr>
        <w:t>t</w:t>
      </w:r>
      <w:r w:rsidRPr="008A2F74">
        <w:rPr>
          <w:rFonts w:eastAsia="New Gulim" w:cs="Times New Roman"/>
        </w:rPr>
        <w:t xml:space="preserve"> be acknowledged here. </w:t>
      </w:r>
    </w:p>
    <w:p w14:paraId="791F1EAA" w14:textId="2979B0C4" w:rsidR="00712F9A" w:rsidRPr="00712F9A" w:rsidRDefault="00001A8C" w:rsidP="00A66FB0">
      <w:pPr>
        <w:pStyle w:val="ListParagraph"/>
        <w:numPr>
          <w:ilvl w:val="0"/>
          <w:numId w:val="23"/>
        </w:numPr>
        <w:spacing w:before="240" w:line="276" w:lineRule="auto"/>
        <w:jc w:val="both"/>
        <w:rPr>
          <w:rFonts w:eastAsia="New Gulim" w:cs="Times New Roman"/>
        </w:rPr>
      </w:pPr>
      <w:r w:rsidRPr="008A2F74">
        <w:rPr>
          <w:rFonts w:eastAsia="New Gulim" w:cs="Times New Roman"/>
        </w:rPr>
        <w:t>There is a risk of selection bias in the screening and inclusion process. Although multiple reviewers reviewed and cross</w:t>
      </w:r>
      <w:r w:rsidR="00922BC2">
        <w:rPr>
          <w:rFonts w:eastAsia="New Gulim" w:cs="Times New Roman"/>
        </w:rPr>
        <w:t>-</w:t>
      </w:r>
      <w:r w:rsidRPr="008A2F74">
        <w:rPr>
          <w:rFonts w:eastAsia="New Gulim" w:cs="Times New Roman"/>
        </w:rPr>
        <w:t xml:space="preserve">validated the study inclusion, </w:t>
      </w:r>
      <w:r w:rsidR="00922BC2">
        <w:rPr>
          <w:rFonts w:eastAsia="New Gulim" w:cs="Times New Roman"/>
        </w:rPr>
        <w:t>subjective judgment may still influence the decision</w:t>
      </w:r>
      <w:r w:rsidRPr="008A2F74">
        <w:rPr>
          <w:rFonts w:eastAsia="New Gulim" w:cs="Times New Roman"/>
        </w:rPr>
        <w:t>. Moreover, the use of search string</w:t>
      </w:r>
      <w:r w:rsidR="00922BC2">
        <w:rPr>
          <w:rFonts w:eastAsia="New Gulim" w:cs="Times New Roman"/>
        </w:rPr>
        <w:t>s</w:t>
      </w:r>
      <w:r w:rsidRPr="008A2F74">
        <w:rPr>
          <w:rFonts w:eastAsia="New Gulim" w:cs="Times New Roman"/>
        </w:rPr>
        <w:t xml:space="preserve"> may also influence it. Therefore, the search protocol was developed</w:t>
      </w:r>
      <w:r w:rsidR="00922BC2">
        <w:rPr>
          <w:rFonts w:eastAsia="New Gulim" w:cs="Times New Roman"/>
        </w:rPr>
        <w:t>,</w:t>
      </w:r>
      <w:r w:rsidRPr="008A2F74">
        <w:rPr>
          <w:rFonts w:eastAsia="New Gulim" w:cs="Times New Roman"/>
        </w:rPr>
        <w:t xml:space="preserve"> and Covidence was used to minimise the bias through collaborative review.</w:t>
      </w:r>
    </w:p>
    <w:p w14:paraId="0ADB9CE1" w14:textId="3C7F05E7" w:rsidR="00001A8C" w:rsidRPr="008A2F74" w:rsidRDefault="00001A8C" w:rsidP="00A66FB0">
      <w:pPr>
        <w:pStyle w:val="ListParagraph"/>
        <w:numPr>
          <w:ilvl w:val="0"/>
          <w:numId w:val="23"/>
        </w:numPr>
        <w:spacing w:before="240" w:after="0" w:line="276" w:lineRule="auto"/>
        <w:ind w:left="426" w:hanging="426"/>
        <w:jc w:val="both"/>
        <w:rPr>
          <w:rFonts w:eastAsia="New Gulim" w:cs="Times New Roman"/>
        </w:rPr>
      </w:pPr>
      <w:r w:rsidRPr="008A2F74">
        <w:rPr>
          <w:rFonts w:eastAsia="New Gulim" w:cs="Times New Roman"/>
        </w:rPr>
        <w:t xml:space="preserve">Data extraction was based on predefined thematic categories for teaching strategies, assessment types, outcomes and challenges. However, variations in terminology and interpretation across studies may have introduced inconsistencies. To reduce the bias in data extraction, each reviewer extracted the data for all research questions from the paper we downloaded during </w:t>
      </w:r>
      <w:r w:rsidR="00922BC2">
        <w:rPr>
          <w:rFonts w:eastAsia="New Gulim" w:cs="Times New Roman"/>
        </w:rPr>
        <w:t xml:space="preserve">the </w:t>
      </w:r>
      <w:r w:rsidRPr="008A2F74">
        <w:rPr>
          <w:rFonts w:eastAsia="New Gulim" w:cs="Times New Roman"/>
        </w:rPr>
        <w:t>search strategy. In the next step, each re</w:t>
      </w:r>
      <w:r w:rsidR="00922BC2">
        <w:rPr>
          <w:rFonts w:eastAsia="New Gulim" w:cs="Times New Roman"/>
        </w:rPr>
        <w:t>viewer reviewed each research question,</w:t>
      </w:r>
      <w:r w:rsidRPr="008A2F74">
        <w:rPr>
          <w:rFonts w:eastAsia="New Gulim" w:cs="Times New Roman"/>
        </w:rPr>
        <w:t xml:space="preserve"> validating </w:t>
      </w:r>
      <w:r w:rsidR="00922BC2">
        <w:rPr>
          <w:rFonts w:eastAsia="New Gulim" w:cs="Times New Roman"/>
        </w:rPr>
        <w:t xml:space="preserve">it </w:t>
      </w:r>
      <w:r w:rsidRPr="008A2F74">
        <w:rPr>
          <w:rFonts w:eastAsia="New Gulim" w:cs="Times New Roman"/>
        </w:rPr>
        <w:t xml:space="preserve">with the articles. Moreover, </w:t>
      </w:r>
      <w:r w:rsidR="00922BC2">
        <w:rPr>
          <w:rFonts w:eastAsia="New Gulim" w:cs="Times New Roman"/>
        </w:rPr>
        <w:t xml:space="preserve">the </w:t>
      </w:r>
      <w:r w:rsidRPr="008A2F74">
        <w:rPr>
          <w:rFonts w:eastAsia="New Gulim" w:cs="Times New Roman"/>
        </w:rPr>
        <w:t xml:space="preserve">thorough discussion was conducted to </w:t>
      </w:r>
      <w:r w:rsidR="00922BC2">
        <w:rPr>
          <w:rFonts w:eastAsia="New Gulim" w:cs="Times New Roman"/>
        </w:rPr>
        <w:t>ensur</w:t>
      </w:r>
      <w:r w:rsidRPr="008A2F74">
        <w:rPr>
          <w:rFonts w:eastAsia="New Gulim" w:cs="Times New Roman"/>
        </w:rPr>
        <w:t xml:space="preserve">e thematic reliability. </w:t>
      </w:r>
    </w:p>
    <w:p w14:paraId="4507103E" w14:textId="70123952" w:rsidR="001A7063" w:rsidRPr="008A2F74" w:rsidRDefault="00001A8C" w:rsidP="00A66FB0">
      <w:pPr>
        <w:pStyle w:val="ListParagraph"/>
        <w:numPr>
          <w:ilvl w:val="0"/>
          <w:numId w:val="23"/>
        </w:numPr>
        <w:spacing w:before="240" w:line="276" w:lineRule="auto"/>
        <w:ind w:left="426" w:hanging="426"/>
        <w:jc w:val="both"/>
        <w:rPr>
          <w:rFonts w:eastAsia="New Gulim" w:cs="Times New Roman"/>
        </w:rPr>
      </w:pPr>
      <w:r w:rsidRPr="008A2F74">
        <w:rPr>
          <w:rFonts w:eastAsia="New Gulim" w:cs="Times New Roman"/>
        </w:rPr>
        <w:t xml:space="preserve">The synthesis was based on thematic analysis and classification. While this approach supports interpretive depth, it may be limited by the heterogeneity of study contexts and reporting quality, potentially affecting the generalisability and consistency of the insights presented. To reduce this threat, </w:t>
      </w:r>
      <w:r w:rsidR="00922BC2">
        <w:rPr>
          <w:rFonts w:eastAsia="New Gulim" w:cs="Times New Roman"/>
        </w:rPr>
        <w:t>each researcher proofread the draft report several times</w:t>
      </w:r>
      <w:r w:rsidRPr="008A2F74">
        <w:rPr>
          <w:rFonts w:eastAsia="New Gulim" w:cs="Times New Roman"/>
        </w:rPr>
        <w:t xml:space="preserve"> and corrected the misinformed </w:t>
      </w:r>
      <w:r w:rsidR="00B733F2" w:rsidRPr="008A2F74">
        <w:rPr>
          <w:rFonts w:eastAsia="New Gulim" w:cs="Times New Roman"/>
        </w:rPr>
        <w:t>sections</w:t>
      </w:r>
      <w:r w:rsidRPr="008A2F74">
        <w:rPr>
          <w:rFonts w:eastAsia="New Gulim" w:cs="Times New Roman"/>
        </w:rPr>
        <w:t xml:space="preserve">.  </w:t>
      </w:r>
    </w:p>
    <w:p w14:paraId="01C4EB5A" w14:textId="39EE1FE3" w:rsidR="00845666" w:rsidRPr="008A2F74" w:rsidRDefault="00F36B00" w:rsidP="00F36B00">
      <w:pPr>
        <w:pStyle w:val="Heading1"/>
        <w:numPr>
          <w:ilvl w:val="0"/>
          <w:numId w:val="16"/>
        </w:numPr>
        <w:spacing w:line="276" w:lineRule="auto"/>
        <w:ind w:left="426" w:hanging="426"/>
        <w:rPr>
          <w:rFonts w:cs="Times New Roman"/>
          <w:szCs w:val="24"/>
        </w:rPr>
      </w:pPr>
      <w:r w:rsidRPr="008A2F74">
        <w:rPr>
          <w:rFonts w:cs="Times New Roman"/>
          <w:szCs w:val="24"/>
        </w:rPr>
        <w:t xml:space="preserve">FUTURE WORK </w:t>
      </w:r>
    </w:p>
    <w:p w14:paraId="0A3CD94F" w14:textId="77777777" w:rsidR="00F36B00" w:rsidRPr="008A2F74" w:rsidRDefault="00845666" w:rsidP="00F36B00">
      <w:pPr>
        <w:spacing w:line="276" w:lineRule="auto"/>
        <w:rPr>
          <w:rFonts w:eastAsia="New Gulim" w:cs="Times New Roman"/>
        </w:rPr>
      </w:pPr>
      <w:r w:rsidRPr="008A2F74">
        <w:rPr>
          <w:rFonts w:eastAsia="New Gulim" w:cs="Times New Roman"/>
        </w:rPr>
        <w:t>In the future scope, we would like to propose the following work:</w:t>
      </w:r>
    </w:p>
    <w:p w14:paraId="6E88C54F" w14:textId="77777777" w:rsidR="00F36B00" w:rsidRPr="008A2F74" w:rsidRDefault="00845666" w:rsidP="00F36B00">
      <w:pPr>
        <w:pStyle w:val="ListParagraph"/>
        <w:numPr>
          <w:ilvl w:val="0"/>
          <w:numId w:val="29"/>
        </w:numPr>
        <w:spacing w:line="276" w:lineRule="auto"/>
        <w:ind w:left="426" w:hanging="426"/>
        <w:rPr>
          <w:rFonts w:eastAsia="New Gulim" w:cs="Times New Roman"/>
          <w:b/>
        </w:rPr>
      </w:pPr>
      <w:r w:rsidRPr="008A2F74">
        <w:rPr>
          <w:rFonts w:eastAsia="New Gulim" w:cs="Times New Roman"/>
          <w:b/>
        </w:rPr>
        <w:t xml:space="preserve">Longitudinal Study on Findings </w:t>
      </w:r>
    </w:p>
    <w:p w14:paraId="7E342DE2" w14:textId="06B52E0E" w:rsidR="00F36B00" w:rsidRPr="008A2F74" w:rsidRDefault="00845666" w:rsidP="00F36B00">
      <w:pPr>
        <w:pStyle w:val="ListParagraph"/>
        <w:spacing w:line="276" w:lineRule="auto"/>
        <w:ind w:left="426"/>
        <w:rPr>
          <w:rFonts w:eastAsia="New Gulim" w:cs="Times New Roman"/>
        </w:rPr>
      </w:pPr>
      <w:r w:rsidRPr="008A2F74">
        <w:rPr>
          <w:rFonts w:eastAsia="New Gulim" w:cs="Times New Roman"/>
        </w:rPr>
        <w:t xml:space="preserve">This paper has mentioned </w:t>
      </w:r>
      <w:r w:rsidR="00772D6E" w:rsidRPr="008A2F74">
        <w:rPr>
          <w:rFonts w:eastAsia="New Gulim" w:cs="Times New Roman"/>
        </w:rPr>
        <w:t>a</w:t>
      </w:r>
      <w:r w:rsidRPr="008A2F74">
        <w:rPr>
          <w:rFonts w:eastAsia="New Gulim" w:cs="Times New Roman"/>
        </w:rPr>
        <w:t xml:space="preserve"> few teaching strategies and assessment methods that improved learning performance and prepar</w:t>
      </w:r>
      <w:r w:rsidR="006C7952" w:rsidRPr="008A2F74">
        <w:rPr>
          <w:rFonts w:eastAsia="New Gulim" w:cs="Times New Roman"/>
        </w:rPr>
        <w:t>ed student</w:t>
      </w:r>
      <w:r w:rsidRPr="008A2F74">
        <w:rPr>
          <w:rFonts w:eastAsia="New Gulim" w:cs="Times New Roman"/>
        </w:rPr>
        <w:t>s for the job market with skills. Yet,</w:t>
      </w:r>
      <w:r w:rsidR="006C7952" w:rsidRPr="008A2F74">
        <w:rPr>
          <w:rFonts w:eastAsia="New Gulim" w:cs="Times New Roman"/>
        </w:rPr>
        <w:t xml:space="preserve"> </w:t>
      </w:r>
      <w:r w:rsidRPr="008A2F74">
        <w:rPr>
          <w:rFonts w:eastAsia="New Gulim" w:cs="Times New Roman"/>
        </w:rPr>
        <w:t xml:space="preserve">no studies </w:t>
      </w:r>
      <w:r w:rsidR="00772D6E" w:rsidRPr="008A2F74">
        <w:rPr>
          <w:rFonts w:eastAsia="New Gulim" w:cs="Times New Roman"/>
        </w:rPr>
        <w:t xml:space="preserve">have been </w:t>
      </w:r>
      <w:r w:rsidRPr="008A2F74">
        <w:rPr>
          <w:rFonts w:eastAsia="New Gulim" w:cs="Times New Roman"/>
        </w:rPr>
        <w:t xml:space="preserve">done </w:t>
      </w:r>
      <w:r w:rsidR="00772D6E" w:rsidRPr="008A2F74">
        <w:rPr>
          <w:rFonts w:eastAsia="New Gulim" w:cs="Times New Roman"/>
        </w:rPr>
        <w:t>on</w:t>
      </w:r>
      <w:r w:rsidRPr="008A2F74">
        <w:rPr>
          <w:rFonts w:eastAsia="New Gulim" w:cs="Times New Roman"/>
        </w:rPr>
        <w:t xml:space="preserve"> teaching strategies, assessment method</w:t>
      </w:r>
      <w:r w:rsidR="006C7952" w:rsidRPr="008A2F74">
        <w:rPr>
          <w:rFonts w:eastAsia="New Gulim" w:cs="Times New Roman"/>
        </w:rPr>
        <w:t>s,</w:t>
      </w:r>
      <w:r w:rsidRPr="008A2F74">
        <w:rPr>
          <w:rFonts w:eastAsia="New Gulim" w:cs="Times New Roman"/>
        </w:rPr>
        <w:t xml:space="preserve"> and their professional impact. Therefore, </w:t>
      </w:r>
      <w:r w:rsidR="006C7952" w:rsidRPr="008A2F74">
        <w:rPr>
          <w:rFonts w:eastAsia="New Gulim" w:cs="Times New Roman"/>
        </w:rPr>
        <w:t>a</w:t>
      </w:r>
      <w:r w:rsidRPr="008A2F74">
        <w:rPr>
          <w:rFonts w:eastAsia="New Gulim" w:cs="Times New Roman"/>
        </w:rPr>
        <w:t xml:space="preserve"> study can be conducte</w:t>
      </w:r>
      <w:r w:rsidR="006C7952" w:rsidRPr="008A2F74">
        <w:rPr>
          <w:rFonts w:eastAsia="New Gulim" w:cs="Times New Roman"/>
        </w:rPr>
        <w:t>d</w:t>
      </w:r>
      <w:r w:rsidR="00922BC2">
        <w:rPr>
          <w:rFonts w:eastAsia="New Gulim" w:cs="Times New Roman"/>
        </w:rPr>
        <w:t xml:space="preserve"> to validate our findings</w:t>
      </w:r>
      <w:r w:rsidRPr="008A2F74">
        <w:rPr>
          <w:rFonts w:eastAsia="New Gulim" w:cs="Times New Roman"/>
        </w:rPr>
        <w:t xml:space="preserve">.  </w:t>
      </w:r>
    </w:p>
    <w:p w14:paraId="241627F4" w14:textId="77777777" w:rsidR="00F36B00" w:rsidRPr="008A2F74" w:rsidRDefault="00845666" w:rsidP="00F36B00">
      <w:pPr>
        <w:pStyle w:val="ListParagraph"/>
        <w:numPr>
          <w:ilvl w:val="0"/>
          <w:numId w:val="29"/>
        </w:numPr>
        <w:spacing w:line="276" w:lineRule="auto"/>
        <w:ind w:left="426" w:hanging="426"/>
        <w:rPr>
          <w:rFonts w:eastAsia="New Gulim" w:cs="Times New Roman"/>
          <w:b/>
        </w:rPr>
      </w:pPr>
      <w:r w:rsidRPr="008A2F74">
        <w:rPr>
          <w:rFonts w:eastAsia="New Gulim" w:cs="Times New Roman"/>
          <w:b/>
        </w:rPr>
        <w:t xml:space="preserve">Empirical Study of Agile Methodology </w:t>
      </w:r>
    </w:p>
    <w:p w14:paraId="3C41C0A1" w14:textId="77777777" w:rsidR="00F36B00" w:rsidRPr="008A2F74" w:rsidRDefault="00845666" w:rsidP="00F36B00">
      <w:pPr>
        <w:pStyle w:val="ListParagraph"/>
        <w:spacing w:line="276" w:lineRule="auto"/>
        <w:ind w:left="426"/>
        <w:rPr>
          <w:rFonts w:eastAsia="New Gulim" w:cs="Times New Roman"/>
        </w:rPr>
      </w:pPr>
      <w:r w:rsidRPr="008A2F74">
        <w:rPr>
          <w:rFonts w:eastAsia="New Gulim" w:cs="Times New Roman"/>
        </w:rPr>
        <w:t xml:space="preserve">Agile methodology was found promising, but it was found to be rarely used in SA teaching. </w:t>
      </w:r>
      <w:r w:rsidR="006C7952" w:rsidRPr="008A2F74">
        <w:rPr>
          <w:rFonts w:eastAsia="New Gulim" w:cs="Times New Roman"/>
        </w:rPr>
        <w:t>F</w:t>
      </w:r>
      <w:r w:rsidRPr="008A2F74">
        <w:rPr>
          <w:rFonts w:eastAsia="New Gulim" w:cs="Times New Roman"/>
        </w:rPr>
        <w:t xml:space="preserve">uture researchers could conduct </w:t>
      </w:r>
      <w:r w:rsidR="006C7952" w:rsidRPr="008A2F74">
        <w:rPr>
          <w:rFonts w:eastAsia="New Gulim" w:cs="Times New Roman"/>
        </w:rPr>
        <w:t>an</w:t>
      </w:r>
      <w:r w:rsidRPr="008A2F74">
        <w:rPr>
          <w:rFonts w:eastAsia="New Gulim" w:cs="Times New Roman"/>
        </w:rPr>
        <w:t xml:space="preserve"> experimental study on student engagement and skill development using </w:t>
      </w:r>
      <w:r w:rsidR="006C7952" w:rsidRPr="008A2F74">
        <w:rPr>
          <w:rFonts w:eastAsia="New Gulim" w:cs="Times New Roman"/>
        </w:rPr>
        <w:t xml:space="preserve">the </w:t>
      </w:r>
      <w:r w:rsidRPr="008A2F74">
        <w:rPr>
          <w:rFonts w:eastAsia="New Gulim" w:cs="Times New Roman"/>
        </w:rPr>
        <w:t xml:space="preserve">agile method. </w:t>
      </w:r>
    </w:p>
    <w:p w14:paraId="646BC025" w14:textId="77777777" w:rsidR="00F36B00" w:rsidRPr="008A2F74" w:rsidRDefault="00845666" w:rsidP="00F36B00">
      <w:pPr>
        <w:pStyle w:val="ListParagraph"/>
        <w:numPr>
          <w:ilvl w:val="0"/>
          <w:numId w:val="29"/>
        </w:numPr>
        <w:spacing w:line="276" w:lineRule="auto"/>
        <w:ind w:left="426" w:hanging="426"/>
        <w:rPr>
          <w:rFonts w:eastAsia="New Gulim" w:cs="Times New Roman"/>
          <w:b/>
        </w:rPr>
      </w:pPr>
      <w:r w:rsidRPr="008A2F74">
        <w:rPr>
          <w:rFonts w:eastAsia="New Gulim" w:cs="Times New Roman"/>
          <w:b/>
        </w:rPr>
        <w:t>Case Study on the Use of Architectural Kata as Assessment Tools</w:t>
      </w:r>
    </w:p>
    <w:p w14:paraId="12C2439E" w14:textId="16D16F66" w:rsidR="0075285C" w:rsidRPr="008A2F74" w:rsidRDefault="00845666" w:rsidP="00F36B00">
      <w:pPr>
        <w:pStyle w:val="ListParagraph"/>
        <w:spacing w:line="276" w:lineRule="auto"/>
        <w:ind w:left="426"/>
        <w:rPr>
          <w:rFonts w:eastAsia="New Gulim" w:cs="Times New Roman"/>
        </w:rPr>
      </w:pPr>
      <w:r w:rsidRPr="008A2F74">
        <w:rPr>
          <w:rFonts w:eastAsia="New Gulim" w:cs="Times New Roman"/>
        </w:rPr>
        <w:t>Most paper</w:t>
      </w:r>
      <w:r w:rsidR="006C7952" w:rsidRPr="008A2F74">
        <w:rPr>
          <w:rFonts w:eastAsia="New Gulim" w:cs="Times New Roman"/>
        </w:rPr>
        <w:t>s do</w:t>
      </w:r>
      <w:r w:rsidRPr="008A2F74">
        <w:rPr>
          <w:rFonts w:eastAsia="New Gulim" w:cs="Times New Roman"/>
        </w:rPr>
        <w:t xml:space="preserve"> not capture the use of Architectural Kata as </w:t>
      </w:r>
      <w:r w:rsidR="00922BC2">
        <w:rPr>
          <w:rFonts w:eastAsia="New Gulim" w:cs="Times New Roman"/>
        </w:rPr>
        <w:t xml:space="preserve">an </w:t>
      </w:r>
      <w:r w:rsidRPr="008A2F74">
        <w:rPr>
          <w:rFonts w:eastAsia="New Gulim" w:cs="Times New Roman"/>
        </w:rPr>
        <w:t xml:space="preserve">assessment method in SA teaching. It </w:t>
      </w:r>
      <w:r w:rsidR="00922BC2">
        <w:rPr>
          <w:rFonts w:eastAsia="New Gulim" w:cs="Times New Roman"/>
        </w:rPr>
        <w:t>is</w:t>
      </w:r>
      <w:r w:rsidRPr="008A2F74">
        <w:rPr>
          <w:rFonts w:eastAsia="New Gulim" w:cs="Times New Roman"/>
        </w:rPr>
        <w:t xml:space="preserve"> most effective in assessing students’ learning. Therefore, the case study can be conducted to evaluate the effectiveness of Architectural Kata specifically in SA teaching.</w:t>
      </w:r>
    </w:p>
    <w:p w14:paraId="15DFBC88" w14:textId="2E8D34C4" w:rsidR="0075285C" w:rsidRPr="008A2F74" w:rsidRDefault="00F36B00" w:rsidP="00F36B00">
      <w:pPr>
        <w:pStyle w:val="Heading1"/>
        <w:numPr>
          <w:ilvl w:val="0"/>
          <w:numId w:val="16"/>
        </w:numPr>
        <w:spacing w:line="276" w:lineRule="auto"/>
        <w:ind w:left="426" w:hanging="426"/>
        <w:rPr>
          <w:rFonts w:cs="Times New Roman"/>
          <w:szCs w:val="24"/>
        </w:rPr>
      </w:pPr>
      <w:r w:rsidRPr="008A2F74">
        <w:rPr>
          <w:rFonts w:cs="Times New Roman"/>
          <w:szCs w:val="24"/>
        </w:rPr>
        <w:t>CONCLUSION</w:t>
      </w:r>
    </w:p>
    <w:p w14:paraId="09F05A11" w14:textId="77365924" w:rsidR="000E5855" w:rsidRPr="008A2F74" w:rsidRDefault="000E5855" w:rsidP="00D577FF">
      <w:pPr>
        <w:spacing w:line="276" w:lineRule="auto"/>
        <w:jc w:val="both"/>
        <w:rPr>
          <w:rFonts w:eastAsia="Times New Roman" w:cs="Times New Roman"/>
          <w:lang w:eastAsia="en-GB"/>
        </w:rPr>
      </w:pPr>
      <w:r w:rsidRPr="008A2F74">
        <w:rPr>
          <w:rFonts w:cs="Times New Roman"/>
        </w:rPr>
        <w:t>This study is a systematic mapping to investigate various SA teaching strategies based on their capacity to provide hands-on practical experiences, assessment methods, outcomes, a</w:t>
      </w:r>
      <w:r w:rsidR="00922BC2">
        <w:rPr>
          <w:rFonts w:cs="Times New Roman"/>
        </w:rPr>
        <w:t>nd</w:t>
      </w:r>
      <w:r w:rsidRPr="008A2F74">
        <w:rPr>
          <w:rFonts w:cs="Times New Roman"/>
        </w:rPr>
        <w:t xml:space="preserve"> challenges. Based on the review of 82 peer-reviewed papers from 2010 to 2024, our research synthesises their teaching methods into 10 teaching themes, dominated by </w:t>
      </w:r>
      <w:r w:rsidRPr="008A2F74">
        <w:rPr>
          <w:rFonts w:eastAsia="Times New Roman" w:cs="Times New Roman"/>
          <w:lang w:eastAsia="en-GB"/>
        </w:rPr>
        <w:t>student-centred strategies, w</w:t>
      </w:r>
      <w:r w:rsidRPr="008A2F74">
        <w:rPr>
          <w:rFonts w:cs="Times New Roman"/>
        </w:rPr>
        <w:t xml:space="preserve">ith Project-Based Learning (PBL) </w:t>
      </w:r>
      <w:r w:rsidRPr="008A2F74">
        <w:rPr>
          <w:rFonts w:eastAsia="Times New Roman" w:cs="Times New Roman"/>
          <w:lang w:eastAsia="en-GB"/>
        </w:rPr>
        <w:lastRenderedPageBreak/>
        <w:t xml:space="preserve">emerging as the most frequently employed strategy, followed by Real-World Based Learning and Collaborative Learning approaches. These themes are closely aligned with industrial needs due to their focus on hands-on experiences, design thinking, critical reasoning, teamwork and application of architectural frameworks. </w:t>
      </w:r>
    </w:p>
    <w:p w14:paraId="64BBEFC7" w14:textId="7A9FFDD8" w:rsidR="000E5855" w:rsidRPr="008A2F74" w:rsidRDefault="000E5855" w:rsidP="00D577FF">
      <w:pPr>
        <w:spacing w:line="276" w:lineRule="auto"/>
        <w:jc w:val="both"/>
        <w:rPr>
          <w:rFonts w:eastAsia="Times New Roman" w:cs="Times New Roman"/>
          <w:lang w:eastAsia="en-GB"/>
        </w:rPr>
      </w:pPr>
      <w:r w:rsidRPr="008A2F74">
        <w:rPr>
          <w:rFonts w:eastAsia="Times New Roman" w:cs="Times New Roman"/>
          <w:lang w:eastAsia="en-GB"/>
        </w:rPr>
        <w:t xml:space="preserve">Our review revealed that most teaching themes achieve higher-order learning outcomes, dominated by </w:t>
      </w:r>
      <w:r w:rsidRPr="008A2F74">
        <w:rPr>
          <w:rFonts w:cs="Times New Roman"/>
          <w:lang w:val="en-AU"/>
        </w:rPr>
        <w:t xml:space="preserve">the "Apply" and "Understand" levels of Bloom’s taxonomy. However, teaching themes targeting the advanced levels of Bloom’s taxonomy ("Create" and "Evaluate") remain underdeveloped, indicating a strong demand for further innovation in teaching methodologies. Summative assessment practices dominate assessment approaches, such as project evaluations and examinations. However, </w:t>
      </w:r>
      <w:r w:rsidRPr="008A2F74">
        <w:rPr>
          <w:rFonts w:eastAsia="Arial" w:cs="Times New Roman"/>
          <w:color w:val="000000"/>
        </w:rPr>
        <w:t xml:space="preserve">experiential assessments, such as Architectural Kata, are </w:t>
      </w:r>
      <w:r w:rsidRPr="008A2F74">
        <w:rPr>
          <w:rFonts w:cs="Times New Roman"/>
          <w:lang w:val="en-AU"/>
        </w:rPr>
        <w:t xml:space="preserve">recommended to </w:t>
      </w:r>
      <w:r w:rsidR="00922BC2">
        <w:rPr>
          <w:rFonts w:cs="Times New Roman"/>
          <w:lang w:val="en-AU"/>
        </w:rPr>
        <w:t xml:space="preserve">better align with industry needs to </w:t>
      </w:r>
      <w:r w:rsidRPr="008A2F74">
        <w:rPr>
          <w:rFonts w:cs="Times New Roman"/>
          <w:lang w:val="en-AU"/>
        </w:rPr>
        <w:t xml:space="preserve">evaluate students’ performance from broader dimensions, including technical ability and transferable skills. </w:t>
      </w:r>
    </w:p>
    <w:p w14:paraId="18EA8893" w14:textId="7DD5E1A6" w:rsidR="000E5855" w:rsidRPr="008A2F74" w:rsidRDefault="000E5855" w:rsidP="00D577FF">
      <w:pPr>
        <w:spacing w:line="276" w:lineRule="auto"/>
        <w:jc w:val="both"/>
        <w:rPr>
          <w:rFonts w:cs="Times New Roman"/>
          <w:lang w:val="en-AU"/>
        </w:rPr>
      </w:pPr>
      <w:r w:rsidRPr="008A2F74">
        <w:rPr>
          <w:rFonts w:cs="Times New Roman"/>
          <w:lang w:val="en-AU"/>
        </w:rPr>
        <w:t xml:space="preserve">Despite these </w:t>
      </w:r>
      <w:r w:rsidR="0018730B" w:rsidRPr="008A2F74">
        <w:rPr>
          <w:rFonts w:cs="Times New Roman"/>
          <w:lang w:val="en-AU"/>
        </w:rPr>
        <w:t>achievements</w:t>
      </w:r>
      <w:r w:rsidRPr="008A2F74">
        <w:rPr>
          <w:rFonts w:cs="Times New Roman"/>
          <w:lang w:val="en-AU"/>
        </w:rPr>
        <w:t>, significant challenges exist in teaching SA. Students face challenges of abstract and conceptual difficulties, time and workload constraints, engagement difficulties</w:t>
      </w:r>
      <w:r w:rsidR="00922BC2">
        <w:rPr>
          <w:rFonts w:cs="Times New Roman"/>
          <w:lang w:val="en-AU"/>
        </w:rPr>
        <w:t>,</w:t>
      </w:r>
      <w:r w:rsidRPr="008A2F74">
        <w:rPr>
          <w:rFonts w:cs="Times New Roman"/>
          <w:lang w:val="en-AU"/>
        </w:rPr>
        <w:t xml:space="preserve"> and skill gaps. Instructors struggle with heavy workloads, a lack of practical experience, and insufficient educational training. In addition, </w:t>
      </w:r>
      <w:r w:rsidRPr="008A2F74">
        <w:rPr>
          <w:rFonts w:cs="Times New Roman"/>
        </w:rPr>
        <w:t xml:space="preserve">Technical </w:t>
      </w:r>
      <w:r w:rsidR="00922BC2">
        <w:rPr>
          <w:rFonts w:cs="Times New Roman"/>
        </w:rPr>
        <w:t>and t</w:t>
      </w:r>
      <w:r w:rsidRPr="008A2F74">
        <w:rPr>
          <w:rFonts w:cs="Times New Roman"/>
        </w:rPr>
        <w:t>ool-related Issues</w:t>
      </w:r>
      <w:r w:rsidR="00922BC2">
        <w:rPr>
          <w:rFonts w:cs="Times New Roman"/>
        </w:rPr>
        <w:t>,</w:t>
      </w:r>
      <w:r w:rsidRPr="008A2F74">
        <w:rPr>
          <w:rFonts w:cs="Times New Roman"/>
        </w:rPr>
        <w:t xml:space="preserve"> </w:t>
      </w:r>
      <w:r w:rsidR="00922BC2">
        <w:rPr>
          <w:rFonts w:cs="Times New Roman"/>
        </w:rPr>
        <w:t>s</w:t>
      </w:r>
      <w:r w:rsidRPr="008A2F74">
        <w:rPr>
          <w:rFonts w:cs="Times New Roman"/>
        </w:rPr>
        <w:t xml:space="preserve">calability </w:t>
      </w:r>
      <w:r w:rsidR="00922BC2">
        <w:rPr>
          <w:rFonts w:cs="Times New Roman"/>
        </w:rPr>
        <w:t>and r</w:t>
      </w:r>
      <w:r w:rsidRPr="008A2F74">
        <w:rPr>
          <w:rFonts w:cs="Times New Roman"/>
        </w:rPr>
        <w:t>esource Constraints require feasibility assessment</w:t>
      </w:r>
      <w:r w:rsidR="00922BC2">
        <w:rPr>
          <w:rFonts w:cs="Times New Roman"/>
        </w:rPr>
        <w:t>s whe</w:t>
      </w:r>
      <w:r w:rsidRPr="008A2F74">
        <w:rPr>
          <w:rFonts w:cs="Times New Roman"/>
        </w:rPr>
        <w:t xml:space="preserve">n designing teaching strategies. </w:t>
      </w:r>
    </w:p>
    <w:p w14:paraId="78863CBA" w14:textId="77777777" w:rsidR="000E5855" w:rsidRPr="008A2F74" w:rsidRDefault="000E5855" w:rsidP="00D577FF">
      <w:pPr>
        <w:spacing w:line="276" w:lineRule="auto"/>
        <w:jc w:val="both"/>
        <w:rPr>
          <w:rFonts w:cs="Times New Roman"/>
          <w:lang w:val="en-AU"/>
        </w:rPr>
      </w:pPr>
      <w:r w:rsidRPr="008A2F74">
        <w:rPr>
          <w:rFonts w:cs="Times New Roman"/>
          <w:lang w:val="en-AU"/>
        </w:rPr>
        <w:t xml:space="preserve">Addressing these challenges requires collaboration among all stakeholders in SA education. Educational institutions must seek to adopt diverse teaching strategies, enhance experiential learning, and incorporate innovative assessment methods. Instructors should </w:t>
      </w:r>
      <w:r w:rsidRPr="008A2F74">
        <w:rPr>
          <w:rFonts w:cs="Times New Roman"/>
          <w:lang w:eastAsia="zh-CN"/>
        </w:rPr>
        <w:t xml:space="preserve">be mindful of workload and time constraints and utilise appropriate teaching strategies to foster the skills and mindset needed for real-world SA practice to ensure their engagement. </w:t>
      </w:r>
    </w:p>
    <w:p w14:paraId="4FB2B53D" w14:textId="0F5DFAA9" w:rsidR="0075285C" w:rsidRPr="00DB41B8" w:rsidRDefault="000E5855" w:rsidP="00D577FF">
      <w:pPr>
        <w:spacing w:line="276" w:lineRule="auto"/>
        <w:jc w:val="both"/>
        <w:rPr>
          <w:rFonts w:cs="Times New Roman"/>
        </w:rPr>
      </w:pPr>
      <w:r w:rsidRPr="008A2F74">
        <w:rPr>
          <w:rFonts w:cs="Times New Roman"/>
          <w:lang w:val="en-AU"/>
        </w:rPr>
        <w:t xml:space="preserve">In conclusion, SA education </w:t>
      </w:r>
      <w:r w:rsidR="00922BC2">
        <w:rPr>
          <w:rFonts w:cs="Times New Roman"/>
          <w:lang w:val="en-AU"/>
        </w:rPr>
        <w:t>focuses</w:t>
      </w:r>
      <w:r w:rsidRPr="008A2F74">
        <w:rPr>
          <w:rFonts w:cs="Times New Roman"/>
          <w:lang w:val="en-AU"/>
        </w:rPr>
        <w:t xml:space="preserve"> on industry-relevant and student-centred pedagogies. In addition to the current </w:t>
      </w:r>
      <w:r w:rsidRPr="008A2F74">
        <w:rPr>
          <w:rFonts w:cs="Times New Roman"/>
        </w:rPr>
        <w:t xml:space="preserve">Project-Based Learning (PBL) approaches, further </w:t>
      </w:r>
      <w:r w:rsidRPr="008A2F74">
        <w:rPr>
          <w:rFonts w:cs="Times New Roman"/>
          <w:lang w:val="en-AU"/>
        </w:rPr>
        <w:t>empirical research might focus more on longitudinal studies and experimental designs, including testing the effectiveness of Agile-based learning a</w:t>
      </w:r>
      <w:r w:rsidR="00922BC2">
        <w:rPr>
          <w:rFonts w:cs="Times New Roman"/>
          <w:lang w:val="en-AU"/>
        </w:rPr>
        <w:t>nd</w:t>
      </w:r>
      <w:r w:rsidRPr="008A2F74">
        <w:rPr>
          <w:rFonts w:cs="Times New Roman"/>
          <w:lang w:val="en-AU"/>
        </w:rPr>
        <w:t xml:space="preserve"> the use of Architectural Kata as Assessment Tools. </w:t>
      </w:r>
    </w:p>
    <w:p w14:paraId="79145CA6" w14:textId="0852F323" w:rsidR="5E3D1333" w:rsidRPr="008A2F74" w:rsidRDefault="00F36B00" w:rsidP="00F36B00">
      <w:pPr>
        <w:pStyle w:val="Heading1"/>
        <w:numPr>
          <w:ilvl w:val="0"/>
          <w:numId w:val="16"/>
        </w:numPr>
        <w:spacing w:line="276" w:lineRule="auto"/>
        <w:ind w:left="426" w:hanging="426"/>
        <w:rPr>
          <w:rFonts w:cs="Times New Roman"/>
          <w:szCs w:val="24"/>
        </w:rPr>
      </w:pPr>
      <w:r w:rsidRPr="008A2F74">
        <w:rPr>
          <w:rFonts w:cs="Times New Roman"/>
          <w:szCs w:val="24"/>
        </w:rPr>
        <w:t>DECLARATIONS</w:t>
      </w:r>
    </w:p>
    <w:p w14:paraId="0BFEB1E9" w14:textId="48D36E4B" w:rsidR="792C6709" w:rsidRPr="008A2F74" w:rsidRDefault="00E4277E" w:rsidP="00D577FF">
      <w:pPr>
        <w:spacing w:line="276" w:lineRule="auto"/>
        <w:jc w:val="both"/>
        <w:rPr>
          <w:rFonts w:eastAsia="Times New Roman" w:cs="Times New Roman"/>
        </w:rPr>
      </w:pPr>
      <w:r w:rsidRPr="008A2F74">
        <w:rPr>
          <w:rFonts w:eastAsia="Times New Roman" w:cs="Times New Roman"/>
        </w:rPr>
        <w:t xml:space="preserve">We declare that this work is purely of our own and not someone’s work, </w:t>
      </w:r>
      <w:r w:rsidR="00922BC2">
        <w:rPr>
          <w:rFonts w:eastAsia="Times New Roman" w:cs="Times New Roman"/>
        </w:rPr>
        <w:t>nor is i</w:t>
      </w:r>
      <w:r w:rsidRPr="008A2F74">
        <w:rPr>
          <w:rFonts w:eastAsia="Times New Roman" w:cs="Times New Roman"/>
        </w:rPr>
        <w:t xml:space="preserve">t a published document </w:t>
      </w:r>
      <w:r w:rsidR="001930B1" w:rsidRPr="008A2F74">
        <w:rPr>
          <w:rFonts w:eastAsia="Times New Roman" w:cs="Times New Roman"/>
        </w:rPr>
        <w:t xml:space="preserve">to the best of our knowledge and belief. In addition, we certify that no part of this work will be used by someone to </w:t>
      </w:r>
      <w:r w:rsidR="00922BC2">
        <w:rPr>
          <w:rFonts w:eastAsia="Times New Roman" w:cs="Times New Roman"/>
        </w:rPr>
        <w:t>submit</w:t>
      </w:r>
      <w:r w:rsidR="001930B1" w:rsidRPr="008A2F74">
        <w:rPr>
          <w:rFonts w:eastAsia="Times New Roman" w:cs="Times New Roman"/>
        </w:rPr>
        <w:t xml:space="preserve"> on </w:t>
      </w:r>
      <w:r w:rsidR="00922BC2">
        <w:rPr>
          <w:rFonts w:eastAsia="Times New Roman" w:cs="Times New Roman"/>
        </w:rPr>
        <w:t xml:space="preserve">our </w:t>
      </w:r>
      <w:r w:rsidR="001930B1" w:rsidRPr="008A2F74">
        <w:rPr>
          <w:rFonts w:eastAsia="Times New Roman" w:cs="Times New Roman"/>
        </w:rPr>
        <w:t>behalf</w:t>
      </w:r>
      <w:r w:rsidR="00922BC2">
        <w:rPr>
          <w:rFonts w:eastAsia="Times New Roman" w:cs="Times New Roman"/>
        </w:rPr>
        <w:t xml:space="preserve"> in the future</w:t>
      </w:r>
      <w:r w:rsidR="001930B1" w:rsidRPr="008A2F74">
        <w:rPr>
          <w:rFonts w:eastAsia="Times New Roman" w:cs="Times New Roman"/>
        </w:rPr>
        <w:t xml:space="preserve">. </w:t>
      </w:r>
    </w:p>
    <w:p w14:paraId="72CD1071" w14:textId="7434FBE2" w:rsidR="001930B1" w:rsidRPr="008A2F74" w:rsidRDefault="001930B1" w:rsidP="00D577FF">
      <w:pPr>
        <w:spacing w:line="276" w:lineRule="auto"/>
        <w:jc w:val="both"/>
        <w:rPr>
          <w:rFonts w:eastAsia="Times New Roman" w:cs="Times New Roman"/>
        </w:rPr>
      </w:pPr>
      <w:r w:rsidRPr="008A2F74">
        <w:rPr>
          <w:rFonts w:eastAsia="Times New Roman" w:cs="Times New Roman"/>
        </w:rPr>
        <w:t xml:space="preserve">We </w:t>
      </w:r>
      <w:r w:rsidR="00922BC2">
        <w:rPr>
          <w:rFonts w:eastAsia="Times New Roman" w:cs="Times New Roman"/>
        </w:rPr>
        <w:t>permit</w:t>
      </w:r>
      <w:r w:rsidRPr="008A2F74">
        <w:rPr>
          <w:rFonts w:eastAsia="Times New Roman" w:cs="Times New Roman"/>
        </w:rPr>
        <w:t xml:space="preserve"> the digital version of our work (no edited version) to be shared by the unit convenor, sponsor and mentor for review for publication in case. </w:t>
      </w:r>
      <w:r w:rsidR="00922BC2">
        <w:rPr>
          <w:rFonts w:eastAsia="Times New Roman" w:cs="Times New Roman"/>
        </w:rPr>
        <w:t>We will edit the final version for the submission</w:t>
      </w:r>
      <w:r w:rsidRPr="008A2F74">
        <w:rPr>
          <w:rFonts w:eastAsia="Times New Roman" w:cs="Times New Roman"/>
        </w:rPr>
        <w:t xml:space="preserve"> upon feedback from </w:t>
      </w:r>
      <w:r w:rsidR="00922BC2">
        <w:rPr>
          <w:rFonts w:eastAsia="Times New Roman" w:cs="Times New Roman"/>
        </w:rPr>
        <w:t xml:space="preserve">the </w:t>
      </w:r>
      <w:r w:rsidRPr="008A2F74">
        <w:rPr>
          <w:rFonts w:eastAsia="Times New Roman" w:cs="Times New Roman"/>
        </w:rPr>
        <w:t xml:space="preserve">sponsor and mentor. </w:t>
      </w:r>
    </w:p>
    <w:p w14:paraId="759C24BD" w14:textId="61D199F0" w:rsidR="009B0728" w:rsidRDefault="001930B1" w:rsidP="00D577FF">
      <w:pPr>
        <w:spacing w:line="276" w:lineRule="auto"/>
        <w:jc w:val="both"/>
        <w:rPr>
          <w:rFonts w:eastAsia="Times New Roman" w:cs="Times New Roman"/>
        </w:rPr>
      </w:pPr>
      <w:r w:rsidRPr="008A2F74">
        <w:rPr>
          <w:rFonts w:eastAsia="Times New Roman" w:cs="Times New Roman"/>
        </w:rPr>
        <w:t xml:space="preserve">We acknowledge the support received from our sponsor and mentor for this project. </w:t>
      </w:r>
    </w:p>
    <w:p w14:paraId="410B87E5" w14:textId="77777777" w:rsidR="009B0728" w:rsidRDefault="009B0728">
      <w:pPr>
        <w:rPr>
          <w:rFonts w:eastAsia="Times New Roman" w:cs="Times New Roman"/>
        </w:rPr>
      </w:pPr>
      <w:r>
        <w:rPr>
          <w:rFonts w:eastAsia="Times New Roman" w:cs="Times New Roman"/>
        </w:rPr>
        <w:br w:type="page"/>
      </w:r>
    </w:p>
    <w:p w14:paraId="42D29D4D" w14:textId="191F2964" w:rsidR="00634C58" w:rsidRPr="00931EC3" w:rsidRDefault="00F36B00" w:rsidP="00F36B00">
      <w:pPr>
        <w:pStyle w:val="Heading1"/>
        <w:numPr>
          <w:ilvl w:val="0"/>
          <w:numId w:val="16"/>
        </w:numPr>
        <w:spacing w:line="276" w:lineRule="auto"/>
        <w:ind w:left="426" w:hanging="426"/>
        <w:rPr>
          <w:rFonts w:cs="Times New Roman"/>
          <w:sz w:val="22"/>
          <w:szCs w:val="22"/>
        </w:rPr>
      </w:pPr>
      <w:r w:rsidRPr="00931EC3">
        <w:rPr>
          <w:rFonts w:cs="Times New Roman"/>
          <w:sz w:val="22"/>
          <w:szCs w:val="22"/>
        </w:rPr>
        <w:lastRenderedPageBreak/>
        <w:t>REFERENCES</w:t>
      </w:r>
    </w:p>
    <w:p w14:paraId="3C53394B" w14:textId="5F67611C" w:rsidR="002C012C" w:rsidRPr="00471467" w:rsidRDefault="00634C58" w:rsidP="00471467">
      <w:pPr>
        <w:pStyle w:val="EndNoteBibliography"/>
        <w:spacing w:after="240"/>
        <w:ind w:left="720" w:hanging="720"/>
      </w:pPr>
      <w:r w:rsidRPr="00931EC3">
        <w:rPr>
          <w:sz w:val="22"/>
          <w:szCs w:val="22"/>
        </w:rPr>
        <w:fldChar w:fldCharType="begin"/>
      </w:r>
      <w:r w:rsidRPr="00931EC3">
        <w:rPr>
          <w:sz w:val="22"/>
          <w:szCs w:val="22"/>
        </w:rPr>
        <w:instrText xml:space="preserve"> ADDIN EN.REFLIST </w:instrText>
      </w:r>
      <w:r w:rsidRPr="00931EC3">
        <w:rPr>
          <w:sz w:val="22"/>
          <w:szCs w:val="22"/>
        </w:rPr>
        <w:fldChar w:fldCharType="separate"/>
      </w:r>
      <w:bookmarkStart w:id="17" w:name="_ENREF_1"/>
      <w:r w:rsidR="002C012C" w:rsidRPr="00471467">
        <w:t>[1]</w:t>
      </w:r>
      <w:r w:rsidR="002C012C" w:rsidRPr="00471467">
        <w:tab/>
        <w:t xml:space="preserve">A. C. Gonçalves, V. V. G. Neto, D. J. Ferreira, and U. F. Silva, "Flipped Classroom Applied to Software Architecture Teaching," 2020. [Online]. Available: </w:t>
      </w:r>
      <w:hyperlink r:id="rId29" w:history="1">
        <w:r w:rsidR="002C012C" w:rsidRPr="00471467">
          <w:rPr>
            <w:rStyle w:val="Hyperlink"/>
          </w:rPr>
          <w:t>https://doi.org/10.1109/FIE44824.2020.9274255</w:t>
        </w:r>
      </w:hyperlink>
      <w:r w:rsidR="002C012C" w:rsidRPr="00471467">
        <w:t>.</w:t>
      </w:r>
      <w:bookmarkEnd w:id="17"/>
    </w:p>
    <w:p w14:paraId="68D41E48" w14:textId="6952CA9D" w:rsidR="002C012C" w:rsidRPr="00471467" w:rsidRDefault="002C012C" w:rsidP="00471467">
      <w:pPr>
        <w:pStyle w:val="EndNoteBibliography"/>
        <w:spacing w:after="240"/>
        <w:ind w:left="720" w:hanging="720"/>
      </w:pPr>
      <w:bookmarkStart w:id="18" w:name="_ENREF_2"/>
      <w:r w:rsidRPr="00471467">
        <w:t>[2]</w:t>
      </w:r>
      <w:r w:rsidRPr="00471467">
        <w:tab/>
        <w:t xml:space="preserve">M. Galster and S. Angelov, "What makes teaching software architecture difficult?," 2016. [Online]. Available: </w:t>
      </w:r>
      <w:hyperlink r:id="rId30" w:history="1">
        <w:r w:rsidRPr="00471467">
          <w:rPr>
            <w:rStyle w:val="Hyperlink"/>
          </w:rPr>
          <w:t>https://doi.org/10.1145/2889160.2889187</w:t>
        </w:r>
      </w:hyperlink>
      <w:r w:rsidRPr="00471467">
        <w:t>.</w:t>
      </w:r>
      <w:bookmarkEnd w:id="18"/>
    </w:p>
    <w:p w14:paraId="25AB0AC2" w14:textId="6B5BC0F6" w:rsidR="002C012C" w:rsidRPr="00471467" w:rsidRDefault="002C012C" w:rsidP="00471467">
      <w:pPr>
        <w:pStyle w:val="EndNoteBibliography"/>
        <w:spacing w:after="240"/>
        <w:ind w:left="720" w:hanging="720"/>
      </w:pPr>
      <w:bookmarkStart w:id="19" w:name="_ENREF_3"/>
      <w:r w:rsidRPr="00471467">
        <w:t>[3]</w:t>
      </w:r>
      <w:r w:rsidRPr="00471467">
        <w:tab/>
        <w:t xml:space="preserve">H. Cervantes, S. Haziyev, O. Hrytsay, and R. Kazman, "Smart Decisions: An Architectural Design Game," </w:t>
      </w:r>
      <w:r w:rsidRPr="00471467">
        <w:rPr>
          <w:i/>
        </w:rPr>
        <w:t xml:space="preserve">2016 IEEE/ACM 38th International Conference on Software Engineering Companion (ICSE-C), </w:t>
      </w:r>
      <w:r w:rsidRPr="00471467">
        <w:t xml:space="preserve">pp. 327-335, 2016, doi: </w:t>
      </w:r>
      <w:hyperlink r:id="rId31" w:history="1">
        <w:r w:rsidRPr="00471467">
          <w:rPr>
            <w:rStyle w:val="Hyperlink"/>
          </w:rPr>
          <w:t>https://doi.org/10.1145/2889160.2889184</w:t>
        </w:r>
      </w:hyperlink>
      <w:r w:rsidRPr="00471467">
        <w:t>.</w:t>
      </w:r>
      <w:bookmarkEnd w:id="19"/>
    </w:p>
    <w:p w14:paraId="7D850AB3" w14:textId="77777777" w:rsidR="002C012C" w:rsidRPr="00471467" w:rsidRDefault="002C012C" w:rsidP="00471467">
      <w:pPr>
        <w:pStyle w:val="EndNoteBibliography"/>
        <w:spacing w:after="240"/>
        <w:ind w:left="720" w:hanging="720"/>
      </w:pPr>
      <w:bookmarkStart w:id="20" w:name="_ENREF_4"/>
      <w:r w:rsidRPr="00471467">
        <w:t>[4]</w:t>
      </w:r>
      <w:r w:rsidRPr="00471467">
        <w:tab/>
        <w:t>R. Kazman</w:t>
      </w:r>
      <w:r w:rsidRPr="00471467">
        <w:rPr>
          <w:i/>
        </w:rPr>
        <w:t xml:space="preserve"> et al.</w:t>
      </w:r>
      <w:r w:rsidRPr="00471467">
        <w:t xml:space="preserve">, "A Better Way to Teach Software Architecture," </w:t>
      </w:r>
      <w:r w:rsidRPr="00471467">
        <w:rPr>
          <w:i/>
        </w:rPr>
        <w:t xml:space="preserve">Software Architecture: Research Roadmaps from the Community, </w:t>
      </w:r>
      <w:r w:rsidRPr="00471467">
        <w:t>pp. 101-110, 2023, doi: 10.1007/978-3-031-36847-9_6.</w:t>
      </w:r>
      <w:bookmarkEnd w:id="20"/>
    </w:p>
    <w:p w14:paraId="1AED55CB" w14:textId="77777777" w:rsidR="002C012C" w:rsidRPr="00471467" w:rsidRDefault="002C012C" w:rsidP="00471467">
      <w:pPr>
        <w:pStyle w:val="EndNoteBibliography"/>
        <w:spacing w:after="240"/>
        <w:ind w:left="720" w:hanging="720"/>
      </w:pPr>
      <w:bookmarkStart w:id="21" w:name="_ENREF_5"/>
      <w:r w:rsidRPr="00471467">
        <w:t>[5]</w:t>
      </w:r>
      <w:r w:rsidRPr="00471467">
        <w:tab/>
        <w:t>M. U. Rafique, A. M. Mohammed, S. Li, A. T. Khan, and S. Kadry, "Integrating Open-Source Tools for Embedded Software Teaching: A Case Study," 2019.</w:t>
      </w:r>
      <w:bookmarkEnd w:id="21"/>
    </w:p>
    <w:p w14:paraId="13E116AD" w14:textId="71FD3B45" w:rsidR="002C012C" w:rsidRPr="00471467" w:rsidRDefault="002C012C" w:rsidP="00471467">
      <w:pPr>
        <w:pStyle w:val="EndNoteBibliography"/>
        <w:spacing w:after="240"/>
        <w:ind w:left="720" w:hanging="720"/>
      </w:pPr>
      <w:bookmarkStart w:id="22" w:name="_ENREF_6"/>
      <w:r w:rsidRPr="00471467">
        <w:t>[6]</w:t>
      </w:r>
      <w:r w:rsidRPr="00471467">
        <w:tab/>
        <w:t xml:space="preserve">O. E. Lieh and Y. Irawan, "Teaching Adult Learners on Software Architecture Design Skills," 2018. [Online]. Available: </w:t>
      </w:r>
      <w:hyperlink r:id="rId32" w:history="1">
        <w:r w:rsidRPr="00471467">
          <w:rPr>
            <w:rStyle w:val="Hyperlink"/>
          </w:rPr>
          <w:t>https://doi.org/10.1109/FIE.2018.8658714</w:t>
        </w:r>
      </w:hyperlink>
      <w:r w:rsidRPr="00471467">
        <w:t>.</w:t>
      </w:r>
      <w:bookmarkEnd w:id="22"/>
    </w:p>
    <w:p w14:paraId="30C6162A" w14:textId="77777777" w:rsidR="002C012C" w:rsidRPr="00471467" w:rsidRDefault="002C012C" w:rsidP="00471467">
      <w:pPr>
        <w:pStyle w:val="EndNoteBibliography"/>
        <w:spacing w:after="240"/>
        <w:ind w:left="720" w:hanging="720"/>
      </w:pPr>
      <w:bookmarkStart w:id="23" w:name="_ENREF_7"/>
      <w:r w:rsidRPr="00471467">
        <w:t>[7]</w:t>
      </w:r>
      <w:r w:rsidRPr="00471467">
        <w:tab/>
        <w:t xml:space="preserve">A. Varma and M. S. Jafri, "COVID-19 responsive teaching of undergraduate architecture programs in India: learnings for post-pandemic education," </w:t>
      </w:r>
      <w:r w:rsidRPr="00471467">
        <w:rPr>
          <w:i/>
        </w:rPr>
        <w:t xml:space="preserve">Archnet-Ijar International Journal of Architectural Research, </w:t>
      </w:r>
      <w:r w:rsidRPr="00471467">
        <w:t>vol. 15, no. 1, pp. 189-202, 2021, doi: 10.1108/arch-10-2020-0234.</w:t>
      </w:r>
      <w:bookmarkEnd w:id="23"/>
    </w:p>
    <w:p w14:paraId="618DDAFF" w14:textId="77777777" w:rsidR="002C012C" w:rsidRPr="00471467" w:rsidRDefault="002C012C" w:rsidP="00471467">
      <w:pPr>
        <w:pStyle w:val="EndNoteBibliography"/>
        <w:spacing w:after="240"/>
        <w:ind w:left="720" w:hanging="720"/>
      </w:pPr>
      <w:bookmarkStart w:id="24" w:name="_ENREF_8"/>
      <w:r w:rsidRPr="00471467">
        <w:t>[8]</w:t>
      </w:r>
      <w:r w:rsidRPr="00471467">
        <w:tab/>
        <w:t xml:space="preserve">L. M. Castro, "Role-playing software architecture styles," </w:t>
      </w:r>
      <w:r w:rsidRPr="00471467">
        <w:rPr>
          <w:i/>
        </w:rPr>
        <w:t xml:space="preserve">2023 IEEE 20th International Conference on Software Architecture Companion (ICSA-C), </w:t>
      </w:r>
      <w:r w:rsidRPr="00471467">
        <w:t>pp. 171-174, 2023, doi: 10.1109/ICSA-C57050.2023.00045.</w:t>
      </w:r>
      <w:bookmarkEnd w:id="24"/>
    </w:p>
    <w:p w14:paraId="0A30B822" w14:textId="4E9D2ACE" w:rsidR="002C012C" w:rsidRPr="00471467" w:rsidRDefault="002C012C" w:rsidP="00471467">
      <w:pPr>
        <w:pStyle w:val="EndNoteBibliography"/>
        <w:spacing w:after="240"/>
        <w:ind w:left="720" w:hanging="720"/>
      </w:pPr>
      <w:bookmarkStart w:id="25" w:name="_ENREF_9"/>
      <w:r w:rsidRPr="00471467">
        <w:t>[9]</w:t>
      </w:r>
      <w:r w:rsidRPr="00471467">
        <w:tab/>
        <w:t xml:space="preserve">M. Dorodchi, N. Dehbozorgi, M. Fallahian, and S. Pouriyeh, "Teaching Software Engineering Using Abstraction through Modeling," vol. 20, no. 4, pp. 515-532, 2021, doi: </w:t>
      </w:r>
      <w:hyperlink r:id="rId33" w:history="1">
        <w:r w:rsidRPr="00471467">
          <w:rPr>
            <w:rStyle w:val="Hyperlink"/>
          </w:rPr>
          <w:t>https://doi.org/10.1145/3502718.3524758</w:t>
        </w:r>
      </w:hyperlink>
      <w:r w:rsidRPr="00471467">
        <w:t>.</w:t>
      </w:r>
      <w:bookmarkEnd w:id="25"/>
    </w:p>
    <w:p w14:paraId="4605C28E" w14:textId="77777777" w:rsidR="002C012C" w:rsidRPr="00471467" w:rsidRDefault="002C012C" w:rsidP="00471467">
      <w:pPr>
        <w:pStyle w:val="EndNoteBibliography"/>
        <w:spacing w:after="240"/>
        <w:ind w:left="720" w:hanging="720"/>
      </w:pPr>
      <w:bookmarkStart w:id="26" w:name="_ENREF_10"/>
      <w:r w:rsidRPr="00471467">
        <w:t>[10]</w:t>
      </w:r>
      <w:r w:rsidRPr="00471467">
        <w:tab/>
        <w:t xml:space="preserve">L. F. Al-Qora'n, A. Jawarneh, and J. T. Nganji, "Toward Creating Software Architects Using Mobile Project-Based Learning Model (Mobile-PBL) for Teaching Software Architecture," </w:t>
      </w:r>
      <w:r w:rsidRPr="00471467">
        <w:rPr>
          <w:i/>
        </w:rPr>
        <w:t xml:space="preserve">Multimodal Technol. Interact., </w:t>
      </w:r>
      <w:r w:rsidRPr="00471467">
        <w:t>vol. 7, no. 3, p. 31, 2023, doi: 10.3390/MTI7030031.</w:t>
      </w:r>
      <w:bookmarkEnd w:id="26"/>
    </w:p>
    <w:p w14:paraId="5E55B281" w14:textId="0CB52266" w:rsidR="002C012C" w:rsidRPr="00471467" w:rsidRDefault="002C012C" w:rsidP="00471467">
      <w:pPr>
        <w:pStyle w:val="EndNoteBibliography"/>
        <w:spacing w:after="240"/>
        <w:ind w:left="720" w:hanging="720"/>
      </w:pPr>
      <w:bookmarkStart w:id="27" w:name="_ENREF_11"/>
      <w:r w:rsidRPr="00471467">
        <w:t>[11]</w:t>
      </w:r>
      <w:r w:rsidRPr="00471467">
        <w:tab/>
        <w:t xml:space="preserve">A. Cain and M. A. Babar, "Reflections on applying constructive alignment with formative feedback for teaching introductory programming and software architecture," 2016. [Online]. Available: </w:t>
      </w:r>
      <w:hyperlink r:id="rId34" w:history="1">
        <w:r w:rsidRPr="00471467">
          <w:rPr>
            <w:rStyle w:val="Hyperlink"/>
          </w:rPr>
          <w:t>https://doi.org/10.1145/2889160.2889185</w:t>
        </w:r>
      </w:hyperlink>
      <w:r w:rsidRPr="00471467">
        <w:t>.</w:t>
      </w:r>
      <w:bookmarkEnd w:id="27"/>
    </w:p>
    <w:p w14:paraId="63BDA7BA" w14:textId="77777777" w:rsidR="002C012C" w:rsidRPr="00471467" w:rsidRDefault="002C012C" w:rsidP="00471467">
      <w:pPr>
        <w:pStyle w:val="EndNoteBibliography"/>
        <w:spacing w:after="240"/>
        <w:ind w:left="720" w:hanging="720"/>
      </w:pPr>
      <w:bookmarkStart w:id="28" w:name="_ENREF_12"/>
      <w:r w:rsidRPr="00471467">
        <w:t>[12]</w:t>
      </w:r>
      <w:r w:rsidRPr="00471467">
        <w:tab/>
        <w:t xml:space="preserve">C. M. Theile and A. L. Beall, "Conducting a Systematic Review of the Literature," </w:t>
      </w:r>
      <w:r w:rsidRPr="00471467">
        <w:rPr>
          <w:i/>
        </w:rPr>
        <w:t xml:space="preserve">Journal of Dental Hygiene, </w:t>
      </w:r>
      <w:r w:rsidRPr="00471467">
        <w:t>vol. 98, no. 2, 2024.</w:t>
      </w:r>
      <w:bookmarkEnd w:id="28"/>
    </w:p>
    <w:p w14:paraId="460AF773" w14:textId="7C4F15E8" w:rsidR="002C012C" w:rsidRPr="00471467" w:rsidRDefault="002C012C" w:rsidP="00471467">
      <w:pPr>
        <w:pStyle w:val="EndNoteBibliography"/>
        <w:spacing w:after="240"/>
        <w:ind w:left="720" w:hanging="720"/>
      </w:pPr>
      <w:bookmarkStart w:id="29" w:name="_ENREF_13"/>
      <w:r w:rsidRPr="00471467">
        <w:t>[13]</w:t>
      </w:r>
      <w:r w:rsidRPr="00471467">
        <w:tab/>
        <w:t xml:space="preserve">D. Budgen and P. Brereton, "Performing systematic literature reviews in software engineering," presented at the Proceedings of the 28th international conference on Software engineering, Shanghai, China, 2006. [Online]. Available: </w:t>
      </w:r>
      <w:hyperlink r:id="rId35" w:history="1">
        <w:r w:rsidRPr="00471467">
          <w:rPr>
            <w:rStyle w:val="Hyperlink"/>
          </w:rPr>
          <w:t>https://doi.org/10.1145/1134285.1134500</w:t>
        </w:r>
      </w:hyperlink>
      <w:r w:rsidRPr="00471467">
        <w:t>.</w:t>
      </w:r>
      <w:bookmarkEnd w:id="29"/>
    </w:p>
    <w:p w14:paraId="2B6AB6D4" w14:textId="77777777" w:rsidR="002C012C" w:rsidRPr="00471467" w:rsidRDefault="002C012C" w:rsidP="00471467">
      <w:pPr>
        <w:pStyle w:val="EndNoteBibliography"/>
        <w:spacing w:after="240"/>
        <w:ind w:left="720" w:hanging="720"/>
      </w:pPr>
      <w:bookmarkStart w:id="30" w:name="_ENREF_14"/>
      <w:r w:rsidRPr="00471467">
        <w:lastRenderedPageBreak/>
        <w:t>[14]</w:t>
      </w:r>
      <w:r w:rsidRPr="00471467">
        <w:tab/>
        <w:t xml:space="preserve">C. S. C. Rodrigues and C. M. L. Werner, "Software Architecture Teaching : A Systematic Review," 2008. </w:t>
      </w:r>
      <w:bookmarkEnd w:id="30"/>
    </w:p>
    <w:p w14:paraId="79888E4D" w14:textId="77777777" w:rsidR="002C012C" w:rsidRPr="00471467" w:rsidRDefault="002C012C" w:rsidP="00471467">
      <w:pPr>
        <w:pStyle w:val="EndNoteBibliography"/>
        <w:spacing w:after="240"/>
        <w:ind w:left="720" w:hanging="720"/>
      </w:pPr>
      <w:bookmarkStart w:id="31" w:name="_ENREF_15"/>
      <w:r w:rsidRPr="00471467">
        <w:t>[15]</w:t>
      </w:r>
      <w:r w:rsidRPr="00471467">
        <w:tab/>
        <w:t xml:space="preserve">W. L. Pantoja Yépez, J. A. Hurtado Alegría, A. Bandi, and A. W. Kiwelekar, "Training software architects suiting software industry needs: A literature review," </w:t>
      </w:r>
      <w:r w:rsidRPr="00471467">
        <w:rPr>
          <w:i/>
        </w:rPr>
        <w:t xml:space="preserve">Education and Information Technologies, </w:t>
      </w:r>
      <w:r w:rsidRPr="00471467">
        <w:t>vol. 29, no. 9, pp. 10931-10994, 2024/06/01 2024, doi: 10.1007/s10639-023-12149-x.</w:t>
      </w:r>
      <w:bookmarkEnd w:id="31"/>
    </w:p>
    <w:p w14:paraId="451BC875" w14:textId="32587A40" w:rsidR="002C012C" w:rsidRPr="00471467" w:rsidRDefault="002C012C" w:rsidP="00471467">
      <w:pPr>
        <w:pStyle w:val="EndNoteBibliography"/>
        <w:spacing w:after="240"/>
        <w:ind w:left="720" w:hanging="720"/>
      </w:pPr>
      <w:bookmarkStart w:id="32" w:name="_ENREF_16"/>
      <w:r w:rsidRPr="00471467">
        <w:t>[16]</w:t>
      </w:r>
      <w:r w:rsidRPr="00471467">
        <w:tab/>
        <w:t xml:space="preserve">O. Cico, L. Jaccheri, A. Nguyen-Duc, and H. Zhang, "Exploring the intersection between software industry and Software Engineering education - A systematic mapping of Software Engineering Trends," </w:t>
      </w:r>
      <w:r w:rsidRPr="00471467">
        <w:rPr>
          <w:i/>
        </w:rPr>
        <w:t xml:space="preserve">Journal of Systems and Software, </w:t>
      </w:r>
      <w:r w:rsidRPr="00471467">
        <w:t xml:space="preserve">vol. 172, p. 110736, 2021/02/01/ 2021, doi: </w:t>
      </w:r>
      <w:hyperlink r:id="rId36" w:history="1">
        <w:r w:rsidRPr="00471467">
          <w:rPr>
            <w:rStyle w:val="Hyperlink"/>
          </w:rPr>
          <w:t>https://doi.org/10.1016/j.jss.2020.110736</w:t>
        </w:r>
      </w:hyperlink>
      <w:r w:rsidRPr="00471467">
        <w:t>.</w:t>
      </w:r>
      <w:bookmarkEnd w:id="32"/>
    </w:p>
    <w:p w14:paraId="6B315BCF" w14:textId="374C625C" w:rsidR="002C012C" w:rsidRPr="00471467" w:rsidRDefault="002C012C" w:rsidP="00471467">
      <w:pPr>
        <w:pStyle w:val="EndNoteBibliography"/>
        <w:spacing w:after="240"/>
        <w:ind w:left="720" w:hanging="720"/>
      </w:pPr>
      <w:bookmarkStart w:id="33" w:name="_ENREF_17"/>
      <w:r w:rsidRPr="00471467">
        <w:t>[17]</w:t>
      </w:r>
      <w:r w:rsidRPr="00471467">
        <w:tab/>
        <w:t xml:space="preserve">N. Assyne, H. Ghanbari, and M. Pulkkinen, "The state of research on software engineering competencies: A systematic mapping study," </w:t>
      </w:r>
      <w:r w:rsidRPr="00471467">
        <w:rPr>
          <w:i/>
        </w:rPr>
        <w:t xml:space="preserve">Journal of Systems and Software, </w:t>
      </w:r>
      <w:r w:rsidRPr="00471467">
        <w:t xml:space="preserve">vol. 185, p. 111183, 2022/03/01/ 2022, doi: </w:t>
      </w:r>
      <w:hyperlink r:id="rId37" w:history="1">
        <w:r w:rsidRPr="00471467">
          <w:rPr>
            <w:rStyle w:val="Hyperlink"/>
          </w:rPr>
          <w:t>https://doi.org/10.1016/j.jss.2021.111183</w:t>
        </w:r>
      </w:hyperlink>
      <w:r w:rsidRPr="00471467">
        <w:t>.</w:t>
      </w:r>
      <w:bookmarkEnd w:id="33"/>
    </w:p>
    <w:p w14:paraId="603360AE" w14:textId="77777777" w:rsidR="002C012C" w:rsidRPr="00471467" w:rsidRDefault="002C012C" w:rsidP="00471467">
      <w:pPr>
        <w:pStyle w:val="EndNoteBibliography"/>
        <w:spacing w:after="240"/>
        <w:ind w:left="720" w:hanging="720"/>
      </w:pPr>
      <w:bookmarkStart w:id="34" w:name="_ENREF_18"/>
      <w:r w:rsidRPr="00471467">
        <w:t>[18]</w:t>
      </w:r>
      <w:r w:rsidRPr="00471467">
        <w:tab/>
        <w:t>B. Oliveira, L. Garcés, K. Lyra, D. Santos, S. Isotani, and E. Nakagawa, "An Overview of Software Architecture Education," 08, 2022.</w:t>
      </w:r>
      <w:bookmarkEnd w:id="34"/>
    </w:p>
    <w:p w14:paraId="55411847" w14:textId="77777777" w:rsidR="002C012C" w:rsidRPr="00471467" w:rsidRDefault="002C012C" w:rsidP="00471467">
      <w:pPr>
        <w:pStyle w:val="EndNoteBibliography"/>
        <w:spacing w:after="240"/>
        <w:ind w:left="720" w:hanging="720"/>
      </w:pPr>
      <w:bookmarkStart w:id="35" w:name="_ENREF_19"/>
      <w:r w:rsidRPr="00471467">
        <w:t>[19]</w:t>
      </w:r>
      <w:r w:rsidRPr="00471467">
        <w:tab/>
        <w:t xml:space="preserve">A. Cooke, D. Smith, and A. Booth, "Beyond PICO:The SPIDER Tool for Qualitative Evidence Synthesis," </w:t>
      </w:r>
      <w:r w:rsidRPr="00471467">
        <w:rPr>
          <w:i/>
        </w:rPr>
        <w:t xml:space="preserve">Qualitative Health Research, </w:t>
      </w:r>
      <w:r w:rsidRPr="00471467">
        <w:t>vol. 22, no. 10, pp. 1435-1443, 2012, doi: 10.1177/1049732312452938.</w:t>
      </w:r>
      <w:bookmarkEnd w:id="35"/>
    </w:p>
    <w:p w14:paraId="0C56E27E" w14:textId="77777777" w:rsidR="002C012C" w:rsidRPr="00471467" w:rsidRDefault="002C012C" w:rsidP="00471467">
      <w:pPr>
        <w:pStyle w:val="EndNoteBibliography"/>
        <w:spacing w:after="240"/>
        <w:ind w:left="720" w:hanging="720"/>
      </w:pPr>
      <w:bookmarkStart w:id="36" w:name="_ENREF_20"/>
      <w:r w:rsidRPr="00471467">
        <w:t>[20]</w:t>
      </w:r>
      <w:r w:rsidRPr="00471467">
        <w:tab/>
      </w:r>
      <w:r w:rsidR="00471467" w:rsidRPr="00471467">
        <w:rPr>
          <w:noProof/>
        </w:rPr>
        <w:t xml:space="preserve">W. Alf Inge, "Extensive Evaluation of Using a Game Project in a Software Architecture Course," </w:t>
      </w:r>
      <w:r w:rsidR="00471467" w:rsidRPr="00471467">
        <w:rPr>
          <w:i/>
          <w:noProof/>
        </w:rPr>
        <w:t xml:space="preserve">ACM Trans. Comput. Educ., </w:t>
      </w:r>
      <w:r w:rsidR="00471467" w:rsidRPr="00471467">
        <w:rPr>
          <w:noProof/>
        </w:rPr>
        <w:t>vol. 11, no. 1, p. Article 5, 2011, doi: 10.1145/1921607.1921612</w:t>
      </w:r>
      <w:r w:rsidRPr="00471467">
        <w:t>.</w:t>
      </w:r>
      <w:bookmarkEnd w:id="36"/>
    </w:p>
    <w:p w14:paraId="3A242E59" w14:textId="7405CCA7" w:rsidR="002C012C" w:rsidRPr="00471467" w:rsidRDefault="002C012C" w:rsidP="00471467">
      <w:pPr>
        <w:pStyle w:val="EndNoteBibliography"/>
        <w:spacing w:after="240"/>
        <w:ind w:left="720" w:hanging="720"/>
      </w:pPr>
      <w:bookmarkStart w:id="37" w:name="_ENREF_21"/>
      <w:r w:rsidRPr="00471467">
        <w:t>[21]</w:t>
      </w:r>
      <w:r w:rsidRPr="00471467">
        <w:tab/>
        <w:t xml:space="preserve">U. o. Leeds. "Literature searching explained." University of Leeds. </w:t>
      </w:r>
      <w:hyperlink r:id="rId38" w:history="1">
        <w:r w:rsidRPr="00471467">
          <w:rPr>
            <w:rStyle w:val="Hyperlink"/>
          </w:rPr>
          <w:t>https://library.leeds.ac.uk/info/1404/literature-searching/14/literature-searching-explained/4</w:t>
        </w:r>
      </w:hyperlink>
      <w:r w:rsidRPr="00471467">
        <w:t xml:space="preserve"> (accessed March 2, 2025, 2025).</w:t>
      </w:r>
      <w:bookmarkEnd w:id="37"/>
    </w:p>
    <w:p w14:paraId="2E0D2458" w14:textId="21B83493" w:rsidR="002C012C" w:rsidRPr="00471467" w:rsidRDefault="002C012C" w:rsidP="00471467">
      <w:pPr>
        <w:pStyle w:val="EndNoteBibliography"/>
        <w:spacing w:after="240"/>
        <w:ind w:left="720" w:hanging="720"/>
      </w:pPr>
      <w:bookmarkStart w:id="38" w:name="_ENREF_22"/>
      <w:r w:rsidRPr="00471467">
        <w:t>[22]</w:t>
      </w:r>
      <w:r w:rsidRPr="00471467">
        <w:tab/>
        <w:t xml:space="preserve">F. Fabian, H. Arto, L. Matti, K. Kati, Y. Sezin, and M. Hanna, "Designing and implementing an environment for software start-up education: Patterns and anti-patterns," </w:t>
      </w:r>
      <w:r w:rsidRPr="00471467">
        <w:rPr>
          <w:i/>
        </w:rPr>
        <w:t xml:space="preserve">Journal of Systems and Software, </w:t>
      </w:r>
      <w:r w:rsidRPr="00471467">
        <w:t xml:space="preserve">vol. 146, pp. 1-13, 2018, doi: </w:t>
      </w:r>
      <w:hyperlink r:id="rId39" w:history="1">
        <w:r w:rsidRPr="00471467">
          <w:rPr>
            <w:rStyle w:val="Hyperlink"/>
          </w:rPr>
          <w:t>https://doi.org/10.1016/j.jss.2018.08.060</w:t>
        </w:r>
      </w:hyperlink>
      <w:r w:rsidRPr="00471467">
        <w:t>.</w:t>
      </w:r>
      <w:bookmarkEnd w:id="38"/>
    </w:p>
    <w:p w14:paraId="58D198F3" w14:textId="2D1E55FF" w:rsidR="002C012C" w:rsidRPr="00471467" w:rsidRDefault="002C012C" w:rsidP="00471467">
      <w:pPr>
        <w:pStyle w:val="EndNoteBibliography"/>
        <w:spacing w:after="240"/>
        <w:ind w:left="720" w:hanging="720"/>
      </w:pPr>
      <w:bookmarkStart w:id="39" w:name="_ENREF_23"/>
      <w:r w:rsidRPr="00471467">
        <w:t>[23]</w:t>
      </w:r>
      <w:r w:rsidRPr="00471467">
        <w:tab/>
        <w:t xml:space="preserve">C. R. Rupakheti and S. V. Chenoweth, "Teaching Software Architecture to Undergraduate Students: An Experience Report," 2015. [Online]. Available: </w:t>
      </w:r>
      <w:hyperlink r:id="rId40" w:history="1">
        <w:r w:rsidRPr="00471467">
          <w:rPr>
            <w:rStyle w:val="Hyperlink"/>
          </w:rPr>
          <w:t>https://doi.org/10.1109/ICSE.2015.177</w:t>
        </w:r>
      </w:hyperlink>
      <w:r w:rsidRPr="00471467">
        <w:t>.</w:t>
      </w:r>
      <w:bookmarkEnd w:id="39"/>
    </w:p>
    <w:p w14:paraId="361A4145" w14:textId="77777777" w:rsidR="002C012C" w:rsidRPr="00471467" w:rsidRDefault="002C012C" w:rsidP="00471467">
      <w:pPr>
        <w:pStyle w:val="EndNoteBibliography"/>
        <w:spacing w:after="240"/>
        <w:ind w:left="720" w:hanging="720"/>
      </w:pPr>
      <w:bookmarkStart w:id="40" w:name="_ENREF_24"/>
      <w:r w:rsidRPr="00471467">
        <w:t>[24]</w:t>
      </w:r>
      <w:r w:rsidRPr="00471467">
        <w:tab/>
        <w:t xml:space="preserve">M. Herold, J. Bolinger, R. Ramnath, T. Bihari, and J. Ramanathan, "Providing end-to-end perspectives in software engineering," </w:t>
      </w:r>
      <w:r w:rsidRPr="00471467">
        <w:rPr>
          <w:i/>
        </w:rPr>
        <w:t xml:space="preserve">2011 Frontiers in Education Conference (FIE), </w:t>
      </w:r>
      <w:r w:rsidRPr="00471467">
        <w:t>pp. S4B-1, 2011, doi: 10.1109/FIE.2011.6142927.</w:t>
      </w:r>
      <w:bookmarkEnd w:id="40"/>
    </w:p>
    <w:p w14:paraId="3E3F3B80" w14:textId="03ABADDA" w:rsidR="002C012C" w:rsidRPr="00471467" w:rsidRDefault="002C012C" w:rsidP="00471467">
      <w:pPr>
        <w:pStyle w:val="EndNoteBibliography"/>
        <w:spacing w:after="240"/>
        <w:ind w:left="720" w:hanging="720"/>
      </w:pPr>
      <w:bookmarkStart w:id="41" w:name="_ENREF_25"/>
      <w:r w:rsidRPr="00471467">
        <w:t>[25]</w:t>
      </w:r>
      <w:r w:rsidRPr="00471467">
        <w:tab/>
        <w:t xml:space="preserve">L. Zheng, "Using public and free platform-as-a-service (PaaS) based lightweight projects for software architecture education," Seoul, South Korea, 2020. [Online]. Available: </w:t>
      </w:r>
      <w:hyperlink r:id="rId41" w:history="1">
        <w:r w:rsidRPr="00471467">
          <w:rPr>
            <w:rStyle w:val="Hyperlink"/>
          </w:rPr>
          <w:t>https://doi.org/10.1145/3377814.3381704</w:t>
        </w:r>
      </w:hyperlink>
      <w:r w:rsidRPr="00471467">
        <w:t>.</w:t>
      </w:r>
      <w:bookmarkEnd w:id="41"/>
    </w:p>
    <w:p w14:paraId="6D09264F" w14:textId="77777777" w:rsidR="002C012C" w:rsidRPr="00471467" w:rsidRDefault="002C012C" w:rsidP="00471467">
      <w:pPr>
        <w:pStyle w:val="EndNoteBibliography"/>
        <w:spacing w:after="240"/>
        <w:ind w:left="720" w:hanging="720"/>
      </w:pPr>
      <w:bookmarkStart w:id="42" w:name="_ENREF_26"/>
      <w:r w:rsidRPr="00471467">
        <w:t>[26]</w:t>
      </w:r>
      <w:r w:rsidRPr="00471467">
        <w:tab/>
        <w:t>A. Giovanni Gonzalez, "Using Apprenticeship and Product Based Learning to Improve Programming Outcomes in Introductory Computer Science Courses," 2024.</w:t>
      </w:r>
      <w:bookmarkEnd w:id="42"/>
    </w:p>
    <w:p w14:paraId="2C5C03C5" w14:textId="77777777" w:rsidR="002C012C" w:rsidRPr="00471467" w:rsidRDefault="002C012C" w:rsidP="00471467">
      <w:pPr>
        <w:pStyle w:val="EndNoteBibliography"/>
        <w:spacing w:after="240"/>
        <w:ind w:left="720" w:hanging="720"/>
      </w:pPr>
      <w:bookmarkStart w:id="43" w:name="_ENREF_27"/>
      <w:r w:rsidRPr="00471467">
        <w:lastRenderedPageBreak/>
        <w:t>[27]</w:t>
      </w:r>
      <w:r w:rsidRPr="00471467">
        <w:tab/>
        <w:t>B. Dahl and A. Kolmos, "Students' Attitudes towards Group-Based Project Exams in Two Engineering Programmes," vol. 3, no. 2, pp. 62-79, 2015.</w:t>
      </w:r>
      <w:bookmarkEnd w:id="43"/>
    </w:p>
    <w:p w14:paraId="5D0D14C4" w14:textId="77777777" w:rsidR="002C012C" w:rsidRPr="00471467" w:rsidRDefault="002C012C" w:rsidP="00471467">
      <w:pPr>
        <w:pStyle w:val="EndNoteBibliography"/>
        <w:spacing w:after="240"/>
        <w:ind w:left="720" w:hanging="720"/>
      </w:pPr>
      <w:bookmarkStart w:id="44" w:name="_ENREF_28"/>
      <w:r w:rsidRPr="00471467">
        <w:t>[28]</w:t>
      </w:r>
      <w:r w:rsidRPr="00471467">
        <w:tab/>
        <w:t xml:space="preserve">B. R. N. Oliveira, L. Garcés, K. T. Lyra, D. S. Santos, S. Isotani, and E. Y. Nakagawa, "An Overview of Software Architecture Education," </w:t>
      </w:r>
      <w:r w:rsidRPr="00471467">
        <w:rPr>
          <w:i/>
        </w:rPr>
        <w:t xml:space="preserve">Anais do Congresso Ibero-Americano em Engenharia de Software (CIbSE), </w:t>
      </w:r>
      <w:r w:rsidRPr="00471467">
        <w:t>pp. 76-90%@ 0000-0000, 2022-06-13 2022, doi: 10.5753/cibse.2022.20964.</w:t>
      </w:r>
      <w:bookmarkEnd w:id="44"/>
    </w:p>
    <w:p w14:paraId="75C2C5B6" w14:textId="77777777" w:rsidR="002C012C" w:rsidRPr="00471467" w:rsidRDefault="002C012C" w:rsidP="00471467">
      <w:pPr>
        <w:pStyle w:val="EndNoteBibliography"/>
        <w:spacing w:after="240"/>
        <w:ind w:left="720" w:hanging="720"/>
      </w:pPr>
      <w:bookmarkStart w:id="45" w:name="_ENREF_29"/>
      <w:r w:rsidRPr="00471467">
        <w:t>[29]</w:t>
      </w:r>
      <w:r w:rsidRPr="00471467">
        <w:tab/>
        <w:t xml:space="preserve">W. L. P. Yepez, J. A. H. Alegria, and A. Kiweleker, "Aligning Software Architecture Training with Software Industry Requirements," </w:t>
      </w:r>
      <w:r w:rsidRPr="00471467">
        <w:rPr>
          <w:i/>
        </w:rPr>
        <w:t xml:space="preserve">International Journal of Software Engineering and Knowledge Engineering, </w:t>
      </w:r>
      <w:r w:rsidRPr="00471467">
        <w:t>vol. 33, no. 03, pp. 435-460, 2023/03/01 2023, doi: 10.1142/S0218194023500031.</w:t>
      </w:r>
      <w:bookmarkEnd w:id="45"/>
    </w:p>
    <w:p w14:paraId="30B86850" w14:textId="77777777" w:rsidR="002C012C" w:rsidRPr="00471467" w:rsidRDefault="002C012C" w:rsidP="00471467">
      <w:pPr>
        <w:pStyle w:val="EndNoteBibliography"/>
        <w:spacing w:after="240"/>
        <w:ind w:left="720" w:hanging="720"/>
      </w:pPr>
      <w:bookmarkStart w:id="46" w:name="_ENREF_30"/>
      <w:r w:rsidRPr="00471467">
        <w:t>[30]</w:t>
      </w:r>
      <w:r w:rsidRPr="00471467">
        <w:tab/>
        <w:t>M. Vidoni, J. M. Montagna, and A. Vecchietti, "Project and team-based strategies for teaching software architecture," 2018.</w:t>
      </w:r>
      <w:bookmarkEnd w:id="46"/>
    </w:p>
    <w:p w14:paraId="7425F16F" w14:textId="77777777" w:rsidR="002C012C" w:rsidRPr="00471467" w:rsidRDefault="002C012C" w:rsidP="00471467">
      <w:pPr>
        <w:pStyle w:val="EndNoteBibliography"/>
        <w:spacing w:after="240"/>
        <w:ind w:left="720" w:hanging="720"/>
      </w:pPr>
      <w:bookmarkStart w:id="47" w:name="_ENREF_31"/>
      <w:r w:rsidRPr="00471467">
        <w:t>[31]</w:t>
      </w:r>
      <w:r w:rsidRPr="00471467">
        <w:tab/>
        <w:t xml:space="preserve">L. Zhang, Y. Li, and N. Ge, "Exploration on Theoretical and Practical Projects of Software Architecture Course," </w:t>
      </w:r>
      <w:r w:rsidRPr="00471467">
        <w:rPr>
          <w:i/>
        </w:rPr>
        <w:t xml:space="preserve">2020 15th International Conference on Computer Science &amp; Education (ICCSE), </w:t>
      </w:r>
      <w:r w:rsidRPr="00471467">
        <w:t>pp. 391-395, 2020, doi: 10.1109/ICCSE49874.2020.9201748.</w:t>
      </w:r>
      <w:bookmarkEnd w:id="47"/>
    </w:p>
    <w:p w14:paraId="6B8C1370" w14:textId="77777777" w:rsidR="002C012C" w:rsidRPr="00471467" w:rsidRDefault="002C012C" w:rsidP="00471467">
      <w:pPr>
        <w:pStyle w:val="EndNoteBibliography"/>
        <w:spacing w:after="240"/>
        <w:ind w:left="720" w:hanging="720"/>
      </w:pPr>
      <w:bookmarkStart w:id="48" w:name="_ENREF_32"/>
      <w:r w:rsidRPr="00471467">
        <w:t>[32]</w:t>
      </w:r>
      <w:r w:rsidRPr="00471467">
        <w:tab/>
        <w:t xml:space="preserve">C. A. Mattmann, N. Medvidovic, S. Malek, G. Edwards, and S. Banerjee, "A Middleware Platform for Providing Mobile and Embedded Computing Instruction to Software Engineering Students," </w:t>
      </w:r>
      <w:r w:rsidRPr="00471467">
        <w:rPr>
          <w:i/>
        </w:rPr>
        <w:t xml:space="preserve">IEEE Transactions on Education, </w:t>
      </w:r>
      <w:r w:rsidRPr="00471467">
        <w:t>vol. 55, no. 3, pp. 425-435, 2012, doi: 10.1109/TE.2012.2182998.</w:t>
      </w:r>
      <w:bookmarkEnd w:id="48"/>
    </w:p>
    <w:p w14:paraId="66E6A444" w14:textId="77777777" w:rsidR="002C012C" w:rsidRPr="00471467" w:rsidRDefault="002C012C" w:rsidP="00471467">
      <w:pPr>
        <w:pStyle w:val="EndNoteBibliography"/>
        <w:spacing w:after="240"/>
        <w:ind w:left="720" w:hanging="720"/>
      </w:pPr>
      <w:bookmarkStart w:id="49" w:name="_ENREF_33"/>
      <w:r w:rsidRPr="00471467">
        <w:t>[33]</w:t>
      </w:r>
      <w:r w:rsidRPr="00471467">
        <w:tab/>
        <w:t xml:space="preserve">B. Pando and J. Castillo, "PlantUMLGen: A tool for teaching Model Driven Development," </w:t>
      </w:r>
      <w:r w:rsidRPr="00471467">
        <w:rPr>
          <w:i/>
        </w:rPr>
        <w:t xml:space="preserve">2022 17th Iberian Conference on Information Systems and Technologies (CISTI), </w:t>
      </w:r>
      <w:r w:rsidRPr="00471467">
        <w:t>pp. 1-6, 2022, doi: 10.23919/CISTI54924.2022.9820348.</w:t>
      </w:r>
      <w:bookmarkEnd w:id="49"/>
    </w:p>
    <w:p w14:paraId="3F8F91A0" w14:textId="77777777" w:rsidR="002C012C" w:rsidRPr="00471467" w:rsidRDefault="002C012C" w:rsidP="00471467">
      <w:pPr>
        <w:pStyle w:val="EndNoteBibliography"/>
        <w:spacing w:after="240"/>
        <w:ind w:left="720" w:hanging="720"/>
      </w:pPr>
      <w:bookmarkStart w:id="50" w:name="_ENREF_34"/>
      <w:r w:rsidRPr="00471467">
        <w:t>[34]</w:t>
      </w:r>
      <w:r w:rsidRPr="00471467">
        <w:tab/>
        <w:t xml:space="preserve">Y. M. Lau, C. M. Koh, and L. Jiang, "Teaching Software Development for Real-World Problems Using a Microservice-Based Collaborative Problem-Solving Approach," </w:t>
      </w:r>
      <w:r w:rsidRPr="00471467">
        <w:rPr>
          <w:i/>
        </w:rPr>
        <w:t xml:space="preserve">2024 IEEE/ACM 46th International Conference on Software Engineering: Software Engineering Education and Training (ICSE-SEET), </w:t>
      </w:r>
      <w:r w:rsidRPr="00471467">
        <w:t>pp. 22-33, 2024, doi: 10.1145/3639474.3640064.</w:t>
      </w:r>
      <w:bookmarkEnd w:id="50"/>
    </w:p>
    <w:p w14:paraId="5C4C903E" w14:textId="77777777" w:rsidR="002C012C" w:rsidRPr="00471467" w:rsidRDefault="002C012C" w:rsidP="00471467">
      <w:pPr>
        <w:pStyle w:val="EndNoteBibliography"/>
        <w:spacing w:after="240"/>
        <w:ind w:left="720" w:hanging="720"/>
      </w:pPr>
      <w:bookmarkStart w:id="51" w:name="_ENREF_35"/>
      <w:r w:rsidRPr="00471467">
        <w:t>[35]</w:t>
      </w:r>
      <w:r w:rsidRPr="00471467">
        <w:tab/>
        <w:t>Y. Wilson Libardo Pantoja, A. Julio Ariel Hurtado, B. Ajay, and W. K. Arvind, "Training Software Architects Suiting Software Industry Needs: A Literature Review," vol. 29, no. 9, pp. 10931-10994, 2024.</w:t>
      </w:r>
      <w:bookmarkEnd w:id="51"/>
    </w:p>
    <w:p w14:paraId="29F636EF" w14:textId="4EDA11F9" w:rsidR="002C012C" w:rsidRPr="00471467" w:rsidRDefault="002C012C" w:rsidP="00471467">
      <w:pPr>
        <w:pStyle w:val="EndNoteBibliography"/>
        <w:spacing w:after="240"/>
        <w:ind w:left="720" w:hanging="720"/>
      </w:pPr>
      <w:bookmarkStart w:id="52" w:name="_ENREF_36"/>
      <w:r w:rsidRPr="00471467">
        <w:t>[36]</w:t>
      </w:r>
      <w:r w:rsidRPr="00471467">
        <w:tab/>
        <w:t xml:space="preserve">M. Ramachandran and R. Sedeeq, "Learning Environment for Problem-based Learning in Teaching Software Components and Service-oriented Architecture," 2017. [Online]. Available: </w:t>
      </w:r>
      <w:hyperlink r:id="rId42" w:history="1">
        <w:r w:rsidRPr="00471467">
          <w:rPr>
            <w:rStyle w:val="Hyperlink"/>
          </w:rPr>
          <w:t>https://doi.org/10.5220/0006257702490255</w:t>
        </w:r>
      </w:hyperlink>
      <w:r w:rsidRPr="00471467">
        <w:t>.</w:t>
      </w:r>
      <w:bookmarkEnd w:id="52"/>
    </w:p>
    <w:p w14:paraId="00E3E52D" w14:textId="77777777" w:rsidR="002C012C" w:rsidRPr="00471467" w:rsidRDefault="002C012C" w:rsidP="00471467">
      <w:pPr>
        <w:pStyle w:val="EndNoteBibliography"/>
        <w:spacing w:after="240"/>
        <w:ind w:left="720" w:hanging="720"/>
      </w:pPr>
      <w:bookmarkStart w:id="53" w:name="_ENREF_37"/>
      <w:r w:rsidRPr="00471467">
        <w:t>[37]</w:t>
      </w:r>
      <w:r w:rsidRPr="00471467">
        <w:tab/>
        <w:t xml:space="preserve">E. L. Ouh, B. K. S. Gan, Y. Irawan, Ieee, A. S. E. E. E. R. Ieee, and I. E. S. I. C. S. Methods Div, "Did our Course Design on Software Architecture meet our Student's Learning Expectations?," </w:t>
      </w:r>
      <w:r w:rsidRPr="00471467">
        <w:rPr>
          <w:i/>
        </w:rPr>
        <w:t xml:space="preserve">IEEE Frontiers in Education Conference (FIE), </w:t>
      </w:r>
      <w:r w:rsidRPr="00471467">
        <w:t xml:space="preserve">2020. [Online]. Available: </w:t>
      </w:r>
      <w:r w:rsidRPr="00471467">
        <w:rPr>
          <w:u w:val="single"/>
        </w:rPr>
        <w:t>&lt;Go to ISI&gt;://WOS:000646660800146</w:t>
      </w:r>
      <w:r w:rsidRPr="00471467">
        <w:t>.</w:t>
      </w:r>
      <w:bookmarkEnd w:id="53"/>
    </w:p>
    <w:p w14:paraId="223BC7BE" w14:textId="77777777" w:rsidR="002C012C" w:rsidRPr="00471467" w:rsidRDefault="002C012C" w:rsidP="00471467">
      <w:pPr>
        <w:pStyle w:val="EndNoteBibliography"/>
        <w:spacing w:after="240"/>
        <w:ind w:left="720" w:hanging="720"/>
      </w:pPr>
      <w:bookmarkStart w:id="54" w:name="_ENREF_38"/>
      <w:r w:rsidRPr="00471467">
        <w:t>[38]</w:t>
      </w:r>
      <w:r w:rsidRPr="00471467">
        <w:tab/>
        <w:t xml:space="preserve">D. El-Mahdy, "Learning by Doing: Integrating Shape Grammar as a Visual Coding Tool in Architectural Curricula," </w:t>
      </w:r>
      <w:r w:rsidRPr="00471467">
        <w:rPr>
          <w:i/>
        </w:rPr>
        <w:t xml:space="preserve">Nexus Network Journal, </w:t>
      </w:r>
      <w:r w:rsidRPr="00471467">
        <w:t>vol. 24, no. 3, pp. 701-716, 2022/09/01 2022, doi: 10.1007/s00004-022-00608-w.</w:t>
      </w:r>
      <w:bookmarkEnd w:id="54"/>
    </w:p>
    <w:p w14:paraId="0047CF80" w14:textId="464BC3E1" w:rsidR="002C012C" w:rsidRPr="00471467" w:rsidRDefault="002C012C" w:rsidP="00471467">
      <w:pPr>
        <w:pStyle w:val="EndNoteBibliography"/>
        <w:spacing w:after="240"/>
        <w:ind w:left="720" w:hanging="720"/>
      </w:pPr>
      <w:bookmarkStart w:id="55" w:name="_ENREF_39"/>
      <w:r w:rsidRPr="00471467">
        <w:lastRenderedPageBreak/>
        <w:t>[39]</w:t>
      </w:r>
      <w:r w:rsidRPr="00471467">
        <w:tab/>
        <w:t xml:space="preserve">E. L. Ouh and Y. Irawan, "Applying Case-Based Learning for a Postgraduate Software Architecture Course," presented at the Proceedings of the 2019 ACM Conference on Innovation and Technology in Computer Science Education, Aberdeen, Scotland Uk, 2019. [Online]. Available: </w:t>
      </w:r>
      <w:hyperlink r:id="rId43" w:history="1">
        <w:r w:rsidRPr="00471467">
          <w:rPr>
            <w:rStyle w:val="Hyperlink"/>
          </w:rPr>
          <w:t>https://doi.org/10.1145/3304221.3319737</w:t>
        </w:r>
      </w:hyperlink>
      <w:r w:rsidRPr="00471467">
        <w:t>.</w:t>
      </w:r>
      <w:bookmarkEnd w:id="55"/>
    </w:p>
    <w:p w14:paraId="5F0B24DD" w14:textId="77777777" w:rsidR="002C012C" w:rsidRPr="00471467" w:rsidRDefault="002C012C" w:rsidP="00471467">
      <w:pPr>
        <w:pStyle w:val="EndNoteBibliography"/>
        <w:spacing w:after="240"/>
        <w:ind w:left="720" w:hanging="720"/>
      </w:pPr>
      <w:bookmarkStart w:id="56" w:name="_ENREF_40"/>
      <w:r w:rsidRPr="00471467">
        <w:t>[40]</w:t>
      </w:r>
      <w:r w:rsidRPr="00471467">
        <w:tab/>
        <w:t xml:space="preserve">P. O. Antonino, A. Morgenstern, and T. Kuhn, "Embedded-Software Architects: It's Not Only about the Software," </w:t>
      </w:r>
      <w:r w:rsidRPr="00471467">
        <w:rPr>
          <w:i/>
        </w:rPr>
        <w:t xml:space="preserve">IEEE Software, </w:t>
      </w:r>
      <w:r w:rsidRPr="00471467">
        <w:t>vol. 33, no. 6, pp. 56-62, 2016, doi: 10.1109/MS.2016.142.</w:t>
      </w:r>
      <w:bookmarkEnd w:id="56"/>
    </w:p>
    <w:p w14:paraId="31E71294" w14:textId="77777777" w:rsidR="002C012C" w:rsidRPr="00471467" w:rsidRDefault="002C012C" w:rsidP="00471467">
      <w:pPr>
        <w:pStyle w:val="EndNoteBibliography"/>
        <w:spacing w:after="240"/>
        <w:ind w:left="720" w:hanging="720"/>
      </w:pPr>
      <w:bookmarkStart w:id="57" w:name="_ENREF_41"/>
      <w:r w:rsidRPr="00471467">
        <w:t>[41]</w:t>
      </w:r>
      <w:r w:rsidRPr="00471467">
        <w:tab/>
        <w:t xml:space="preserve">N. A. A. Jamal and N. M. Ali, "Comparative critiquing and example-based approach for learning client-server design," </w:t>
      </w:r>
      <w:r w:rsidRPr="00471467">
        <w:rPr>
          <w:i/>
        </w:rPr>
        <w:t xml:space="preserve">2017 IEEE Conference on e-Learning, e-Management and e-Services (IC3e), </w:t>
      </w:r>
      <w:r w:rsidRPr="00471467">
        <w:t>pp. 30-35, 2017, doi: 10.1109/IC3e.2017.8409234.</w:t>
      </w:r>
      <w:bookmarkEnd w:id="57"/>
    </w:p>
    <w:p w14:paraId="500EF5D0" w14:textId="01458378" w:rsidR="002C012C" w:rsidRPr="00471467" w:rsidRDefault="002C012C" w:rsidP="00471467">
      <w:pPr>
        <w:pStyle w:val="EndNoteBibliography"/>
        <w:spacing w:after="240"/>
        <w:ind w:left="720" w:hanging="720"/>
      </w:pPr>
      <w:bookmarkStart w:id="58" w:name="_ENREF_42"/>
      <w:r w:rsidRPr="00471467">
        <w:t>[42]</w:t>
      </w:r>
      <w:r w:rsidRPr="00471467">
        <w:tab/>
        <w:t xml:space="preserve">C. Santi and X. Fatos, "CLPL: Providing software infrastructure for the systematic and effective construction of complex collaborative learning systems," </w:t>
      </w:r>
      <w:r w:rsidRPr="00471467">
        <w:rPr>
          <w:i/>
        </w:rPr>
        <w:t xml:space="preserve">Journal of Systems and Software, </w:t>
      </w:r>
      <w:r w:rsidRPr="00471467">
        <w:t xml:space="preserve">vol. 83, no. 11, pp. 2083-2097, 2010, doi: </w:t>
      </w:r>
      <w:hyperlink r:id="rId44" w:history="1">
        <w:r w:rsidRPr="00471467">
          <w:rPr>
            <w:rStyle w:val="Hyperlink"/>
          </w:rPr>
          <w:t>https://doi.org/10.1016/j.jss.2010.06.013</w:t>
        </w:r>
      </w:hyperlink>
      <w:r w:rsidRPr="00471467">
        <w:t>.</w:t>
      </w:r>
      <w:bookmarkEnd w:id="58"/>
    </w:p>
    <w:p w14:paraId="33D95634" w14:textId="0F17540C" w:rsidR="002C012C" w:rsidRPr="00471467" w:rsidRDefault="002C012C" w:rsidP="00471467">
      <w:pPr>
        <w:pStyle w:val="EndNoteBibliography"/>
        <w:spacing w:after="240"/>
        <w:ind w:left="720" w:hanging="720"/>
      </w:pPr>
      <w:bookmarkStart w:id="59" w:name="_ENREF_43"/>
      <w:r w:rsidRPr="00471467">
        <w:t>[43]</w:t>
      </w:r>
      <w:r w:rsidRPr="00471467">
        <w:tab/>
        <w:t xml:space="preserve">R. Capilla, O. Zimmermann, C. Carrillo, and H. Astudillo, "Teaching Students Software Architecture Decision Making," 2020. [Online]. Available: </w:t>
      </w:r>
      <w:hyperlink r:id="rId45" w:history="1">
        <w:r w:rsidRPr="00471467">
          <w:rPr>
            <w:rStyle w:val="Hyperlink"/>
          </w:rPr>
          <w:t>https://doi.org/10.1007/978-3-030-58923-3_16</w:t>
        </w:r>
      </w:hyperlink>
      <w:r w:rsidRPr="00471467">
        <w:t>.</w:t>
      </w:r>
      <w:bookmarkEnd w:id="59"/>
    </w:p>
    <w:p w14:paraId="4107B47E" w14:textId="77777777" w:rsidR="002C012C" w:rsidRPr="00471467" w:rsidRDefault="002C012C" w:rsidP="00471467">
      <w:pPr>
        <w:pStyle w:val="EndNoteBibliography"/>
        <w:spacing w:after="240"/>
        <w:ind w:left="720" w:hanging="720"/>
      </w:pPr>
      <w:bookmarkStart w:id="60" w:name="_ENREF_44"/>
      <w:r w:rsidRPr="00471467">
        <w:t>[44]</w:t>
      </w:r>
      <w:r w:rsidRPr="00471467">
        <w:tab/>
        <w:t>F. Abdullah</w:t>
      </w:r>
      <w:r w:rsidRPr="00471467">
        <w:rPr>
          <w:i/>
        </w:rPr>
        <w:t xml:space="preserve"> et al.</w:t>
      </w:r>
      <w:r w:rsidRPr="00471467">
        <w:t xml:space="preserve">, "Case study on perspicacity of collaborative learning experiences," </w:t>
      </w:r>
      <w:r w:rsidRPr="00471467">
        <w:rPr>
          <w:i/>
        </w:rPr>
        <w:t xml:space="preserve">IOP Conference Series: Materials Science and Engineering, </w:t>
      </w:r>
      <w:r w:rsidRPr="00471467">
        <w:t>vol. 291, no. 1, p. 012006, 2017/12/01 2017, doi: 10.1088/1757-899X/291/1/012006.</w:t>
      </w:r>
      <w:bookmarkEnd w:id="60"/>
    </w:p>
    <w:p w14:paraId="61795615" w14:textId="3E5DE5E3" w:rsidR="002C012C" w:rsidRPr="00471467" w:rsidRDefault="002C012C" w:rsidP="00471467">
      <w:pPr>
        <w:pStyle w:val="EndNoteBibliography"/>
        <w:spacing w:after="240"/>
        <w:ind w:left="720" w:hanging="720"/>
      </w:pPr>
      <w:bookmarkStart w:id="61" w:name="_ENREF_45"/>
      <w:r w:rsidRPr="00471467">
        <w:t>[45]</w:t>
      </w:r>
      <w:r w:rsidRPr="00471467">
        <w:tab/>
        <w:t>A. v. Deursen</w:t>
      </w:r>
      <w:r w:rsidRPr="00471467">
        <w:rPr>
          <w:i/>
        </w:rPr>
        <w:t xml:space="preserve"> et al.</w:t>
      </w:r>
      <w:r w:rsidRPr="00471467">
        <w:t xml:space="preserve">, "A Collaborative Approach to Teaching Software Architecture," 2017. [Online]. Available: </w:t>
      </w:r>
      <w:hyperlink r:id="rId46" w:history="1">
        <w:r w:rsidRPr="00471467">
          <w:rPr>
            <w:rStyle w:val="Hyperlink"/>
          </w:rPr>
          <w:t>https://doi.org/10.1145/3017680.3017737</w:t>
        </w:r>
      </w:hyperlink>
      <w:r w:rsidRPr="00471467">
        <w:t>.</w:t>
      </w:r>
      <w:bookmarkEnd w:id="61"/>
    </w:p>
    <w:p w14:paraId="4DFA90BF" w14:textId="77777777" w:rsidR="002C012C" w:rsidRPr="00471467" w:rsidRDefault="002C012C" w:rsidP="00471467">
      <w:pPr>
        <w:pStyle w:val="EndNoteBibliography"/>
        <w:spacing w:after="240"/>
        <w:ind w:left="720" w:hanging="720"/>
      </w:pPr>
      <w:bookmarkStart w:id="62" w:name="_ENREF_46"/>
      <w:r w:rsidRPr="00471467">
        <w:t>[46]</w:t>
      </w:r>
      <w:r w:rsidRPr="00471467">
        <w:tab/>
        <w:t xml:space="preserve">G. Zhang and M. Rong, "Exploration and practice of software engineering core curriculum construction," </w:t>
      </w:r>
      <w:r w:rsidRPr="00471467">
        <w:rPr>
          <w:i/>
        </w:rPr>
        <w:t xml:space="preserve">2011 6th International Conference on Computer Science &amp; Education (ICCSE), </w:t>
      </w:r>
      <w:r w:rsidRPr="00471467">
        <w:t>pp. 703-705, 2011, doi: 10.1109/ICCSE.2011.6028734.</w:t>
      </w:r>
      <w:bookmarkEnd w:id="62"/>
    </w:p>
    <w:p w14:paraId="50E6B390" w14:textId="77777777" w:rsidR="002C012C" w:rsidRPr="00471467" w:rsidRDefault="002C012C" w:rsidP="00471467">
      <w:pPr>
        <w:pStyle w:val="EndNoteBibliography"/>
        <w:spacing w:after="240"/>
        <w:ind w:left="720" w:hanging="720"/>
      </w:pPr>
      <w:bookmarkStart w:id="63" w:name="_ENREF_47"/>
      <w:r w:rsidRPr="00471467">
        <w:t>[47]</w:t>
      </w:r>
      <w:r w:rsidRPr="00471467">
        <w:tab/>
        <w:t xml:space="preserve">M. Cao and Z. Cao, "Teaching data structures and Software Architecture while constructing curriculum platform," </w:t>
      </w:r>
      <w:r w:rsidRPr="00471467">
        <w:rPr>
          <w:i/>
        </w:rPr>
        <w:t xml:space="preserve">2011 6th International Conference on Computer Science &amp; Education (ICCSE), </w:t>
      </w:r>
      <w:r w:rsidRPr="00471467">
        <w:t>pp. 1433-1437, 2011, doi: 10.1109/ICCSE.2011.6028899.</w:t>
      </w:r>
      <w:bookmarkEnd w:id="63"/>
    </w:p>
    <w:p w14:paraId="275C753C" w14:textId="35A3CAB8" w:rsidR="002C012C" w:rsidRPr="00471467" w:rsidRDefault="002C012C" w:rsidP="00471467">
      <w:pPr>
        <w:pStyle w:val="EndNoteBibliography"/>
        <w:spacing w:after="240"/>
        <w:ind w:left="720" w:hanging="720"/>
      </w:pPr>
      <w:bookmarkStart w:id="64" w:name="_ENREF_48"/>
      <w:r w:rsidRPr="00471467">
        <w:t>[48]</w:t>
      </w:r>
      <w:r w:rsidRPr="00471467">
        <w:tab/>
        <w:t xml:space="preserve">M. A. Manal and M. M. Ana, "Gamification in software engineering education: A systematic mapping," </w:t>
      </w:r>
      <w:r w:rsidRPr="00471467">
        <w:rPr>
          <w:i/>
        </w:rPr>
        <w:t xml:space="preserve">Journal of Systems and Software, </w:t>
      </w:r>
      <w:r w:rsidRPr="00471467">
        <w:t xml:space="preserve">vol. 141, pp. 131-150, 2018, doi: </w:t>
      </w:r>
      <w:hyperlink r:id="rId47" w:history="1">
        <w:r w:rsidRPr="00471467">
          <w:rPr>
            <w:rStyle w:val="Hyperlink"/>
          </w:rPr>
          <w:t>https://doi.org/10.1016/j.jss.2018.03.065</w:t>
        </w:r>
      </w:hyperlink>
      <w:r w:rsidRPr="00471467">
        <w:t>.</w:t>
      </w:r>
      <w:bookmarkEnd w:id="64"/>
    </w:p>
    <w:p w14:paraId="692E3F76" w14:textId="77777777" w:rsidR="002C012C" w:rsidRPr="00471467" w:rsidRDefault="002C012C" w:rsidP="00471467">
      <w:pPr>
        <w:pStyle w:val="EndNoteBibliography"/>
        <w:spacing w:after="240"/>
        <w:ind w:left="720" w:hanging="720"/>
      </w:pPr>
      <w:bookmarkStart w:id="65" w:name="_ENREF_49"/>
      <w:r w:rsidRPr="00471467">
        <w:t>[49]</w:t>
      </w:r>
      <w:r w:rsidRPr="00471467">
        <w:tab/>
      </w:r>
      <w:r w:rsidR="00471467" w:rsidRPr="00471467">
        <w:rPr>
          <w:noProof/>
        </w:rPr>
        <w:t xml:space="preserve">J. A. Parejo, J. Troya, S. Segura, A. del-Río-Ortega, A. Gámez-Díaz, and A. E. Márquez-Chamorro, "Flipping laboratory sessions: an experience in computer science," </w:t>
      </w:r>
      <w:r w:rsidR="00471467" w:rsidRPr="00471467">
        <w:rPr>
          <w:i/>
          <w:noProof/>
        </w:rPr>
        <w:t xml:space="preserve">IEEE Revista Iberoamericana de Tecnologias del Aprendizaje, </w:t>
      </w:r>
      <w:r w:rsidR="00471467" w:rsidRPr="00471467">
        <w:rPr>
          <w:noProof/>
        </w:rPr>
        <w:t>vol. 15, no. 3, pp. 183-191, 2020</w:t>
      </w:r>
      <w:r w:rsidRPr="00471467">
        <w:t>.</w:t>
      </w:r>
      <w:bookmarkEnd w:id="65"/>
    </w:p>
    <w:p w14:paraId="32465C11" w14:textId="77777777" w:rsidR="00471467" w:rsidRPr="00471467" w:rsidRDefault="00471467" w:rsidP="00471467">
      <w:pPr>
        <w:pStyle w:val="EndNoteBibliography"/>
        <w:spacing w:after="240"/>
        <w:ind w:left="720" w:hanging="720"/>
        <w:rPr>
          <w:noProof/>
        </w:rPr>
      </w:pPr>
      <w:bookmarkStart w:id="66" w:name="_ENREF_50"/>
      <w:r w:rsidRPr="00471467">
        <w:rPr>
          <w:noProof/>
        </w:rPr>
        <w:t>[50]</w:t>
      </w:r>
      <w:r w:rsidRPr="00471467">
        <w:rPr>
          <w:noProof/>
        </w:rPr>
        <w:tab/>
        <w:t xml:space="preserve">P. Lago, J. F. Cai, R. C. de Boer, P. Kruchten, and R. Verdecchia, "DecidArch: Playing cards as software architects," in </w:t>
      </w:r>
      <w:r w:rsidRPr="00471467">
        <w:rPr>
          <w:i/>
          <w:noProof/>
        </w:rPr>
        <w:t>Proceedings of the 52nd Hawaii International Conference on System Sciences (HICSS)</w:t>
      </w:r>
      <w:r w:rsidRPr="00471467">
        <w:rPr>
          <w:noProof/>
        </w:rPr>
        <w:t xml:space="preserve">, 2019: Hawaii International Conference on System Sciences (HICSS), pp. 7815-7824. </w:t>
      </w:r>
      <w:bookmarkEnd w:id="66"/>
    </w:p>
    <w:p w14:paraId="12B95A5D" w14:textId="77777777" w:rsidR="00471467" w:rsidRPr="00471467" w:rsidRDefault="00471467" w:rsidP="00471467">
      <w:pPr>
        <w:pStyle w:val="EndNoteBibliography"/>
        <w:spacing w:after="240"/>
        <w:ind w:left="720" w:hanging="720"/>
        <w:rPr>
          <w:noProof/>
        </w:rPr>
      </w:pPr>
      <w:bookmarkStart w:id="67" w:name="_ENREF_51"/>
      <w:r w:rsidRPr="00471467">
        <w:rPr>
          <w:noProof/>
        </w:rPr>
        <w:lastRenderedPageBreak/>
        <w:t>[51]</w:t>
      </w:r>
      <w:r w:rsidRPr="00471467">
        <w:rPr>
          <w:noProof/>
        </w:rPr>
        <w:tab/>
        <w:t xml:space="preserve">C. M. Aldenhoven and R. S. Engelschall, "The beauty of software architecture," </w:t>
      </w:r>
      <w:r w:rsidRPr="00471467">
        <w:rPr>
          <w:i/>
          <w:noProof/>
        </w:rPr>
        <w:t xml:space="preserve">2023 IEEE 20th International Conference on Software Architecture (ICSA), </w:t>
      </w:r>
      <w:r w:rsidRPr="00471467">
        <w:rPr>
          <w:noProof/>
        </w:rPr>
        <w:t>pp. 117-128, 2023, doi: 10.1109/ICSA56044.2023.00019.</w:t>
      </w:r>
      <w:bookmarkEnd w:id="67"/>
    </w:p>
    <w:p w14:paraId="3FD59E3C" w14:textId="77777777" w:rsidR="00471467" w:rsidRPr="00471467" w:rsidRDefault="00471467" w:rsidP="00471467">
      <w:pPr>
        <w:pStyle w:val="EndNoteBibliography"/>
        <w:spacing w:after="240"/>
        <w:ind w:left="720" w:hanging="720"/>
        <w:rPr>
          <w:noProof/>
        </w:rPr>
      </w:pPr>
      <w:bookmarkStart w:id="68" w:name="_ENREF_52"/>
      <w:r w:rsidRPr="00471467">
        <w:rPr>
          <w:noProof/>
        </w:rPr>
        <w:t>[52]</w:t>
      </w:r>
      <w:r w:rsidRPr="00471467">
        <w:rPr>
          <w:noProof/>
        </w:rPr>
        <w:tab/>
        <w:t xml:space="preserve">C. H. Montenegro, H. Astudillo, and M. C. G. Álvarez, "ATAM-RPG: A role-playing game to teach architecture trade-off analysis method (ATAM)," </w:t>
      </w:r>
      <w:r w:rsidRPr="00471467">
        <w:rPr>
          <w:i/>
          <w:noProof/>
        </w:rPr>
        <w:t xml:space="preserve">2017 XLIII Latin American Computer Conference (CLEI), </w:t>
      </w:r>
      <w:r w:rsidRPr="00471467">
        <w:rPr>
          <w:noProof/>
        </w:rPr>
        <w:t>pp. 1-9, 2017, doi: 10.1109/CLEI.2017.8226416.</w:t>
      </w:r>
      <w:bookmarkEnd w:id="68"/>
    </w:p>
    <w:p w14:paraId="57DF5EFE" w14:textId="77777777" w:rsidR="00471467" w:rsidRPr="00471467" w:rsidRDefault="00471467" w:rsidP="00471467">
      <w:pPr>
        <w:pStyle w:val="EndNoteBibliography"/>
        <w:spacing w:after="240"/>
        <w:ind w:left="720" w:hanging="720"/>
        <w:rPr>
          <w:noProof/>
        </w:rPr>
      </w:pPr>
      <w:bookmarkStart w:id="69" w:name="_ENREF_53"/>
      <w:r w:rsidRPr="00471467">
        <w:rPr>
          <w:noProof/>
        </w:rPr>
        <w:t>[53]</w:t>
      </w:r>
      <w:r w:rsidRPr="00471467">
        <w:rPr>
          <w:noProof/>
        </w:rPr>
        <w:tab/>
        <w:t xml:space="preserve">R. C. d. Boer, P. Lago, R. Verdecchia, and P. Kruchten, "DecidArch V2: An Improved Game to Teach Architecture Design Decision Making," </w:t>
      </w:r>
      <w:r w:rsidRPr="00471467">
        <w:rPr>
          <w:i/>
          <w:noProof/>
        </w:rPr>
        <w:t xml:space="preserve">2019 IEEE International Conference on Software Architecture Companion (ICSA-C), </w:t>
      </w:r>
      <w:r w:rsidRPr="00471467">
        <w:rPr>
          <w:noProof/>
        </w:rPr>
        <w:t>pp. 153-157, 2019, doi: 10.1109/ICSA-C.2019.00034.</w:t>
      </w:r>
      <w:bookmarkEnd w:id="69"/>
    </w:p>
    <w:p w14:paraId="1391A008" w14:textId="77777777" w:rsidR="00471467" w:rsidRPr="00471467" w:rsidRDefault="00471467" w:rsidP="00471467">
      <w:pPr>
        <w:pStyle w:val="EndNoteBibliography"/>
        <w:spacing w:after="240"/>
        <w:ind w:left="720" w:hanging="720"/>
        <w:rPr>
          <w:noProof/>
        </w:rPr>
      </w:pPr>
      <w:bookmarkStart w:id="70" w:name="_ENREF_54"/>
      <w:r w:rsidRPr="00471467">
        <w:rPr>
          <w:noProof/>
        </w:rPr>
        <w:t>[54]</w:t>
      </w:r>
      <w:r w:rsidRPr="00471467">
        <w:rPr>
          <w:noProof/>
        </w:rPr>
        <w:tab/>
        <w:t>M. Campo, A. Amandi, and J. C. Biset, "A Software Architecture Perspective about Moodle Flexibility for Supporting Empirical Research of Teaching Theories," vol. 26, no. 1, pp. 817-842, 2021.</w:t>
      </w:r>
      <w:bookmarkEnd w:id="70"/>
    </w:p>
    <w:p w14:paraId="77C345C4" w14:textId="77777777" w:rsidR="00471467" w:rsidRPr="00471467" w:rsidRDefault="00471467" w:rsidP="00471467">
      <w:pPr>
        <w:pStyle w:val="EndNoteBibliography"/>
        <w:spacing w:after="240"/>
        <w:ind w:left="720" w:hanging="720"/>
        <w:rPr>
          <w:noProof/>
        </w:rPr>
      </w:pPr>
      <w:bookmarkStart w:id="71" w:name="_ENREF_55"/>
      <w:r w:rsidRPr="00471467">
        <w:rPr>
          <w:noProof/>
        </w:rPr>
        <w:t>[55]</w:t>
      </w:r>
      <w:r w:rsidRPr="00471467">
        <w:rPr>
          <w:noProof/>
        </w:rPr>
        <w:tab/>
        <w:t xml:space="preserve">M. Feldgen and O. Clua, "Teaching effective requirements engineering for large-scale software development with scaffolding," </w:t>
      </w:r>
      <w:r w:rsidRPr="00471467">
        <w:rPr>
          <w:i/>
          <w:noProof/>
        </w:rPr>
        <w:t xml:space="preserve">2014 IEEE Frontiers in Education Conference (FIE) Proceedings, </w:t>
      </w:r>
      <w:r w:rsidRPr="00471467">
        <w:rPr>
          <w:noProof/>
        </w:rPr>
        <w:t>pp. 1-8, 2014, doi: 10.1109/FIE.2014.7044176.</w:t>
      </w:r>
      <w:bookmarkEnd w:id="71"/>
    </w:p>
    <w:p w14:paraId="35E7ED1E" w14:textId="77777777" w:rsidR="00471467" w:rsidRPr="00471467" w:rsidRDefault="00471467" w:rsidP="00471467">
      <w:pPr>
        <w:pStyle w:val="EndNoteBibliography"/>
        <w:spacing w:after="240"/>
        <w:ind w:left="720" w:hanging="720"/>
        <w:rPr>
          <w:noProof/>
        </w:rPr>
      </w:pPr>
      <w:bookmarkStart w:id="72" w:name="_ENREF_56"/>
      <w:r w:rsidRPr="00471467">
        <w:rPr>
          <w:noProof/>
        </w:rPr>
        <w:t>[56]</w:t>
      </w:r>
      <w:r w:rsidRPr="00471467">
        <w:rPr>
          <w:noProof/>
        </w:rPr>
        <w:tab/>
        <w:t>S. Chimalakonda and K. V. Nori, "A Patterns Based Approach for the Design of Educational Technologies," vol. 31, no. 4, pp. 2114-2133, 2023.</w:t>
      </w:r>
      <w:bookmarkEnd w:id="72"/>
    </w:p>
    <w:p w14:paraId="64F39FD2" w14:textId="1A279607" w:rsidR="002C012C" w:rsidRPr="00471467" w:rsidRDefault="00471467" w:rsidP="00471467">
      <w:pPr>
        <w:pStyle w:val="EndNoteBibliography"/>
        <w:spacing w:after="240"/>
        <w:ind w:left="720" w:hanging="720"/>
      </w:pPr>
      <w:bookmarkStart w:id="73" w:name="_ENREF_57"/>
      <w:r w:rsidRPr="00471467">
        <w:rPr>
          <w:noProof/>
        </w:rPr>
        <w:t>[57]</w:t>
      </w:r>
      <w:r w:rsidRPr="00471467">
        <w:rPr>
          <w:noProof/>
        </w:rPr>
        <w:tab/>
        <w:t xml:space="preserve">L. M. Castro, M. Hidalgo, and H. Astudillo, "Effective Teaching Strategies for Large Classes: A Case Study in Software Architecture Education," 2024. [Online]. Available: </w:t>
      </w:r>
      <w:bookmarkStart w:id="74" w:name="_ENREF_58"/>
      <w:r w:rsidR="002C012C">
        <w:fldChar w:fldCharType="begin"/>
      </w:r>
      <w:r w:rsidR="002C012C">
        <w:instrText>HYPERLINK "https://doi.org/10.1145/3702163.3702414"</w:instrText>
      </w:r>
      <w:r w:rsidR="002C012C">
        <w:fldChar w:fldCharType="separate"/>
      </w:r>
      <w:r w:rsidR="002C012C" w:rsidRPr="00471467">
        <w:rPr>
          <w:rStyle w:val="Hyperlink"/>
        </w:rPr>
        <w:t>https://doi.org/10.1145/3702163.3702414</w:t>
      </w:r>
      <w:r w:rsidR="002C012C">
        <w:fldChar w:fldCharType="end"/>
      </w:r>
      <w:r w:rsidR="002C012C" w:rsidRPr="00471467">
        <w:t>.</w:t>
      </w:r>
      <w:bookmarkEnd w:id="73"/>
      <w:bookmarkEnd w:id="74"/>
    </w:p>
    <w:p w14:paraId="53F60BA0" w14:textId="77777777" w:rsidR="00471467" w:rsidRPr="00471467" w:rsidRDefault="00471467" w:rsidP="00471467">
      <w:pPr>
        <w:pStyle w:val="EndNoteBibliography"/>
        <w:spacing w:after="240"/>
        <w:ind w:left="720" w:hanging="720"/>
        <w:rPr>
          <w:noProof/>
        </w:rPr>
      </w:pPr>
      <w:r w:rsidRPr="00471467">
        <w:rPr>
          <w:noProof/>
        </w:rPr>
        <w:t>[58]</w:t>
      </w:r>
      <w:r w:rsidRPr="00471467">
        <w:rPr>
          <w:noProof/>
        </w:rPr>
        <w:tab/>
        <w:t>C. Corritore and B. Love, "Redesigning an Introductory Programming Course to Facilitate Effective Student Learning: A Case Study," vol. 19, pp. 91-136, 2020.</w:t>
      </w:r>
    </w:p>
    <w:p w14:paraId="5AD64141" w14:textId="77777777" w:rsidR="00471467" w:rsidRPr="00471467" w:rsidRDefault="00471467" w:rsidP="00471467">
      <w:pPr>
        <w:pStyle w:val="EndNoteBibliography"/>
        <w:spacing w:after="240"/>
        <w:ind w:left="720" w:hanging="720"/>
        <w:rPr>
          <w:noProof/>
        </w:rPr>
      </w:pPr>
      <w:bookmarkStart w:id="75" w:name="_ENREF_59"/>
      <w:r w:rsidRPr="00471467">
        <w:rPr>
          <w:noProof/>
        </w:rPr>
        <w:t>[59]</w:t>
      </w:r>
      <w:r w:rsidRPr="00471467">
        <w:rPr>
          <w:noProof/>
        </w:rPr>
        <w:tab/>
        <w:t xml:space="preserve">O. E. Lieh and Y. Irawan, "Exploring Experiential Learning Model and Risk Management Process for an Undergraduate Software Architecture Course," </w:t>
      </w:r>
      <w:r w:rsidRPr="00471467">
        <w:rPr>
          <w:i/>
          <w:noProof/>
        </w:rPr>
        <w:t xml:space="preserve">2018 IEEE Frontiers in Education Conference (FIE), </w:t>
      </w:r>
      <w:r w:rsidRPr="00471467">
        <w:rPr>
          <w:noProof/>
        </w:rPr>
        <w:t>pp. 1-9, 2018, doi: 10.1109/FIE.2018.8659200.</w:t>
      </w:r>
      <w:bookmarkEnd w:id="75"/>
    </w:p>
    <w:p w14:paraId="04313E1D" w14:textId="77777777" w:rsidR="002C012C" w:rsidRPr="00471467" w:rsidRDefault="002C012C" w:rsidP="00471467">
      <w:pPr>
        <w:pStyle w:val="EndNoteBibliography"/>
        <w:spacing w:after="240"/>
        <w:ind w:left="720" w:hanging="720"/>
      </w:pPr>
      <w:bookmarkStart w:id="76" w:name="_ENREF_60"/>
      <w:r w:rsidRPr="00471467">
        <w:t>[60]</w:t>
      </w:r>
      <w:r w:rsidRPr="00471467">
        <w:tab/>
        <w:t xml:space="preserve">O. E. Lieh and Y. Irawan, "Exploring Experiential Learning Model and Risk Management Process for an Undergraduate Software Architecture Course," </w:t>
      </w:r>
      <w:bookmarkStart w:id="77" w:name="_ENREF_61"/>
      <w:bookmarkEnd w:id="76"/>
      <w:r w:rsidRPr="00471467">
        <w:t xml:space="preserve">in </w:t>
      </w:r>
      <w:r w:rsidRPr="00471467">
        <w:rPr>
          <w:i/>
        </w:rPr>
        <w:t>2018 IEEE Frontiers in Education Conference (FIE)</w:t>
      </w:r>
      <w:r w:rsidRPr="00471467">
        <w:t xml:space="preserve">, 3-6 Oct. 2018 2018, pp. 1-9, doi: 10.1109/FIE.2018.8659200. </w:t>
      </w:r>
      <w:bookmarkEnd w:id="77"/>
    </w:p>
    <w:p w14:paraId="0E4281E2" w14:textId="77777777" w:rsidR="00471467" w:rsidRPr="00471467" w:rsidRDefault="00471467" w:rsidP="00471467">
      <w:pPr>
        <w:pStyle w:val="EndNoteBibliography"/>
        <w:spacing w:after="240"/>
        <w:ind w:left="720" w:hanging="720"/>
        <w:rPr>
          <w:noProof/>
        </w:rPr>
      </w:pPr>
      <w:r w:rsidRPr="00471467">
        <w:rPr>
          <w:noProof/>
        </w:rPr>
        <w:t>[61]</w:t>
      </w:r>
      <w:r w:rsidRPr="00471467">
        <w:rPr>
          <w:noProof/>
        </w:rPr>
        <w:tab/>
        <w:t xml:space="preserve">L. Kazi, "The Role of Modelling in Business Software Development: Case Study of Teaching and Industrial Practice in Zrenjanin, Serbia," </w:t>
      </w:r>
      <w:r w:rsidRPr="00471467">
        <w:rPr>
          <w:i/>
          <w:noProof/>
        </w:rPr>
        <w:t xml:space="preserve">2019 29th International Conference on Computer Theory and Applications (ICCTA), </w:t>
      </w:r>
      <w:r w:rsidRPr="00471467">
        <w:rPr>
          <w:noProof/>
        </w:rPr>
        <w:t>pp. 14-23, 2019, doi: 10.1109/ICCTA48790.2019.9478817.</w:t>
      </w:r>
    </w:p>
    <w:p w14:paraId="00179650" w14:textId="0E26C562" w:rsidR="002C012C" w:rsidRPr="00471467" w:rsidRDefault="00471467" w:rsidP="00471467">
      <w:pPr>
        <w:pStyle w:val="EndNoteBibliography"/>
        <w:spacing w:after="240"/>
        <w:ind w:left="720" w:hanging="720"/>
      </w:pPr>
      <w:bookmarkStart w:id="78" w:name="_ENREF_62"/>
      <w:r w:rsidRPr="00471467">
        <w:rPr>
          <w:noProof/>
        </w:rPr>
        <w:t>[62]</w:t>
      </w:r>
      <w:r w:rsidRPr="00471467">
        <w:rPr>
          <w:noProof/>
        </w:rPr>
        <w:tab/>
        <w:t>C. Federico</w:t>
      </w:r>
      <w:r w:rsidRPr="00471467">
        <w:rPr>
          <w:i/>
          <w:noProof/>
        </w:rPr>
        <w:t xml:space="preserve"> et al.</w:t>
      </w:r>
      <w:r w:rsidRPr="00471467">
        <w:rPr>
          <w:noProof/>
        </w:rPr>
        <w:t xml:space="preserve">, "How do we teach modelling and model-driven engineering? a survey," Copenhagen, Denmark, 2018. [Online]. Available: </w:t>
      </w:r>
      <w:bookmarkStart w:id="79" w:name="_ENREF_63"/>
      <w:r w:rsidR="002C012C">
        <w:fldChar w:fldCharType="begin"/>
      </w:r>
      <w:r w:rsidR="002C012C">
        <w:instrText>HYPERLINK "https://doi.org/10.1145/3270112.3270129"</w:instrText>
      </w:r>
      <w:r w:rsidR="002C012C">
        <w:fldChar w:fldCharType="separate"/>
      </w:r>
      <w:r w:rsidR="002C012C" w:rsidRPr="00471467">
        <w:rPr>
          <w:rStyle w:val="Hyperlink"/>
        </w:rPr>
        <w:t>https://doi.org/10.1145/3270112.3270129</w:t>
      </w:r>
      <w:r w:rsidR="002C012C">
        <w:fldChar w:fldCharType="end"/>
      </w:r>
      <w:r w:rsidR="002C012C" w:rsidRPr="00471467">
        <w:t>.</w:t>
      </w:r>
      <w:bookmarkEnd w:id="78"/>
      <w:bookmarkEnd w:id="79"/>
    </w:p>
    <w:p w14:paraId="7AF271F9" w14:textId="4F467471" w:rsidR="002C012C" w:rsidRPr="00471467" w:rsidRDefault="00471467" w:rsidP="00471467">
      <w:pPr>
        <w:pStyle w:val="EndNoteBibliography"/>
        <w:spacing w:after="240"/>
        <w:ind w:left="720" w:hanging="720"/>
      </w:pPr>
      <w:r w:rsidRPr="00471467">
        <w:rPr>
          <w:noProof/>
        </w:rPr>
        <w:t>[63]</w:t>
      </w:r>
      <w:r w:rsidRPr="00471467">
        <w:rPr>
          <w:noProof/>
        </w:rPr>
        <w:tab/>
        <w:t xml:space="preserve">V. Liubchenko, N. Shakhovska, and M. O. Medykovskyy, "Queueing Modeling in the Course in Software Architecture Design," pp. 550-560, 2019. [Online]. Available: </w:t>
      </w:r>
      <w:bookmarkStart w:id="80" w:name="_ENREF_64"/>
      <w:r w:rsidR="002C012C">
        <w:fldChar w:fldCharType="begin"/>
      </w:r>
      <w:r w:rsidR="002C012C">
        <w:instrText>HYPERLINK "https://doi.org/10.1007/978-3-030-01069-0_39"</w:instrText>
      </w:r>
      <w:r w:rsidR="002C012C">
        <w:fldChar w:fldCharType="separate"/>
      </w:r>
      <w:r w:rsidR="002C012C" w:rsidRPr="00471467">
        <w:rPr>
          <w:rStyle w:val="Hyperlink"/>
        </w:rPr>
        <w:t>https://doi.org/10.1007/978-3-030-01069-0_39</w:t>
      </w:r>
      <w:r w:rsidR="002C012C">
        <w:fldChar w:fldCharType="end"/>
      </w:r>
      <w:r w:rsidR="002C012C" w:rsidRPr="00471467">
        <w:t>.</w:t>
      </w:r>
      <w:bookmarkEnd w:id="80"/>
    </w:p>
    <w:p w14:paraId="6DC142F3" w14:textId="532E461E" w:rsidR="002C012C" w:rsidRPr="00471467" w:rsidRDefault="00471467" w:rsidP="00471467">
      <w:pPr>
        <w:pStyle w:val="EndNoteBibliography"/>
        <w:spacing w:after="240"/>
        <w:ind w:left="720" w:hanging="720"/>
      </w:pPr>
      <w:r w:rsidRPr="00471467">
        <w:rPr>
          <w:noProof/>
        </w:rPr>
        <w:lastRenderedPageBreak/>
        <w:t>[64]</w:t>
      </w:r>
      <w:r w:rsidRPr="00471467">
        <w:rPr>
          <w:noProof/>
        </w:rPr>
        <w:tab/>
        <w:t xml:space="preserve">P. J. Thomas, "Characterizing Student Proficiency in Software Modeling in Terms of Functions, Structures, and Behaviors," 2021, doi: </w:t>
      </w:r>
      <w:bookmarkStart w:id="81" w:name="_ENREF_65"/>
      <w:r w:rsidR="002C012C">
        <w:fldChar w:fldCharType="begin"/>
      </w:r>
      <w:r w:rsidR="002C012C">
        <w:instrText>HYPERLINK "https://doi.org/10.1145/3458039"</w:instrText>
      </w:r>
      <w:r w:rsidR="002C012C">
        <w:fldChar w:fldCharType="separate"/>
      </w:r>
      <w:r w:rsidR="002C012C" w:rsidRPr="00471467">
        <w:rPr>
          <w:rStyle w:val="Hyperlink"/>
        </w:rPr>
        <w:t>https://doi.org/10.1145/3458039</w:t>
      </w:r>
      <w:r w:rsidR="002C012C">
        <w:fldChar w:fldCharType="end"/>
      </w:r>
      <w:r w:rsidR="002C012C" w:rsidRPr="00471467">
        <w:t>.</w:t>
      </w:r>
      <w:bookmarkEnd w:id="81"/>
    </w:p>
    <w:p w14:paraId="6942E011" w14:textId="7BC071DF" w:rsidR="002C012C" w:rsidRPr="00471467" w:rsidRDefault="00471467" w:rsidP="00471467">
      <w:pPr>
        <w:pStyle w:val="EndNoteBibliography"/>
        <w:spacing w:after="240"/>
        <w:ind w:left="720" w:hanging="720"/>
      </w:pPr>
      <w:r w:rsidRPr="00471467">
        <w:rPr>
          <w:noProof/>
        </w:rPr>
        <w:t>[65]</w:t>
      </w:r>
      <w:r w:rsidRPr="00471467">
        <w:rPr>
          <w:noProof/>
        </w:rPr>
        <w:tab/>
        <w:t xml:space="preserve">D. Tappan, "A quasi-network-based fly-by-wire simulation architecture for teaching software engineering," 2015. [Online]. Available: </w:t>
      </w:r>
      <w:bookmarkStart w:id="82" w:name="_ENREF_66"/>
      <w:r w:rsidR="002C012C">
        <w:fldChar w:fldCharType="begin"/>
      </w:r>
      <w:r w:rsidR="002C012C">
        <w:instrText>HYPERLINK "https://doi.org/10.1109/FIE.2015.7344345"</w:instrText>
      </w:r>
      <w:r w:rsidR="002C012C">
        <w:fldChar w:fldCharType="separate"/>
      </w:r>
      <w:r w:rsidR="002C012C" w:rsidRPr="00471467">
        <w:rPr>
          <w:rStyle w:val="Hyperlink"/>
        </w:rPr>
        <w:t>https://doi.org/10.1109/FIE.2015.7344345</w:t>
      </w:r>
      <w:r w:rsidR="002C012C">
        <w:fldChar w:fldCharType="end"/>
      </w:r>
      <w:r w:rsidR="002C012C" w:rsidRPr="00471467">
        <w:t>.</w:t>
      </w:r>
      <w:bookmarkEnd w:id="82"/>
    </w:p>
    <w:p w14:paraId="5D866D1C" w14:textId="77777777" w:rsidR="00471467" w:rsidRPr="00471467" w:rsidRDefault="00471467" w:rsidP="00471467">
      <w:pPr>
        <w:pStyle w:val="EndNoteBibliography"/>
        <w:spacing w:after="240"/>
        <w:ind w:left="720" w:hanging="720"/>
        <w:rPr>
          <w:noProof/>
        </w:rPr>
      </w:pPr>
      <w:r w:rsidRPr="00471467">
        <w:rPr>
          <w:noProof/>
        </w:rPr>
        <w:t>[66]</w:t>
      </w:r>
      <w:r w:rsidRPr="00471467">
        <w:rPr>
          <w:noProof/>
        </w:rPr>
        <w:tab/>
        <w:t xml:space="preserve">B. R. Gacitúa, M. Diéguez, and E. Vidal, "Forming software architects in early stages: From craft to engineering," </w:t>
      </w:r>
      <w:r w:rsidRPr="00471467">
        <w:rPr>
          <w:i/>
          <w:noProof/>
        </w:rPr>
        <w:t xml:space="preserve">2017 36th International Conference of the Chilean Computer Science Society (SCCC), </w:t>
      </w:r>
      <w:r w:rsidRPr="00471467">
        <w:rPr>
          <w:noProof/>
        </w:rPr>
        <w:t>pp. 1-8, 2017, doi: 10.1109/SCCC.2017.8405130.</w:t>
      </w:r>
    </w:p>
    <w:p w14:paraId="65265592" w14:textId="08781822" w:rsidR="002C012C" w:rsidRPr="00471467" w:rsidRDefault="00471467" w:rsidP="00471467">
      <w:pPr>
        <w:pStyle w:val="EndNoteBibliography"/>
        <w:spacing w:after="240"/>
        <w:ind w:left="720" w:hanging="720"/>
      </w:pPr>
      <w:bookmarkStart w:id="83" w:name="_ENREF_67"/>
      <w:r w:rsidRPr="00471467">
        <w:rPr>
          <w:noProof/>
        </w:rPr>
        <w:t>[67]</w:t>
      </w:r>
      <w:r w:rsidRPr="00471467">
        <w:rPr>
          <w:noProof/>
        </w:rPr>
        <w:tab/>
        <w:t xml:space="preserve">G. Agerwala and L. Bass, "Teaching Software Architecture Design - Building Intuition," 2024. [Online]. Available: </w:t>
      </w:r>
      <w:bookmarkStart w:id="84" w:name="_ENREF_68"/>
      <w:r w:rsidR="002C012C">
        <w:fldChar w:fldCharType="begin"/>
      </w:r>
      <w:r w:rsidR="002C012C">
        <w:instrText>HYPERLINK "https://ieeexplore.ieee.org/document/10669881"</w:instrText>
      </w:r>
      <w:r w:rsidR="002C012C">
        <w:fldChar w:fldCharType="separate"/>
      </w:r>
      <w:r w:rsidR="002C012C" w:rsidRPr="00471467">
        <w:rPr>
          <w:rStyle w:val="Hyperlink"/>
        </w:rPr>
        <w:t>https://ieeexplore.ieee.org/document/10669881</w:t>
      </w:r>
      <w:r w:rsidR="002C012C">
        <w:fldChar w:fldCharType="end"/>
      </w:r>
      <w:r w:rsidR="002C012C" w:rsidRPr="00471467">
        <w:t>.</w:t>
      </w:r>
      <w:bookmarkEnd w:id="83"/>
      <w:bookmarkEnd w:id="84"/>
    </w:p>
    <w:p w14:paraId="60CC2E19" w14:textId="52D6FDC4" w:rsidR="002C012C" w:rsidRPr="00471467" w:rsidRDefault="00471467" w:rsidP="00471467">
      <w:pPr>
        <w:pStyle w:val="EndNoteBibliography"/>
        <w:spacing w:after="240"/>
        <w:ind w:left="720" w:hanging="720"/>
      </w:pPr>
      <w:r w:rsidRPr="00471467">
        <w:rPr>
          <w:noProof/>
        </w:rPr>
        <w:t>[68]</w:t>
      </w:r>
      <w:r w:rsidRPr="00471467">
        <w:rPr>
          <w:noProof/>
        </w:rPr>
        <w:tab/>
        <w:t xml:space="preserve">E. Golden, "Early-Stage Software Design for Usability," Ph.D., Carnegie Mellon University, United States -- Pennsylvania, 3438450, 2010. [Online]. Available: </w:t>
      </w:r>
      <w:bookmarkStart w:id="85" w:name="_ENREF_69"/>
      <w:r w:rsidR="002C012C">
        <w:fldChar w:fldCharType="begin"/>
      </w:r>
      <w:r w:rsidR="002C012C">
        <w:instrText>HYPERLINK "https://www.proquest.com/dissertations-theses/early-stage-software-design-usability/docview/845727792/se-2"</w:instrText>
      </w:r>
      <w:r w:rsidR="002C012C">
        <w:fldChar w:fldCharType="separate"/>
      </w:r>
      <w:r w:rsidR="002C012C" w:rsidRPr="00471467">
        <w:rPr>
          <w:rStyle w:val="Hyperlink"/>
        </w:rPr>
        <w:t>https://www.proquest.com/dissertations-theses/early-stage-software-design-usability/docview/845727792/se-2</w:t>
      </w:r>
      <w:bookmarkEnd w:id="85"/>
      <w:r w:rsidR="002C012C">
        <w:fldChar w:fldCharType="end"/>
      </w:r>
    </w:p>
    <w:p w14:paraId="0DA645F2" w14:textId="49738E9F" w:rsidR="002C012C" w:rsidRPr="00471467" w:rsidRDefault="00471467" w:rsidP="00471467">
      <w:pPr>
        <w:pStyle w:val="EndNoteBibliography"/>
        <w:spacing w:after="240"/>
        <w:ind w:left="720" w:hanging="720"/>
      </w:pPr>
      <w:r w:rsidRPr="00471467">
        <w:rPr>
          <w:noProof/>
        </w:rPr>
        <w:t>[69]</w:t>
      </w:r>
      <w:r w:rsidRPr="00471467">
        <w:rPr>
          <w:noProof/>
        </w:rPr>
        <w:tab/>
        <w:t xml:space="preserve">A. S. Marcolino and E. F. Barbosa, "Towards a Software Product Line Architecture to Build M-learning Applications for the Teaching of Programming," 2017. [Online]. Available: </w:t>
      </w:r>
      <w:bookmarkStart w:id="86" w:name="_ENREF_70"/>
      <w:r w:rsidR="002C012C">
        <w:fldChar w:fldCharType="begin"/>
      </w:r>
      <w:r w:rsidR="002C012C">
        <w:instrText>HYPERLINK "https://hdl.handle.net/10125/41922"</w:instrText>
      </w:r>
      <w:r w:rsidR="002C012C">
        <w:fldChar w:fldCharType="separate"/>
      </w:r>
      <w:r w:rsidR="002C012C" w:rsidRPr="00471467">
        <w:rPr>
          <w:rStyle w:val="Hyperlink"/>
        </w:rPr>
        <w:t>https://hdl.handle.net/10125/41922</w:t>
      </w:r>
      <w:r w:rsidR="002C012C">
        <w:fldChar w:fldCharType="end"/>
      </w:r>
      <w:r w:rsidR="002C012C" w:rsidRPr="00471467">
        <w:t>.</w:t>
      </w:r>
      <w:bookmarkEnd w:id="86"/>
    </w:p>
    <w:p w14:paraId="663282F6" w14:textId="1BE93010" w:rsidR="002C012C" w:rsidRPr="00471467" w:rsidRDefault="00471467" w:rsidP="00471467">
      <w:pPr>
        <w:pStyle w:val="EndNoteBibliography"/>
        <w:spacing w:after="240"/>
        <w:ind w:left="720" w:hanging="720"/>
      </w:pPr>
      <w:r w:rsidRPr="00471467">
        <w:rPr>
          <w:noProof/>
        </w:rPr>
        <w:t>[70]</w:t>
      </w:r>
      <w:r w:rsidRPr="00471467">
        <w:rPr>
          <w:noProof/>
        </w:rPr>
        <w:tab/>
        <w:t xml:space="preserve">C. S. C. Rodrigues, "VisAr3D: an approach to software architecture teaching based on virtual and augmented reality," 2010. [Online]. Available: </w:t>
      </w:r>
      <w:bookmarkStart w:id="87" w:name="_ENREF_71"/>
      <w:r w:rsidR="002C012C">
        <w:fldChar w:fldCharType="begin"/>
      </w:r>
      <w:r w:rsidR="002C012C">
        <w:instrText>HYPERLINK "https://doi.org/10.1145/1810295.1810388"</w:instrText>
      </w:r>
      <w:r w:rsidR="002C012C">
        <w:fldChar w:fldCharType="separate"/>
      </w:r>
      <w:r w:rsidR="002C012C" w:rsidRPr="00471467">
        <w:rPr>
          <w:rStyle w:val="Hyperlink"/>
        </w:rPr>
        <w:t>https://doi.org/10.1145/1810295.1810388</w:t>
      </w:r>
      <w:r w:rsidR="002C012C">
        <w:fldChar w:fldCharType="end"/>
      </w:r>
      <w:r w:rsidR="002C012C" w:rsidRPr="00471467">
        <w:t>.</w:t>
      </w:r>
      <w:bookmarkEnd w:id="87"/>
    </w:p>
    <w:p w14:paraId="577F1D42" w14:textId="77777777" w:rsidR="00471467" w:rsidRPr="00471467" w:rsidRDefault="00471467" w:rsidP="00471467">
      <w:pPr>
        <w:pStyle w:val="EndNoteBibliography"/>
        <w:spacing w:after="240"/>
        <w:ind w:left="720" w:hanging="720"/>
        <w:rPr>
          <w:noProof/>
        </w:rPr>
      </w:pPr>
      <w:r w:rsidRPr="00471467">
        <w:rPr>
          <w:noProof/>
        </w:rPr>
        <w:t>[71]</w:t>
      </w:r>
      <w:r w:rsidRPr="00471467">
        <w:rPr>
          <w:noProof/>
        </w:rPr>
        <w:tab/>
        <w:t xml:space="preserve">J. S. Urrego and D. Correal, "Archinotes: A tool for assisting software architecture courses," </w:t>
      </w:r>
      <w:r w:rsidRPr="00471467">
        <w:rPr>
          <w:i/>
          <w:noProof/>
        </w:rPr>
        <w:t xml:space="preserve">2013 26th International Conference on Software Engineering Education and Training (CSEE&amp;T), </w:t>
      </w:r>
      <w:r w:rsidRPr="00471467">
        <w:rPr>
          <w:noProof/>
        </w:rPr>
        <w:t>pp. 80-88, 2013, doi: 10.1109/CSEET.2013.6595239.</w:t>
      </w:r>
    </w:p>
    <w:p w14:paraId="4ED7CEC0" w14:textId="77777777" w:rsidR="00471467" w:rsidRPr="00471467" w:rsidRDefault="00471467" w:rsidP="00471467">
      <w:pPr>
        <w:pStyle w:val="EndNoteBibliography"/>
        <w:spacing w:after="240"/>
        <w:ind w:left="720" w:hanging="720"/>
        <w:rPr>
          <w:noProof/>
        </w:rPr>
      </w:pPr>
      <w:bookmarkStart w:id="88" w:name="_ENREF_72"/>
      <w:r w:rsidRPr="00471467">
        <w:rPr>
          <w:noProof/>
        </w:rPr>
        <w:t>[72]</w:t>
      </w:r>
      <w:r w:rsidRPr="00471467">
        <w:rPr>
          <w:noProof/>
        </w:rPr>
        <w:tab/>
        <w:t xml:space="preserve">C. S. C. Rodrigues and C. M. L. Werner, "Making the comprehension of software architecture attractive," </w:t>
      </w:r>
      <w:r w:rsidRPr="00471467">
        <w:rPr>
          <w:i/>
          <w:noProof/>
        </w:rPr>
        <w:t xml:space="preserve">2011 24th IEEE-CS Conference on Software Engineering Education and Training (CSEE&amp;T), </w:t>
      </w:r>
      <w:r w:rsidRPr="00471467">
        <w:rPr>
          <w:noProof/>
        </w:rPr>
        <w:t>pp. 416-420, 2011, doi: 10.1109/CSEET.2011.5876116.</w:t>
      </w:r>
      <w:bookmarkEnd w:id="88"/>
    </w:p>
    <w:p w14:paraId="13EA1B50" w14:textId="71980768" w:rsidR="002C012C" w:rsidRPr="00471467" w:rsidRDefault="00471467" w:rsidP="00471467">
      <w:pPr>
        <w:pStyle w:val="EndNoteBibliography"/>
        <w:spacing w:after="240"/>
        <w:ind w:left="720" w:hanging="720"/>
      </w:pPr>
      <w:bookmarkStart w:id="89" w:name="_ENREF_73"/>
      <w:r w:rsidRPr="00471467">
        <w:rPr>
          <w:noProof/>
        </w:rPr>
        <w:t>[73]</w:t>
      </w:r>
      <w:r w:rsidRPr="00471467">
        <w:rPr>
          <w:noProof/>
        </w:rPr>
        <w:tab/>
        <w:t xml:space="preserve">S. Angelov and P. d. Beer, "Designing and applying an approach to software architecting in agile projects in education," </w:t>
      </w:r>
      <w:r w:rsidRPr="00471467">
        <w:rPr>
          <w:i/>
          <w:noProof/>
        </w:rPr>
        <w:t xml:space="preserve">Journal of Systems and Software, </w:t>
      </w:r>
      <w:r w:rsidRPr="00471467">
        <w:rPr>
          <w:noProof/>
        </w:rPr>
        <w:t xml:space="preserve">vol. 127, pp. 78-90, 2017, doi: </w:t>
      </w:r>
      <w:bookmarkStart w:id="90" w:name="_ENREF_74"/>
      <w:r w:rsidR="002C012C">
        <w:fldChar w:fldCharType="begin"/>
      </w:r>
      <w:r w:rsidR="002C012C">
        <w:instrText>HYPERLINK "https://doi.org/10.1016/j.jss.2017.01.029"</w:instrText>
      </w:r>
      <w:r w:rsidR="002C012C">
        <w:fldChar w:fldCharType="separate"/>
      </w:r>
      <w:r w:rsidR="002C012C" w:rsidRPr="00471467">
        <w:rPr>
          <w:rStyle w:val="Hyperlink"/>
        </w:rPr>
        <w:t>https://doi.org/10.1016/j.jss.2017.01.029</w:t>
      </w:r>
      <w:r w:rsidR="002C012C">
        <w:fldChar w:fldCharType="end"/>
      </w:r>
      <w:r w:rsidR="002C012C" w:rsidRPr="00471467">
        <w:t>.</w:t>
      </w:r>
      <w:bookmarkEnd w:id="89"/>
      <w:bookmarkEnd w:id="90"/>
    </w:p>
    <w:p w14:paraId="09A48FD5" w14:textId="6A1A3183" w:rsidR="002C012C" w:rsidRPr="00471467" w:rsidRDefault="00471467" w:rsidP="00471467">
      <w:pPr>
        <w:pStyle w:val="EndNoteBibliography"/>
        <w:spacing w:after="240"/>
        <w:ind w:left="720" w:hanging="720"/>
      </w:pPr>
      <w:r w:rsidRPr="00471467">
        <w:rPr>
          <w:noProof/>
        </w:rPr>
        <w:t>[74]</w:t>
      </w:r>
      <w:r w:rsidRPr="00471467">
        <w:rPr>
          <w:noProof/>
        </w:rPr>
        <w:tab/>
        <w:t xml:space="preserve">S. Ezequiel, R. Guillermo, S. Álvaro, and C. Marcelo, "Towards better Scrum learning using learning styles," </w:t>
      </w:r>
      <w:r w:rsidRPr="00471467">
        <w:rPr>
          <w:i/>
          <w:noProof/>
        </w:rPr>
        <w:t xml:space="preserve">Journal of Systems and Software, </w:t>
      </w:r>
      <w:r w:rsidRPr="00471467">
        <w:rPr>
          <w:noProof/>
        </w:rPr>
        <w:t xml:space="preserve">vol. 111, pp. 242-253, 2016, doi: </w:t>
      </w:r>
      <w:bookmarkStart w:id="91" w:name="_ENREF_75"/>
      <w:r w:rsidR="002C012C">
        <w:fldChar w:fldCharType="begin"/>
      </w:r>
      <w:r w:rsidR="002C012C">
        <w:instrText>HYPERLINK "https://doi.org/10.1016/j.jss.2015.10.022"</w:instrText>
      </w:r>
      <w:r w:rsidR="002C012C">
        <w:fldChar w:fldCharType="separate"/>
      </w:r>
      <w:r w:rsidR="002C012C" w:rsidRPr="00471467">
        <w:rPr>
          <w:rStyle w:val="Hyperlink"/>
        </w:rPr>
        <w:t>https://doi.org/10.1016/j.jss.2015.10.022</w:t>
      </w:r>
      <w:r w:rsidR="002C012C">
        <w:fldChar w:fldCharType="end"/>
      </w:r>
      <w:r w:rsidR="002C012C" w:rsidRPr="00471467">
        <w:t>.</w:t>
      </w:r>
      <w:bookmarkEnd w:id="91"/>
    </w:p>
    <w:p w14:paraId="6A8207C0" w14:textId="5B107A24" w:rsidR="002C012C" w:rsidRPr="00471467" w:rsidRDefault="00471467" w:rsidP="00471467">
      <w:pPr>
        <w:pStyle w:val="EndNoteBibliography"/>
        <w:spacing w:after="240"/>
        <w:ind w:left="720" w:hanging="720"/>
      </w:pPr>
      <w:r w:rsidRPr="00471467">
        <w:rPr>
          <w:noProof/>
        </w:rPr>
        <w:t>[75]</w:t>
      </w:r>
      <w:r w:rsidRPr="00471467">
        <w:rPr>
          <w:noProof/>
        </w:rPr>
        <w:tab/>
        <w:t xml:space="preserve">G. Wedemann, "Scrum as a Method of Teaching Software Architecture," 2018. [Online]. Available: </w:t>
      </w:r>
      <w:bookmarkStart w:id="92" w:name="_ENREF_76"/>
      <w:r w:rsidR="002C012C">
        <w:fldChar w:fldCharType="begin"/>
      </w:r>
      <w:r w:rsidR="002C012C">
        <w:instrText>HYPERLINK "https://doi.org/10.1145/3209087.3209096"</w:instrText>
      </w:r>
      <w:r w:rsidR="002C012C">
        <w:fldChar w:fldCharType="separate"/>
      </w:r>
      <w:r w:rsidR="002C012C" w:rsidRPr="00471467">
        <w:rPr>
          <w:rStyle w:val="Hyperlink"/>
        </w:rPr>
        <w:t>https://doi.org/10.1145/3209087.3209096</w:t>
      </w:r>
      <w:r w:rsidR="002C012C">
        <w:fldChar w:fldCharType="end"/>
      </w:r>
      <w:r w:rsidR="002C012C" w:rsidRPr="00471467">
        <w:t>.</w:t>
      </w:r>
      <w:bookmarkEnd w:id="92"/>
    </w:p>
    <w:p w14:paraId="7AB8F602" w14:textId="77777777" w:rsidR="00471467" w:rsidRPr="00471467" w:rsidRDefault="00471467" w:rsidP="00471467">
      <w:pPr>
        <w:pStyle w:val="EndNoteBibliography"/>
        <w:spacing w:after="240"/>
        <w:ind w:left="720" w:hanging="720"/>
        <w:rPr>
          <w:noProof/>
        </w:rPr>
      </w:pPr>
      <w:r w:rsidRPr="00471467">
        <w:rPr>
          <w:noProof/>
        </w:rPr>
        <w:t>[76]</w:t>
      </w:r>
      <w:r w:rsidRPr="00471467">
        <w:rPr>
          <w:noProof/>
        </w:rPr>
        <w:tab/>
        <w:t xml:space="preserve">G. Katipoglu, S. Utku, I. Mijailovic, E. Mekic, D. Avdic, and P. Milic, "Action Research Approach to Analysis of Teaching of Blockchain Web 3.0 Application Based on MACH Architecture," </w:t>
      </w:r>
      <w:r w:rsidRPr="00471467">
        <w:rPr>
          <w:i/>
          <w:noProof/>
        </w:rPr>
        <w:t xml:space="preserve">Applied Sciences-Basel, </w:t>
      </w:r>
      <w:r w:rsidRPr="00471467">
        <w:rPr>
          <w:noProof/>
        </w:rPr>
        <w:t>vol. 14, no. 23, 2024, doi: 10.3390/app142311158.</w:t>
      </w:r>
    </w:p>
    <w:p w14:paraId="4E19AE7F" w14:textId="77777777" w:rsidR="00471467" w:rsidRPr="00471467" w:rsidRDefault="00471467" w:rsidP="00471467">
      <w:pPr>
        <w:pStyle w:val="EndNoteBibliography"/>
        <w:spacing w:after="240"/>
        <w:ind w:left="720" w:hanging="720"/>
        <w:rPr>
          <w:noProof/>
        </w:rPr>
      </w:pPr>
      <w:bookmarkStart w:id="93" w:name="_ENREF_77"/>
      <w:r w:rsidRPr="00471467">
        <w:rPr>
          <w:noProof/>
        </w:rPr>
        <w:lastRenderedPageBreak/>
        <w:t>[77]</w:t>
      </w:r>
      <w:r w:rsidRPr="00471467">
        <w:rPr>
          <w:noProof/>
        </w:rPr>
        <w:tab/>
        <w:t>F. D. Giraldo</w:t>
      </w:r>
      <w:r w:rsidRPr="00471467">
        <w:rPr>
          <w:i/>
          <w:noProof/>
        </w:rPr>
        <w:t xml:space="preserve"> et al.</w:t>
      </w:r>
      <w:r w:rsidRPr="00471467">
        <w:rPr>
          <w:noProof/>
        </w:rPr>
        <w:t xml:space="preserve">, "Applying a distributed CSCL activity for teaching software architecture," </w:t>
      </w:r>
      <w:r w:rsidRPr="00471467">
        <w:rPr>
          <w:i/>
          <w:noProof/>
        </w:rPr>
        <w:t xml:space="preserve">International Conference on Information Society (i-Society 2011), </w:t>
      </w:r>
      <w:r w:rsidRPr="00471467">
        <w:rPr>
          <w:noProof/>
        </w:rPr>
        <w:t>pp. 208-214, 2011, doi: 10.1109/i-Society18435.2011.5978540.</w:t>
      </w:r>
      <w:bookmarkEnd w:id="93"/>
    </w:p>
    <w:p w14:paraId="15D03EF3" w14:textId="77777777" w:rsidR="00471467" w:rsidRPr="00471467" w:rsidRDefault="00471467" w:rsidP="00471467">
      <w:pPr>
        <w:pStyle w:val="EndNoteBibliography"/>
        <w:spacing w:after="240"/>
        <w:ind w:left="720" w:hanging="720"/>
        <w:rPr>
          <w:noProof/>
        </w:rPr>
      </w:pPr>
      <w:bookmarkStart w:id="94" w:name="_ENREF_78"/>
      <w:r w:rsidRPr="00471467">
        <w:rPr>
          <w:noProof/>
        </w:rPr>
        <w:t>[78]</w:t>
      </w:r>
      <w:r w:rsidRPr="00471467">
        <w:rPr>
          <w:noProof/>
        </w:rPr>
        <w:tab/>
        <w:t xml:space="preserve">V. Niculescu, C. Şerban, and A. Vescan, "Does Cyclic Learning have Positive Impact on Teaching Object-Oriented Programming?," </w:t>
      </w:r>
      <w:r w:rsidRPr="00471467">
        <w:rPr>
          <w:i/>
          <w:noProof/>
        </w:rPr>
        <w:t xml:space="preserve">2019 IEEE Frontiers in Education Conference (FIE), </w:t>
      </w:r>
      <w:r w:rsidRPr="00471467">
        <w:rPr>
          <w:noProof/>
        </w:rPr>
        <w:t>pp. 1-9, 2019, doi: 10.1109/FIE43999.2019.9028600.</w:t>
      </w:r>
      <w:bookmarkEnd w:id="94"/>
    </w:p>
    <w:p w14:paraId="03FEFF5B" w14:textId="77777777" w:rsidR="00471467" w:rsidRPr="00471467" w:rsidRDefault="00471467" w:rsidP="00471467">
      <w:pPr>
        <w:pStyle w:val="EndNoteBibliography"/>
        <w:spacing w:after="240"/>
        <w:ind w:left="720" w:hanging="720"/>
        <w:rPr>
          <w:noProof/>
        </w:rPr>
      </w:pPr>
      <w:bookmarkStart w:id="95" w:name="_ENREF_79"/>
      <w:r w:rsidRPr="00471467">
        <w:rPr>
          <w:noProof/>
        </w:rPr>
        <w:t>[79]</w:t>
      </w:r>
      <w:r w:rsidRPr="00471467">
        <w:rPr>
          <w:noProof/>
        </w:rPr>
        <w:tab/>
        <w:t xml:space="preserve">N. El-Bathy, C. Gloster, G. Azar, M. El-Bathy, G. Stein, and R. Stevenson, "Intelligent teaching models for STEM related careers using a service-oriented architecture and management science," </w:t>
      </w:r>
      <w:r w:rsidRPr="00471467">
        <w:rPr>
          <w:i/>
          <w:noProof/>
        </w:rPr>
        <w:t xml:space="preserve">2012 IEEE International Conference on Electro/Information Technology, </w:t>
      </w:r>
      <w:r w:rsidRPr="00471467">
        <w:rPr>
          <w:noProof/>
        </w:rPr>
        <w:t>pp. 1-7, 2012, doi: 10.1109/EIT.2012.6220720.</w:t>
      </w:r>
      <w:bookmarkEnd w:id="95"/>
    </w:p>
    <w:p w14:paraId="60C65782" w14:textId="315CD2BE" w:rsidR="002C012C" w:rsidRPr="00471467" w:rsidRDefault="00471467" w:rsidP="00471467">
      <w:pPr>
        <w:pStyle w:val="EndNoteBibliography"/>
        <w:spacing w:after="240"/>
        <w:ind w:left="720" w:hanging="720"/>
      </w:pPr>
      <w:bookmarkStart w:id="96" w:name="_ENREF_80"/>
      <w:r w:rsidRPr="00471467">
        <w:rPr>
          <w:noProof/>
        </w:rPr>
        <w:t>[80]</w:t>
      </w:r>
      <w:r w:rsidRPr="00471467">
        <w:rPr>
          <w:noProof/>
        </w:rPr>
        <w:tab/>
        <w:t xml:space="preserve">C.-V. Edgar, C.-B. Carlos, and D. Dhimitraq, "Application of Project-Based Learning to a Software Engineering course in a hybrid class environment," </w:t>
      </w:r>
      <w:r w:rsidRPr="00471467">
        <w:rPr>
          <w:i/>
          <w:noProof/>
        </w:rPr>
        <w:t xml:space="preserve">Information and Software Technology, </w:t>
      </w:r>
      <w:r w:rsidRPr="00471467">
        <w:rPr>
          <w:noProof/>
        </w:rPr>
        <w:t xml:space="preserve">vol. 158, p. 107189, 2023, doi: </w:t>
      </w:r>
      <w:bookmarkStart w:id="97" w:name="_ENREF_81"/>
      <w:r w:rsidR="002C012C">
        <w:fldChar w:fldCharType="begin"/>
      </w:r>
      <w:r w:rsidR="002C012C">
        <w:instrText>HYPERLINK "https://doi.org/10.1016/j.infsof.2023.107189"</w:instrText>
      </w:r>
      <w:r w:rsidR="002C012C">
        <w:fldChar w:fldCharType="separate"/>
      </w:r>
      <w:r w:rsidR="002C012C" w:rsidRPr="00471467">
        <w:rPr>
          <w:rStyle w:val="Hyperlink"/>
        </w:rPr>
        <w:t>https://doi.org/10.1016/j.infsof.2023.107189</w:t>
      </w:r>
      <w:r w:rsidR="002C012C">
        <w:fldChar w:fldCharType="end"/>
      </w:r>
      <w:r w:rsidR="002C012C" w:rsidRPr="00471467">
        <w:t>.</w:t>
      </w:r>
      <w:bookmarkEnd w:id="96"/>
      <w:bookmarkEnd w:id="97"/>
    </w:p>
    <w:p w14:paraId="49EE3BCA" w14:textId="1D1AC399" w:rsidR="002C012C" w:rsidRPr="00471467" w:rsidRDefault="00471467" w:rsidP="00471467">
      <w:pPr>
        <w:pStyle w:val="EndNoteBibliography"/>
        <w:spacing w:after="240"/>
        <w:ind w:left="720" w:hanging="720"/>
      </w:pPr>
      <w:r w:rsidRPr="00471467">
        <w:rPr>
          <w:noProof/>
        </w:rPr>
        <w:t>[81]</w:t>
      </w:r>
      <w:r w:rsidRPr="00471467">
        <w:rPr>
          <w:noProof/>
        </w:rPr>
        <w:tab/>
        <w:t xml:space="preserve">A. M. Moreno, M.-I. Sanchez-Segura, F. Medina-Dominguez, and L. Carvajal, "Balancing software engineering education and industrial needs," </w:t>
      </w:r>
      <w:r w:rsidRPr="00471467">
        <w:rPr>
          <w:i/>
          <w:noProof/>
        </w:rPr>
        <w:t xml:space="preserve">Journal of Systems and Software, </w:t>
      </w:r>
      <w:r w:rsidRPr="00471467">
        <w:rPr>
          <w:noProof/>
        </w:rPr>
        <w:t xml:space="preserve">vol. 85, no. 7, pp. 1607-1620, 2012/07/01/ 2012, doi: </w:t>
      </w:r>
      <w:bookmarkStart w:id="98" w:name="_ENREF_82"/>
      <w:r w:rsidR="002C012C">
        <w:fldChar w:fldCharType="begin"/>
      </w:r>
      <w:r w:rsidR="002C012C">
        <w:instrText>HYPERLINK "https://doi.org/10.1016/j.jss.2012.01.060"</w:instrText>
      </w:r>
      <w:r w:rsidR="002C012C">
        <w:fldChar w:fldCharType="separate"/>
      </w:r>
      <w:r w:rsidR="002C012C" w:rsidRPr="00471467">
        <w:rPr>
          <w:rStyle w:val="Hyperlink"/>
        </w:rPr>
        <w:t>https://doi.org/10.1016/j.jss.2012.01.060</w:t>
      </w:r>
      <w:r w:rsidR="002C012C">
        <w:fldChar w:fldCharType="end"/>
      </w:r>
      <w:r w:rsidR="002C012C" w:rsidRPr="00471467">
        <w:t>.</w:t>
      </w:r>
      <w:bookmarkEnd w:id="98"/>
    </w:p>
    <w:p w14:paraId="50B99BB3" w14:textId="13E58587" w:rsidR="002C012C" w:rsidRPr="00471467" w:rsidRDefault="00471467" w:rsidP="00471467">
      <w:pPr>
        <w:pStyle w:val="EndNoteBibliography"/>
        <w:spacing w:after="240"/>
        <w:ind w:left="720" w:hanging="720"/>
      </w:pPr>
      <w:r w:rsidRPr="00471467">
        <w:rPr>
          <w:noProof/>
        </w:rPr>
        <w:t>[82]</w:t>
      </w:r>
      <w:r w:rsidRPr="00471467">
        <w:rPr>
          <w:noProof/>
        </w:rPr>
        <w:tab/>
        <w:t xml:space="preserve">C. R. Rupakheti, M. Hays, S. Mohan, S. Chenoweth, and A. Stouder, "On a pursuit for perfecting an undergraduate requirements engineering course," </w:t>
      </w:r>
      <w:r w:rsidRPr="00471467">
        <w:rPr>
          <w:i/>
          <w:noProof/>
        </w:rPr>
        <w:t xml:space="preserve">Journal of Systems and Software, </w:t>
      </w:r>
      <w:r w:rsidRPr="00471467">
        <w:rPr>
          <w:noProof/>
        </w:rPr>
        <w:t xml:space="preserve">vol. 144, pp. 366-381, 2018/10/01/ 2018, doi: </w:t>
      </w:r>
      <w:bookmarkStart w:id="99" w:name="_ENREF_83"/>
      <w:r w:rsidR="002C012C">
        <w:fldChar w:fldCharType="begin"/>
      </w:r>
      <w:r w:rsidR="002C012C">
        <w:instrText>HYPERLINK "https://doi.org/10.1016/j.jss.2018.07.008"</w:instrText>
      </w:r>
      <w:r w:rsidR="002C012C">
        <w:fldChar w:fldCharType="separate"/>
      </w:r>
      <w:r w:rsidR="002C012C" w:rsidRPr="00471467">
        <w:rPr>
          <w:rStyle w:val="Hyperlink"/>
        </w:rPr>
        <w:t>https://doi.org/10.1016/j.jss.2018.07.008</w:t>
      </w:r>
      <w:r w:rsidR="002C012C">
        <w:fldChar w:fldCharType="end"/>
      </w:r>
      <w:r w:rsidR="002C012C" w:rsidRPr="00471467">
        <w:t>.</w:t>
      </w:r>
      <w:bookmarkEnd w:id="99"/>
    </w:p>
    <w:p w14:paraId="4B3B1284" w14:textId="720A91AD" w:rsidR="002C012C" w:rsidRPr="00471467" w:rsidRDefault="00471467" w:rsidP="00471467">
      <w:pPr>
        <w:pStyle w:val="EndNoteBibliography"/>
        <w:spacing w:after="240"/>
        <w:ind w:left="720" w:hanging="720"/>
      </w:pPr>
      <w:r w:rsidRPr="00471467">
        <w:rPr>
          <w:noProof/>
        </w:rPr>
        <w:t>[83]</w:t>
      </w:r>
      <w:r w:rsidRPr="00471467">
        <w:rPr>
          <w:noProof/>
        </w:rPr>
        <w:tab/>
        <w:t xml:space="preserve">V. Garousi, G. Giray, E. Tüzün, C. Catal, and M. Felderer, "Aligning software engineering education with industrial needs: A meta-analysis," </w:t>
      </w:r>
      <w:r w:rsidRPr="00471467">
        <w:rPr>
          <w:i/>
          <w:noProof/>
        </w:rPr>
        <w:t xml:space="preserve">Journal of Systems and Software, </w:t>
      </w:r>
      <w:r w:rsidRPr="00471467">
        <w:rPr>
          <w:noProof/>
        </w:rPr>
        <w:t xml:space="preserve">vol. 156, pp. 65-83, 2019/10/01/ 2019, doi: </w:t>
      </w:r>
      <w:bookmarkStart w:id="100" w:name="_ENREF_84"/>
      <w:r w:rsidR="002C012C">
        <w:fldChar w:fldCharType="begin"/>
      </w:r>
      <w:r w:rsidR="002C012C">
        <w:instrText>HYPERLINK "https://doi.org/10.1016/j.jss.2019.06.044"</w:instrText>
      </w:r>
      <w:r w:rsidR="002C012C">
        <w:fldChar w:fldCharType="separate"/>
      </w:r>
      <w:r w:rsidR="002C012C" w:rsidRPr="00471467">
        <w:rPr>
          <w:rStyle w:val="Hyperlink"/>
        </w:rPr>
        <w:t>https://doi.org/10.1016/j.jss.2019.06.044</w:t>
      </w:r>
      <w:r w:rsidR="002C012C">
        <w:fldChar w:fldCharType="end"/>
      </w:r>
      <w:r w:rsidR="002C012C" w:rsidRPr="00471467">
        <w:t>.</w:t>
      </w:r>
      <w:bookmarkEnd w:id="100"/>
    </w:p>
    <w:p w14:paraId="33B64861" w14:textId="77777777" w:rsidR="00471467" w:rsidRPr="00471467" w:rsidRDefault="00471467" w:rsidP="00471467">
      <w:pPr>
        <w:pStyle w:val="EndNoteBibliography"/>
        <w:spacing w:after="240"/>
        <w:ind w:left="720" w:hanging="720"/>
        <w:rPr>
          <w:noProof/>
        </w:rPr>
      </w:pPr>
      <w:r w:rsidRPr="00471467">
        <w:rPr>
          <w:noProof/>
        </w:rPr>
        <w:t>[84]</w:t>
      </w:r>
      <w:r w:rsidRPr="00471467">
        <w:rPr>
          <w:noProof/>
        </w:rPr>
        <w:tab/>
        <w:t xml:space="preserve">L. Zhang, J. W. Niu, and Ieee, "A Comprehensive Experiment Approach to Enhancing Computer Engineering Ability," </w:t>
      </w:r>
      <w:r w:rsidRPr="00471467">
        <w:rPr>
          <w:i/>
          <w:noProof/>
        </w:rPr>
        <w:t xml:space="preserve">IEEE Frontiers in Education Conference (FIE), </w:t>
      </w:r>
      <w:r w:rsidRPr="00471467">
        <w:rPr>
          <w:noProof/>
        </w:rPr>
        <w:t>2022, doi: 10.1109/fie56618.2022.9962680.</w:t>
      </w:r>
    </w:p>
    <w:p w14:paraId="439E393B" w14:textId="63F23C9D" w:rsidR="002C012C" w:rsidRPr="00471467" w:rsidRDefault="00471467" w:rsidP="00471467">
      <w:pPr>
        <w:pStyle w:val="EndNoteBibliography"/>
        <w:spacing w:after="240"/>
        <w:ind w:left="720" w:hanging="720"/>
      </w:pPr>
      <w:bookmarkStart w:id="101" w:name="_ENREF_85"/>
      <w:r w:rsidRPr="00471467">
        <w:rPr>
          <w:noProof/>
        </w:rPr>
        <w:t>[85]</w:t>
      </w:r>
      <w:r w:rsidRPr="00471467">
        <w:rPr>
          <w:noProof/>
        </w:rPr>
        <w:tab/>
        <w:t xml:space="preserve">R. Claudia and Francesca, "Collaborative and teamwork software development in an undergraduate software engineering course," </w:t>
      </w:r>
      <w:r w:rsidRPr="00471467">
        <w:rPr>
          <w:i/>
          <w:noProof/>
        </w:rPr>
        <w:t xml:space="preserve">Journal of Systems and Software, </w:t>
      </w:r>
      <w:r w:rsidRPr="00471467">
        <w:rPr>
          <w:noProof/>
        </w:rPr>
        <w:t xml:space="preserve">vol. 144, pp. 409-422, 2018, doi: </w:t>
      </w:r>
      <w:bookmarkStart w:id="102" w:name="_ENREF_86"/>
      <w:r w:rsidR="002C012C">
        <w:fldChar w:fldCharType="begin"/>
      </w:r>
      <w:r w:rsidR="002C012C">
        <w:instrText>HYPERLINK "https://doi.org/10.1016/j.jss.2018.07.010"</w:instrText>
      </w:r>
      <w:r w:rsidR="002C012C">
        <w:fldChar w:fldCharType="separate"/>
      </w:r>
      <w:r w:rsidR="002C012C" w:rsidRPr="00471467">
        <w:rPr>
          <w:rStyle w:val="Hyperlink"/>
        </w:rPr>
        <w:t>https://doi.org/10.1016/j.jss.2018.07.010</w:t>
      </w:r>
      <w:r w:rsidR="002C012C">
        <w:fldChar w:fldCharType="end"/>
      </w:r>
      <w:r w:rsidR="002C012C" w:rsidRPr="00471467">
        <w:t>.</w:t>
      </w:r>
      <w:bookmarkEnd w:id="101"/>
      <w:bookmarkEnd w:id="102"/>
    </w:p>
    <w:p w14:paraId="289687D6" w14:textId="29BA7B5C" w:rsidR="002C012C" w:rsidRPr="00471467" w:rsidRDefault="00471467" w:rsidP="00471467">
      <w:pPr>
        <w:pStyle w:val="EndNoteBibliography"/>
        <w:spacing w:after="240"/>
        <w:ind w:left="720" w:hanging="720"/>
      </w:pPr>
      <w:r w:rsidRPr="00471467">
        <w:rPr>
          <w:noProof/>
        </w:rPr>
        <w:t>[86]</w:t>
      </w:r>
      <w:r w:rsidRPr="00471467">
        <w:rPr>
          <w:noProof/>
        </w:rPr>
        <w:tab/>
        <w:t xml:space="preserve">N. A. Ernst and M. P. Robillard, "A study of documentation for software architecture," </w:t>
      </w:r>
      <w:r w:rsidRPr="00471467">
        <w:rPr>
          <w:i/>
          <w:noProof/>
        </w:rPr>
        <w:t xml:space="preserve">Empirical Software Engineering, </w:t>
      </w:r>
      <w:r w:rsidRPr="00471467">
        <w:rPr>
          <w:noProof/>
        </w:rPr>
        <w:t xml:space="preserve">vol. 28, no. 5, p. 122, 2023, doi: </w:t>
      </w:r>
      <w:bookmarkStart w:id="103" w:name="_ENREF_87"/>
      <w:r w:rsidR="002C012C">
        <w:fldChar w:fldCharType="begin"/>
      </w:r>
      <w:r w:rsidR="002C012C">
        <w:instrText>HYPERLINK "https://doi.org/10.1007/s10664-023-10347-2"</w:instrText>
      </w:r>
      <w:r w:rsidR="002C012C">
        <w:fldChar w:fldCharType="separate"/>
      </w:r>
      <w:r w:rsidR="002C012C" w:rsidRPr="00471467">
        <w:rPr>
          <w:rStyle w:val="Hyperlink"/>
        </w:rPr>
        <w:t>https://doi.org/10.1007/s10664-023-10347-2</w:t>
      </w:r>
      <w:r w:rsidR="002C012C">
        <w:fldChar w:fldCharType="end"/>
      </w:r>
      <w:r w:rsidR="002C012C" w:rsidRPr="00471467">
        <w:t>.</w:t>
      </w:r>
      <w:bookmarkEnd w:id="103"/>
    </w:p>
    <w:p w14:paraId="67F80BCF" w14:textId="6D596534" w:rsidR="002C012C" w:rsidRPr="00471467" w:rsidRDefault="00471467" w:rsidP="00471467">
      <w:pPr>
        <w:pStyle w:val="EndNoteBibliography"/>
        <w:spacing w:after="240"/>
        <w:ind w:left="720" w:hanging="720"/>
      </w:pPr>
      <w:r w:rsidRPr="00471467">
        <w:rPr>
          <w:noProof/>
        </w:rPr>
        <w:t>[87]</w:t>
      </w:r>
      <w:r w:rsidRPr="00471467">
        <w:rPr>
          <w:noProof/>
        </w:rPr>
        <w:tab/>
        <w:t xml:space="preserve">U. Nasir, "Using Architectural Kata in Software Architecture Course: An Experience Report," presented at the Proceedings of the 5th European Conference on Software Engineering Education, Seeon/Bavaria, Germany, 2023. [Online]. Available: </w:t>
      </w:r>
      <w:bookmarkStart w:id="104" w:name="_ENREF_88"/>
      <w:r w:rsidR="002C012C">
        <w:fldChar w:fldCharType="begin"/>
      </w:r>
      <w:r w:rsidR="002C012C">
        <w:instrText>HYPERLINK "https://doi.org/10.1145/3593663.3593694"</w:instrText>
      </w:r>
      <w:r w:rsidR="002C012C">
        <w:fldChar w:fldCharType="separate"/>
      </w:r>
      <w:r w:rsidR="002C012C" w:rsidRPr="00471467">
        <w:rPr>
          <w:rStyle w:val="Hyperlink"/>
        </w:rPr>
        <w:t>https://doi.org/10.1145/3593663.3593694</w:t>
      </w:r>
      <w:r w:rsidR="002C012C">
        <w:fldChar w:fldCharType="end"/>
      </w:r>
      <w:r w:rsidR="002C012C" w:rsidRPr="00471467">
        <w:t>.</w:t>
      </w:r>
      <w:bookmarkEnd w:id="104"/>
    </w:p>
    <w:p w14:paraId="08B22674" w14:textId="2D3BE563" w:rsidR="002C012C" w:rsidRPr="00471467" w:rsidRDefault="00471467" w:rsidP="00471467">
      <w:pPr>
        <w:pStyle w:val="EndNoteBibliography"/>
        <w:spacing w:after="240"/>
        <w:ind w:left="720" w:hanging="720"/>
      </w:pPr>
      <w:r w:rsidRPr="00471467">
        <w:rPr>
          <w:noProof/>
        </w:rPr>
        <w:t>[88]</w:t>
      </w:r>
      <w:r w:rsidRPr="00471467">
        <w:rPr>
          <w:noProof/>
        </w:rPr>
        <w:tab/>
        <w:t xml:space="preserve">D. Wiliam, "What is assessment for learning?," </w:t>
      </w:r>
      <w:r w:rsidRPr="00471467">
        <w:rPr>
          <w:i/>
          <w:noProof/>
        </w:rPr>
        <w:t xml:space="preserve">Studies in Educational Evaluation, </w:t>
      </w:r>
      <w:r w:rsidRPr="00471467">
        <w:rPr>
          <w:noProof/>
        </w:rPr>
        <w:t xml:space="preserve">vol. 37, no. 1, pp. 3-14, 2011/03/01/ 2011, doi: </w:t>
      </w:r>
      <w:bookmarkStart w:id="105" w:name="_ENREF_89"/>
      <w:r w:rsidR="002C012C">
        <w:fldChar w:fldCharType="begin"/>
      </w:r>
      <w:r w:rsidR="002C012C">
        <w:instrText>HYPERLINK "https://doi.org/10.1016/j.stueduc.2011.03.001"</w:instrText>
      </w:r>
      <w:r w:rsidR="002C012C">
        <w:fldChar w:fldCharType="separate"/>
      </w:r>
      <w:r w:rsidR="002C012C" w:rsidRPr="00471467">
        <w:rPr>
          <w:rStyle w:val="Hyperlink"/>
        </w:rPr>
        <w:t>https://doi.org/10.1016/j.stueduc.2011.03.001</w:t>
      </w:r>
      <w:r w:rsidR="002C012C">
        <w:fldChar w:fldCharType="end"/>
      </w:r>
      <w:r w:rsidR="002C012C" w:rsidRPr="00471467">
        <w:t>.</w:t>
      </w:r>
      <w:bookmarkEnd w:id="105"/>
    </w:p>
    <w:p w14:paraId="1DEA8F6C" w14:textId="2C64B447" w:rsidR="002C012C" w:rsidRPr="00471467" w:rsidRDefault="00471467" w:rsidP="00471467">
      <w:pPr>
        <w:pStyle w:val="EndNoteBibliography"/>
        <w:spacing w:after="240"/>
        <w:ind w:left="720" w:hanging="720"/>
      </w:pPr>
      <w:r w:rsidRPr="00471467">
        <w:rPr>
          <w:noProof/>
        </w:rPr>
        <w:lastRenderedPageBreak/>
        <w:t>[89]</w:t>
      </w:r>
      <w:r w:rsidRPr="00471467">
        <w:rPr>
          <w:noProof/>
        </w:rPr>
        <w:tab/>
        <w:t xml:space="preserve">T. Crooks, "Assessment for learning in the accountability era: New Zealand," </w:t>
      </w:r>
      <w:r w:rsidRPr="00471467">
        <w:rPr>
          <w:i/>
          <w:noProof/>
        </w:rPr>
        <w:t xml:space="preserve">Studies in Educational Evaluation, </w:t>
      </w:r>
      <w:r w:rsidRPr="00471467">
        <w:rPr>
          <w:noProof/>
        </w:rPr>
        <w:t xml:space="preserve">vol. 37, no. 1, pp. 71-77, 2011/03/01/ 2011, doi: </w:t>
      </w:r>
      <w:bookmarkStart w:id="106" w:name="_ENREF_90"/>
      <w:r w:rsidR="002C012C">
        <w:fldChar w:fldCharType="begin"/>
      </w:r>
      <w:r w:rsidR="002C012C">
        <w:instrText>HYPERLINK "https://doi.org/10.1016/j.stueduc.2011.03.002"</w:instrText>
      </w:r>
      <w:r w:rsidR="002C012C">
        <w:fldChar w:fldCharType="separate"/>
      </w:r>
      <w:r w:rsidR="002C012C" w:rsidRPr="00471467">
        <w:rPr>
          <w:rStyle w:val="Hyperlink"/>
        </w:rPr>
        <w:t>https://doi.org/10.1016/j.stueduc.2011.03.002</w:t>
      </w:r>
      <w:r w:rsidR="002C012C">
        <w:fldChar w:fldCharType="end"/>
      </w:r>
      <w:r w:rsidR="002C012C" w:rsidRPr="00471467">
        <w:t>.</w:t>
      </w:r>
      <w:bookmarkEnd w:id="106"/>
    </w:p>
    <w:p w14:paraId="5306D05E" w14:textId="77777777" w:rsidR="00471467" w:rsidRPr="00471467" w:rsidRDefault="00471467" w:rsidP="00471467">
      <w:pPr>
        <w:pStyle w:val="EndNoteBibliography"/>
        <w:spacing w:after="240"/>
        <w:ind w:left="720" w:hanging="720"/>
        <w:rPr>
          <w:noProof/>
        </w:rPr>
      </w:pPr>
      <w:r w:rsidRPr="00471467">
        <w:rPr>
          <w:noProof/>
        </w:rPr>
        <w:t>[90]</w:t>
      </w:r>
      <w:r w:rsidRPr="00471467">
        <w:rPr>
          <w:noProof/>
        </w:rPr>
        <w:tab/>
        <w:t xml:space="preserve">L. M. Earl, </w:t>
      </w:r>
      <w:r w:rsidRPr="00471467">
        <w:rPr>
          <w:i/>
          <w:noProof/>
        </w:rPr>
        <w:t>Assessment as learning: Using classroom assessment to maximize student learning</w:t>
      </w:r>
      <w:r w:rsidRPr="00471467">
        <w:rPr>
          <w:noProof/>
        </w:rPr>
        <w:t>. Corwin press, 2012.</w:t>
      </w:r>
    </w:p>
    <w:p w14:paraId="7F2D366F" w14:textId="77777777" w:rsidR="00471467" w:rsidRPr="00471467" w:rsidRDefault="00471467" w:rsidP="00471467">
      <w:pPr>
        <w:pStyle w:val="EndNoteBibliography"/>
        <w:spacing w:after="240"/>
        <w:ind w:left="720" w:hanging="720"/>
        <w:rPr>
          <w:noProof/>
        </w:rPr>
      </w:pPr>
      <w:bookmarkStart w:id="107" w:name="_ENREF_91"/>
      <w:r w:rsidRPr="00471467">
        <w:rPr>
          <w:noProof/>
        </w:rPr>
        <w:t>[91]</w:t>
      </w:r>
      <w:r w:rsidRPr="00471467">
        <w:rPr>
          <w:noProof/>
        </w:rPr>
        <w:tab/>
        <w:t xml:space="preserve">X. Liu, Y. Zhao, J. Yuan, W. Rao, L. Lu, and F. Huang, "Experimental Teaching Reform to Embedded System Curriculum," in </w:t>
      </w:r>
      <w:r w:rsidRPr="00471467">
        <w:rPr>
          <w:i/>
          <w:noProof/>
        </w:rPr>
        <w:t>2020 15th International Conference on Computer Science &amp; Education (ICCSE)</w:t>
      </w:r>
      <w:r w:rsidRPr="00471467">
        <w:rPr>
          <w:noProof/>
        </w:rPr>
        <w:t xml:space="preserve">, 18-22 Aug. 2020 2020, pp. 737-742, doi: 10.1109/ICCSE49874.2020.9201757. </w:t>
      </w:r>
      <w:bookmarkEnd w:id="107"/>
    </w:p>
    <w:p w14:paraId="13335B50" w14:textId="77777777" w:rsidR="00471467" w:rsidRPr="00471467" w:rsidRDefault="00471467" w:rsidP="00471467">
      <w:pPr>
        <w:pStyle w:val="EndNoteBibliography"/>
        <w:spacing w:after="240"/>
        <w:ind w:left="720" w:hanging="720"/>
        <w:rPr>
          <w:noProof/>
        </w:rPr>
      </w:pPr>
      <w:bookmarkStart w:id="108" w:name="_ENREF_92"/>
      <w:r w:rsidRPr="00471467">
        <w:rPr>
          <w:noProof/>
        </w:rPr>
        <w:t>[92]</w:t>
      </w:r>
      <w:r w:rsidRPr="00471467">
        <w:rPr>
          <w:noProof/>
        </w:rPr>
        <w:tab/>
        <w:t xml:space="preserve">N. E. Adams, "Bloom's taxonomy of cognitive learning objectives," (in eng), </w:t>
      </w:r>
      <w:r w:rsidRPr="00471467">
        <w:rPr>
          <w:i/>
          <w:noProof/>
        </w:rPr>
        <w:t xml:space="preserve">J Med Libr Assoc, </w:t>
      </w:r>
      <w:r w:rsidRPr="00471467">
        <w:rPr>
          <w:noProof/>
        </w:rPr>
        <w:t>vol. 103, no. 3, pp. 152-3, Jul 2015, doi: 10.3163/1536-5050.103.3.010.</w:t>
      </w:r>
      <w:bookmarkEnd w:id="108"/>
    </w:p>
    <w:p w14:paraId="0A8E2D02" w14:textId="77777777" w:rsidR="00471467" w:rsidRPr="00471467" w:rsidRDefault="00471467" w:rsidP="00471467">
      <w:pPr>
        <w:pStyle w:val="EndNoteBibliography"/>
        <w:spacing w:after="240"/>
        <w:ind w:left="720" w:hanging="720"/>
        <w:rPr>
          <w:noProof/>
        </w:rPr>
      </w:pPr>
      <w:bookmarkStart w:id="109" w:name="_ENREF_93"/>
      <w:r w:rsidRPr="00471467">
        <w:rPr>
          <w:noProof/>
        </w:rPr>
        <w:t>[93]</w:t>
      </w:r>
      <w:r w:rsidRPr="00471467">
        <w:rPr>
          <w:noProof/>
        </w:rPr>
        <w:tab/>
        <w:t xml:space="preserve">Y. Tao, G. Liu, J. Mottok, R. Hackenberg, and G. Hagel, "Ranking task activity in teaching software engineering," </w:t>
      </w:r>
      <w:r w:rsidRPr="00471467">
        <w:rPr>
          <w:i/>
          <w:noProof/>
        </w:rPr>
        <w:t xml:space="preserve">2016 IEEE Global Engineering Education Conference (EDUCON), </w:t>
      </w:r>
      <w:r w:rsidRPr="00471467">
        <w:rPr>
          <w:noProof/>
        </w:rPr>
        <w:t>pp. 1023-1027, 2016, doi: 10.1109/EDUCON.2016.7474678.</w:t>
      </w:r>
      <w:bookmarkEnd w:id="109"/>
    </w:p>
    <w:p w14:paraId="3131EB5B" w14:textId="77777777" w:rsidR="00471467" w:rsidRPr="00471467" w:rsidRDefault="00471467" w:rsidP="00471467">
      <w:pPr>
        <w:pStyle w:val="EndNoteBibliography"/>
        <w:spacing w:after="240"/>
        <w:ind w:left="720" w:hanging="720"/>
        <w:rPr>
          <w:noProof/>
        </w:rPr>
      </w:pPr>
      <w:bookmarkStart w:id="110" w:name="_ENREF_94"/>
      <w:r w:rsidRPr="00471467">
        <w:rPr>
          <w:noProof/>
        </w:rPr>
        <w:t>[94]</w:t>
      </w:r>
      <w:r w:rsidRPr="00471467">
        <w:rPr>
          <w:noProof/>
        </w:rPr>
        <w:tab/>
        <w:t xml:space="preserve">U. Nasir and M. Laiq, "Threshold Concepts and Skills in Software Architecture: Instructors’ Perspectives," </w:t>
      </w:r>
      <w:r w:rsidRPr="00471467">
        <w:rPr>
          <w:i/>
          <w:noProof/>
        </w:rPr>
        <w:t xml:space="preserve">2022 29th Asia-Pacific Software Engineering Conference (APSEC), </w:t>
      </w:r>
      <w:r w:rsidRPr="00471467">
        <w:rPr>
          <w:noProof/>
        </w:rPr>
        <w:t>pp. 547-553, 2022, doi: 10.1109/APSEC57359.2022.00076.</w:t>
      </w:r>
      <w:bookmarkEnd w:id="110"/>
    </w:p>
    <w:p w14:paraId="4C8245A7" w14:textId="4BDAF82D" w:rsidR="002C012C" w:rsidRPr="00471467" w:rsidRDefault="00471467" w:rsidP="00471467">
      <w:pPr>
        <w:pStyle w:val="EndNoteBibliography"/>
        <w:ind w:left="720" w:hanging="720"/>
      </w:pPr>
      <w:bookmarkStart w:id="111" w:name="_ENREF_95"/>
      <w:r w:rsidRPr="00471467">
        <w:rPr>
          <w:noProof/>
        </w:rPr>
        <w:t>[95]</w:t>
      </w:r>
      <w:r w:rsidRPr="00471467">
        <w:rPr>
          <w:noProof/>
        </w:rPr>
        <w:tab/>
        <w:t xml:space="preserve">C. Orges, J. Letizia, N.-D. Anh, and Z. He, "Exploring the intersection between software industry and Software Engineering education - A systematic mapping of Software Engineering Trends," </w:t>
      </w:r>
      <w:r w:rsidRPr="00471467">
        <w:rPr>
          <w:i/>
          <w:noProof/>
        </w:rPr>
        <w:t xml:space="preserve">Journal of Systems and Software, </w:t>
      </w:r>
      <w:r w:rsidRPr="00471467">
        <w:rPr>
          <w:noProof/>
        </w:rPr>
        <w:t xml:space="preserve">vol. 172, p. 110736, 2021, doi: </w:t>
      </w:r>
      <w:hyperlink r:id="rId48" w:history="1">
        <w:r w:rsidR="002C012C" w:rsidRPr="00471467">
          <w:rPr>
            <w:rStyle w:val="Hyperlink"/>
          </w:rPr>
          <w:t>https://doi.org/10.1016/j.jss.2020.110736</w:t>
        </w:r>
      </w:hyperlink>
      <w:r w:rsidR="002C012C" w:rsidRPr="00471467">
        <w:t>.</w:t>
      </w:r>
      <w:bookmarkEnd w:id="111"/>
    </w:p>
    <w:p w14:paraId="76A6264D" w14:textId="745A6FDC" w:rsidR="00CE0B01" w:rsidRPr="008A2F74" w:rsidRDefault="00634C58" w:rsidP="008B3EB3">
      <w:pPr>
        <w:spacing w:line="276" w:lineRule="auto"/>
        <w:jc w:val="both"/>
        <w:rPr>
          <w:rFonts w:cs="Times New Roman"/>
        </w:rPr>
      </w:pPr>
      <w:r w:rsidRPr="00931EC3">
        <w:rPr>
          <w:rFonts w:cs="Times New Roman"/>
          <w:sz w:val="22"/>
          <w:szCs w:val="22"/>
        </w:rPr>
        <w:fldChar w:fldCharType="end"/>
      </w:r>
    </w:p>
    <w:sectPr w:rsidR="00CE0B01" w:rsidRPr="008A2F74" w:rsidSect="00EB5A29">
      <w:type w:val="continuous"/>
      <w:pgSz w:w="12240" w:h="15840"/>
      <w:pgMar w:top="1134" w:right="1134"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749770" w14:textId="77777777" w:rsidR="00C141E8" w:rsidRPr="00461151" w:rsidRDefault="00C141E8" w:rsidP="000E0252">
      <w:pPr>
        <w:spacing w:after="0" w:line="240" w:lineRule="auto"/>
      </w:pPr>
      <w:r w:rsidRPr="00461151">
        <w:separator/>
      </w:r>
    </w:p>
  </w:endnote>
  <w:endnote w:type="continuationSeparator" w:id="0">
    <w:p w14:paraId="65B09F44" w14:textId="77777777" w:rsidR="00C141E8" w:rsidRPr="00461151" w:rsidRDefault="00C141E8" w:rsidP="000E0252">
      <w:pPr>
        <w:spacing w:after="0" w:line="240" w:lineRule="auto"/>
      </w:pPr>
      <w:r w:rsidRPr="00461151">
        <w:continuationSeparator/>
      </w:r>
    </w:p>
  </w:endnote>
  <w:endnote w:type="continuationNotice" w:id="1">
    <w:p w14:paraId="40700C9A" w14:textId="77777777" w:rsidR="00C141E8" w:rsidRPr="00461151" w:rsidRDefault="00C141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auto"/>
    <w:pitch w:val="variable"/>
    <w:sig w:usb0="E00002FF" w:usb1="5000785B" w:usb2="00000000" w:usb3="00000000" w:csb0="0000019F" w:csb1="00000000"/>
  </w:font>
  <w:font w:name="New Gulim">
    <w:charset w:val="81"/>
    <w:family w:val="roman"/>
    <w:pitch w:val="variable"/>
    <w:sig w:usb0="B00002AF" w:usb1="7B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203896015"/>
      <w:docPartObj>
        <w:docPartGallery w:val="Page Numbers (Bottom of Page)"/>
        <w:docPartUnique/>
      </w:docPartObj>
    </w:sdtPr>
    <w:sdtContent>
      <w:p w14:paraId="4DB077C2" w14:textId="2CE7C4E7" w:rsidR="001C5F25" w:rsidRPr="00461151" w:rsidRDefault="001C5F25">
        <w:pPr>
          <w:pStyle w:val="Footer"/>
          <w:framePr w:wrap="none" w:vAnchor="text" w:hAnchor="margin" w:xAlign="right" w:y="1"/>
          <w:rPr>
            <w:rStyle w:val="PageNumber"/>
          </w:rPr>
        </w:pPr>
        <w:r w:rsidRPr="00461151">
          <w:rPr>
            <w:rStyle w:val="PageNumber"/>
          </w:rPr>
          <w:fldChar w:fldCharType="begin"/>
        </w:r>
        <w:r w:rsidRPr="00461151">
          <w:rPr>
            <w:rStyle w:val="PageNumber"/>
          </w:rPr>
          <w:instrText xml:space="preserve"> PAGE </w:instrText>
        </w:r>
        <w:r w:rsidRPr="00461151">
          <w:rPr>
            <w:rStyle w:val="PageNumber"/>
          </w:rPr>
          <w:fldChar w:fldCharType="separate"/>
        </w:r>
        <w:r w:rsidR="00E116C1" w:rsidRPr="00461151">
          <w:rPr>
            <w:rStyle w:val="PageNumber"/>
          </w:rPr>
          <w:t>1</w:t>
        </w:r>
        <w:r w:rsidRPr="00461151">
          <w:rPr>
            <w:rStyle w:val="PageNumber"/>
          </w:rPr>
          <w:fldChar w:fldCharType="end"/>
        </w:r>
      </w:p>
    </w:sdtContent>
  </w:sdt>
  <w:p w14:paraId="07E09493" w14:textId="77777777" w:rsidR="001C5F25" w:rsidRPr="00461151" w:rsidRDefault="001C5F25" w:rsidP="001C5F2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5949189"/>
      <w:docPartObj>
        <w:docPartGallery w:val="Page Numbers (Bottom of Page)"/>
        <w:docPartUnique/>
      </w:docPartObj>
    </w:sdtPr>
    <w:sdtEndPr>
      <w:rPr>
        <w:noProof/>
      </w:rPr>
    </w:sdtEndPr>
    <w:sdtContent>
      <w:p w14:paraId="3357ED9F" w14:textId="29831DC9" w:rsidR="001C5F25" w:rsidRPr="00B32642" w:rsidRDefault="00B32642" w:rsidP="00B32642">
        <w:pPr>
          <w:pStyle w:val="Footer"/>
          <w:jc w:val="center"/>
        </w:pPr>
        <w:r w:rsidRPr="00B32642">
          <w:rPr>
            <w:rFonts w:asciiTheme="majorBidi" w:hAnsiTheme="majorBidi" w:cstheme="majorBidi"/>
          </w:rPr>
          <w:fldChar w:fldCharType="begin"/>
        </w:r>
        <w:r w:rsidRPr="00B32642">
          <w:rPr>
            <w:rFonts w:asciiTheme="majorBidi" w:hAnsiTheme="majorBidi" w:cstheme="majorBidi"/>
          </w:rPr>
          <w:instrText xml:space="preserve"> PAGE   \* MERGEFORMAT </w:instrText>
        </w:r>
        <w:r w:rsidRPr="00B32642">
          <w:rPr>
            <w:rFonts w:asciiTheme="majorBidi" w:hAnsiTheme="majorBidi" w:cstheme="majorBidi"/>
          </w:rPr>
          <w:fldChar w:fldCharType="separate"/>
        </w:r>
        <w:r w:rsidRPr="00B32642">
          <w:rPr>
            <w:rFonts w:asciiTheme="majorBidi" w:hAnsiTheme="majorBidi" w:cstheme="majorBidi"/>
            <w:noProof/>
          </w:rPr>
          <w:t>2</w:t>
        </w:r>
        <w:r w:rsidRPr="00B32642">
          <w:rPr>
            <w:rFonts w:asciiTheme="majorBidi" w:hAnsiTheme="majorBidi" w:cstheme="majorBidi"/>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F2AD60" w14:textId="77777777" w:rsidR="00C141E8" w:rsidRPr="00461151" w:rsidRDefault="00C141E8" w:rsidP="000E0252">
      <w:pPr>
        <w:spacing w:after="0" w:line="240" w:lineRule="auto"/>
      </w:pPr>
      <w:r w:rsidRPr="00461151">
        <w:separator/>
      </w:r>
    </w:p>
  </w:footnote>
  <w:footnote w:type="continuationSeparator" w:id="0">
    <w:p w14:paraId="1449F7EE" w14:textId="77777777" w:rsidR="00C141E8" w:rsidRPr="00461151" w:rsidRDefault="00C141E8" w:rsidP="000E0252">
      <w:pPr>
        <w:spacing w:after="0" w:line="240" w:lineRule="auto"/>
      </w:pPr>
      <w:r w:rsidRPr="00461151">
        <w:continuationSeparator/>
      </w:r>
    </w:p>
  </w:footnote>
  <w:footnote w:type="continuationNotice" w:id="1">
    <w:p w14:paraId="7CD61728" w14:textId="77777777" w:rsidR="00C141E8" w:rsidRPr="00461151" w:rsidRDefault="00C141E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530503"/>
    <w:multiLevelType w:val="multilevel"/>
    <w:tmpl w:val="FEFE0B7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1717A72"/>
    <w:multiLevelType w:val="hybridMultilevel"/>
    <w:tmpl w:val="75EEA9D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041ECF0A"/>
    <w:multiLevelType w:val="hybridMultilevel"/>
    <w:tmpl w:val="FC46AE32"/>
    <w:lvl w:ilvl="0" w:tplc="36ACF462">
      <w:start w:val="1"/>
      <w:numFmt w:val="decimal"/>
      <w:lvlText w:val="%1."/>
      <w:lvlJc w:val="left"/>
      <w:pPr>
        <w:ind w:left="1440" w:hanging="360"/>
      </w:pPr>
    </w:lvl>
    <w:lvl w:ilvl="1" w:tplc="18480064">
      <w:start w:val="1"/>
      <w:numFmt w:val="lowerLetter"/>
      <w:lvlText w:val="%2."/>
      <w:lvlJc w:val="left"/>
      <w:pPr>
        <w:ind w:left="2160" w:hanging="360"/>
      </w:pPr>
    </w:lvl>
    <w:lvl w:ilvl="2" w:tplc="71CAC798">
      <w:start w:val="1"/>
      <w:numFmt w:val="lowerRoman"/>
      <w:lvlText w:val="%3."/>
      <w:lvlJc w:val="right"/>
      <w:pPr>
        <w:ind w:left="2880" w:hanging="180"/>
      </w:pPr>
    </w:lvl>
    <w:lvl w:ilvl="3" w:tplc="CE44B4EA">
      <w:start w:val="1"/>
      <w:numFmt w:val="decimal"/>
      <w:lvlText w:val="%4."/>
      <w:lvlJc w:val="left"/>
      <w:pPr>
        <w:ind w:left="3600" w:hanging="360"/>
      </w:pPr>
    </w:lvl>
    <w:lvl w:ilvl="4" w:tplc="EC062134">
      <w:start w:val="1"/>
      <w:numFmt w:val="lowerLetter"/>
      <w:lvlText w:val="%5."/>
      <w:lvlJc w:val="left"/>
      <w:pPr>
        <w:ind w:left="4320" w:hanging="360"/>
      </w:pPr>
    </w:lvl>
    <w:lvl w:ilvl="5" w:tplc="285EE518">
      <w:start w:val="1"/>
      <w:numFmt w:val="lowerRoman"/>
      <w:lvlText w:val="%6."/>
      <w:lvlJc w:val="right"/>
      <w:pPr>
        <w:ind w:left="5040" w:hanging="180"/>
      </w:pPr>
    </w:lvl>
    <w:lvl w:ilvl="6" w:tplc="4792257C">
      <w:start w:val="1"/>
      <w:numFmt w:val="decimal"/>
      <w:lvlText w:val="%7."/>
      <w:lvlJc w:val="left"/>
      <w:pPr>
        <w:ind w:left="5760" w:hanging="360"/>
      </w:pPr>
    </w:lvl>
    <w:lvl w:ilvl="7" w:tplc="7A127EEE">
      <w:start w:val="1"/>
      <w:numFmt w:val="lowerLetter"/>
      <w:lvlText w:val="%8."/>
      <w:lvlJc w:val="left"/>
      <w:pPr>
        <w:ind w:left="6480" w:hanging="360"/>
      </w:pPr>
    </w:lvl>
    <w:lvl w:ilvl="8" w:tplc="039A6852">
      <w:start w:val="1"/>
      <w:numFmt w:val="lowerRoman"/>
      <w:lvlText w:val="%9."/>
      <w:lvlJc w:val="right"/>
      <w:pPr>
        <w:ind w:left="7200" w:hanging="180"/>
      </w:pPr>
    </w:lvl>
  </w:abstractNum>
  <w:abstractNum w:abstractNumId="3" w15:restartNumberingAfterBreak="0">
    <w:nsid w:val="04650A9C"/>
    <w:multiLevelType w:val="hybridMultilevel"/>
    <w:tmpl w:val="3956EBA2"/>
    <w:lvl w:ilvl="0" w:tplc="3CA026F0">
      <w:start w:val="1"/>
      <w:numFmt w:val="bullet"/>
      <w:pStyle w:val="Bulletlevel3"/>
      <w:lvlText w:val=""/>
      <w:lvlJc w:val="left"/>
      <w:pPr>
        <w:ind w:left="360" w:hanging="360"/>
      </w:pPr>
      <w:rPr>
        <w:rFonts w:ascii="Symbol" w:hAnsi="Symbol" w:hint="default"/>
      </w:rPr>
    </w:lvl>
    <w:lvl w:ilvl="1" w:tplc="BCFEED10">
      <w:start w:val="1"/>
      <w:numFmt w:val="bullet"/>
      <w:lvlText w:val="o"/>
      <w:lvlJc w:val="left"/>
      <w:pPr>
        <w:ind w:left="1080" w:hanging="360"/>
      </w:pPr>
      <w:rPr>
        <w:rFonts w:ascii="Courier New" w:hAnsi="Courier New" w:hint="default"/>
      </w:rPr>
    </w:lvl>
    <w:lvl w:ilvl="2" w:tplc="27484326">
      <w:start w:val="1"/>
      <w:numFmt w:val="bullet"/>
      <w:lvlText w:val=""/>
      <w:lvlJc w:val="left"/>
      <w:pPr>
        <w:ind w:left="1800" w:hanging="360"/>
      </w:pPr>
      <w:rPr>
        <w:rFonts w:ascii="Wingdings" w:hAnsi="Wingdings" w:hint="default"/>
      </w:rPr>
    </w:lvl>
    <w:lvl w:ilvl="3" w:tplc="8A1A9036">
      <w:start w:val="1"/>
      <w:numFmt w:val="bullet"/>
      <w:lvlText w:val=""/>
      <w:lvlJc w:val="left"/>
      <w:pPr>
        <w:ind w:left="2520" w:hanging="360"/>
      </w:pPr>
      <w:rPr>
        <w:rFonts w:ascii="Symbol" w:hAnsi="Symbol" w:hint="default"/>
      </w:rPr>
    </w:lvl>
    <w:lvl w:ilvl="4" w:tplc="E48C65DA">
      <w:start w:val="1"/>
      <w:numFmt w:val="bullet"/>
      <w:lvlText w:val="o"/>
      <w:lvlJc w:val="left"/>
      <w:pPr>
        <w:ind w:left="3240" w:hanging="360"/>
      </w:pPr>
      <w:rPr>
        <w:rFonts w:ascii="Courier New" w:hAnsi="Courier New" w:hint="default"/>
      </w:rPr>
    </w:lvl>
    <w:lvl w:ilvl="5" w:tplc="ED2C5C12">
      <w:start w:val="1"/>
      <w:numFmt w:val="bullet"/>
      <w:lvlText w:val=""/>
      <w:lvlJc w:val="left"/>
      <w:pPr>
        <w:ind w:left="3960" w:hanging="360"/>
      </w:pPr>
      <w:rPr>
        <w:rFonts w:ascii="Wingdings" w:hAnsi="Wingdings" w:hint="default"/>
      </w:rPr>
    </w:lvl>
    <w:lvl w:ilvl="6" w:tplc="7772B874">
      <w:start w:val="1"/>
      <w:numFmt w:val="bullet"/>
      <w:lvlText w:val=""/>
      <w:lvlJc w:val="left"/>
      <w:pPr>
        <w:ind w:left="4680" w:hanging="360"/>
      </w:pPr>
      <w:rPr>
        <w:rFonts w:ascii="Symbol" w:hAnsi="Symbol" w:hint="default"/>
      </w:rPr>
    </w:lvl>
    <w:lvl w:ilvl="7" w:tplc="CAC80E7E">
      <w:start w:val="1"/>
      <w:numFmt w:val="bullet"/>
      <w:lvlText w:val="o"/>
      <w:lvlJc w:val="left"/>
      <w:pPr>
        <w:ind w:left="5400" w:hanging="360"/>
      </w:pPr>
      <w:rPr>
        <w:rFonts w:ascii="Courier New" w:hAnsi="Courier New" w:hint="default"/>
      </w:rPr>
    </w:lvl>
    <w:lvl w:ilvl="8" w:tplc="78A4B8EC">
      <w:start w:val="1"/>
      <w:numFmt w:val="bullet"/>
      <w:lvlText w:val=""/>
      <w:lvlJc w:val="left"/>
      <w:pPr>
        <w:ind w:left="6120" w:hanging="360"/>
      </w:pPr>
      <w:rPr>
        <w:rFonts w:ascii="Wingdings" w:hAnsi="Wingdings" w:hint="default"/>
      </w:rPr>
    </w:lvl>
  </w:abstractNum>
  <w:abstractNum w:abstractNumId="4" w15:restartNumberingAfterBreak="0">
    <w:nsid w:val="1103415D"/>
    <w:multiLevelType w:val="multilevel"/>
    <w:tmpl w:val="AD6EC21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4797F65"/>
    <w:multiLevelType w:val="hybridMultilevel"/>
    <w:tmpl w:val="FFFFFFFF"/>
    <w:lvl w:ilvl="0" w:tplc="18F02A52">
      <w:start w:val="1"/>
      <w:numFmt w:val="bullet"/>
      <w:lvlText w:val=""/>
      <w:lvlJc w:val="left"/>
      <w:pPr>
        <w:ind w:left="360" w:hanging="360"/>
      </w:pPr>
      <w:rPr>
        <w:rFonts w:ascii="Symbol" w:hAnsi="Symbol" w:hint="default"/>
      </w:rPr>
    </w:lvl>
    <w:lvl w:ilvl="1" w:tplc="EACC2DCA">
      <w:start w:val="1"/>
      <w:numFmt w:val="bullet"/>
      <w:lvlText w:val="o"/>
      <w:lvlJc w:val="left"/>
      <w:pPr>
        <w:ind w:left="1080" w:hanging="360"/>
      </w:pPr>
      <w:rPr>
        <w:rFonts w:ascii="Courier New" w:hAnsi="Courier New" w:hint="default"/>
      </w:rPr>
    </w:lvl>
    <w:lvl w:ilvl="2" w:tplc="E2C64928">
      <w:start w:val="1"/>
      <w:numFmt w:val="bullet"/>
      <w:lvlText w:val=""/>
      <w:lvlJc w:val="left"/>
      <w:pPr>
        <w:ind w:left="1800" w:hanging="360"/>
      </w:pPr>
      <w:rPr>
        <w:rFonts w:ascii="Wingdings" w:hAnsi="Wingdings" w:hint="default"/>
      </w:rPr>
    </w:lvl>
    <w:lvl w:ilvl="3" w:tplc="F5A69310">
      <w:start w:val="1"/>
      <w:numFmt w:val="bullet"/>
      <w:lvlText w:val=""/>
      <w:lvlJc w:val="left"/>
      <w:pPr>
        <w:ind w:left="2520" w:hanging="360"/>
      </w:pPr>
      <w:rPr>
        <w:rFonts w:ascii="Symbol" w:hAnsi="Symbol" w:hint="default"/>
      </w:rPr>
    </w:lvl>
    <w:lvl w:ilvl="4" w:tplc="61AA174A">
      <w:start w:val="1"/>
      <w:numFmt w:val="bullet"/>
      <w:lvlText w:val="o"/>
      <w:lvlJc w:val="left"/>
      <w:pPr>
        <w:ind w:left="3240" w:hanging="360"/>
      </w:pPr>
      <w:rPr>
        <w:rFonts w:ascii="Courier New" w:hAnsi="Courier New" w:hint="default"/>
      </w:rPr>
    </w:lvl>
    <w:lvl w:ilvl="5" w:tplc="E45E6CE0">
      <w:start w:val="1"/>
      <w:numFmt w:val="bullet"/>
      <w:lvlText w:val=""/>
      <w:lvlJc w:val="left"/>
      <w:pPr>
        <w:ind w:left="3960" w:hanging="360"/>
      </w:pPr>
      <w:rPr>
        <w:rFonts w:ascii="Wingdings" w:hAnsi="Wingdings" w:hint="default"/>
      </w:rPr>
    </w:lvl>
    <w:lvl w:ilvl="6" w:tplc="7082ABF8">
      <w:start w:val="1"/>
      <w:numFmt w:val="bullet"/>
      <w:lvlText w:val=""/>
      <w:lvlJc w:val="left"/>
      <w:pPr>
        <w:ind w:left="4680" w:hanging="360"/>
      </w:pPr>
      <w:rPr>
        <w:rFonts w:ascii="Symbol" w:hAnsi="Symbol" w:hint="default"/>
      </w:rPr>
    </w:lvl>
    <w:lvl w:ilvl="7" w:tplc="EDE61A24">
      <w:start w:val="1"/>
      <w:numFmt w:val="bullet"/>
      <w:lvlText w:val="o"/>
      <w:lvlJc w:val="left"/>
      <w:pPr>
        <w:ind w:left="5400" w:hanging="360"/>
      </w:pPr>
      <w:rPr>
        <w:rFonts w:ascii="Courier New" w:hAnsi="Courier New" w:hint="default"/>
      </w:rPr>
    </w:lvl>
    <w:lvl w:ilvl="8" w:tplc="3D9A92B2">
      <w:start w:val="1"/>
      <w:numFmt w:val="bullet"/>
      <w:lvlText w:val=""/>
      <w:lvlJc w:val="left"/>
      <w:pPr>
        <w:ind w:left="6120" w:hanging="360"/>
      </w:pPr>
      <w:rPr>
        <w:rFonts w:ascii="Wingdings" w:hAnsi="Wingdings" w:hint="default"/>
      </w:rPr>
    </w:lvl>
  </w:abstractNum>
  <w:abstractNum w:abstractNumId="6" w15:restartNumberingAfterBreak="0">
    <w:nsid w:val="1A834CE8"/>
    <w:multiLevelType w:val="multilevel"/>
    <w:tmpl w:val="3BD82FEE"/>
    <w:lvl w:ilvl="0">
      <w:start w:val="4"/>
      <w:numFmt w:val="decimal"/>
      <w:lvlText w:val="%1."/>
      <w:lvlJc w:val="left"/>
      <w:pPr>
        <w:ind w:left="360" w:hanging="360"/>
      </w:pPr>
      <w:rPr>
        <w:rFonts w:hint="default"/>
      </w:rPr>
    </w:lvl>
    <w:lvl w:ilvl="1">
      <w:start w:val="1"/>
      <w:numFmt w:val="decimal"/>
      <w:pStyle w:val="Heading2"/>
      <w:lvlText w:val="%1.%2."/>
      <w:lvlJc w:val="left"/>
      <w:pPr>
        <w:ind w:left="720" w:hanging="360"/>
      </w:pPr>
      <w:rPr>
        <w:rFonts w:hint="default"/>
        <w:i w:val="0"/>
        <w:iCs w:val="0"/>
      </w:rPr>
    </w:lvl>
    <w:lvl w:ilvl="2">
      <w:start w:val="1"/>
      <w:numFmt w:val="decimal"/>
      <w:lvlText w:val="%1.%2.%3."/>
      <w:lvlJc w:val="left"/>
      <w:pPr>
        <w:ind w:left="1440" w:hanging="720"/>
      </w:pPr>
      <w:rPr>
        <w:rFonts w:hint="default"/>
        <w:b/>
        <w:bCs w:val="0"/>
        <w:i w:val="0"/>
        <w:i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1B83AE4"/>
    <w:multiLevelType w:val="multilevel"/>
    <w:tmpl w:val="289AF9A2"/>
    <w:lvl w:ilvl="0">
      <w:start w:val="1"/>
      <w:numFmt w:val="bullet"/>
      <w:pStyle w:val="Level4bullters"/>
      <w:lvlText w:val=""/>
      <w:lvlJc w:val="left"/>
      <w:pPr>
        <w:ind w:left="720" w:hanging="360"/>
      </w:pPr>
      <w:rPr>
        <w:rFonts w:ascii="Symbol" w:hAnsi="Symbol" w:hint="default"/>
      </w:r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8" w15:restartNumberingAfterBreak="0">
    <w:nsid w:val="253B33F9"/>
    <w:multiLevelType w:val="multilevel"/>
    <w:tmpl w:val="0462824E"/>
    <w:lvl w:ilvl="0">
      <w:start w:val="1"/>
      <w:numFmt w:val="decimal"/>
      <w:lvlText w:val="%1."/>
      <w:lvlJc w:val="left"/>
      <w:pPr>
        <w:ind w:left="630" w:hanging="360"/>
      </w:pPr>
    </w:lvl>
    <w:lvl w:ilvl="1">
      <w:start w:val="1"/>
      <w:numFmt w:val="decimal"/>
      <w:lvlText w:val="%1.%2."/>
      <w:lvlJc w:val="left"/>
      <w:pPr>
        <w:ind w:left="1350" w:hanging="360"/>
      </w:pPr>
    </w:lvl>
    <w:lvl w:ilvl="2">
      <w:start w:val="1"/>
      <w:numFmt w:val="decimal"/>
      <w:lvlText w:val="%1.%2.%3."/>
      <w:lvlJc w:val="left"/>
      <w:pPr>
        <w:ind w:left="2070" w:hanging="180"/>
      </w:pPr>
    </w:lvl>
    <w:lvl w:ilvl="3">
      <w:start w:val="1"/>
      <w:numFmt w:val="decimal"/>
      <w:lvlText w:val="%1.%2.%3.%4."/>
      <w:lvlJc w:val="left"/>
      <w:pPr>
        <w:ind w:left="2790" w:hanging="360"/>
      </w:pPr>
    </w:lvl>
    <w:lvl w:ilvl="4">
      <w:start w:val="1"/>
      <w:numFmt w:val="decimal"/>
      <w:lvlText w:val="%1.%2.%3.%4.%5."/>
      <w:lvlJc w:val="left"/>
      <w:pPr>
        <w:ind w:left="3510" w:hanging="360"/>
      </w:pPr>
    </w:lvl>
    <w:lvl w:ilvl="5">
      <w:start w:val="1"/>
      <w:numFmt w:val="decimal"/>
      <w:lvlText w:val="%1.%2.%3.%4.%5.%6."/>
      <w:lvlJc w:val="left"/>
      <w:pPr>
        <w:ind w:left="4230" w:hanging="180"/>
      </w:pPr>
    </w:lvl>
    <w:lvl w:ilvl="6">
      <w:start w:val="1"/>
      <w:numFmt w:val="decimal"/>
      <w:lvlText w:val="%1.%2.%3.%4.%5.%6.%7."/>
      <w:lvlJc w:val="left"/>
      <w:pPr>
        <w:ind w:left="4950" w:hanging="360"/>
      </w:pPr>
    </w:lvl>
    <w:lvl w:ilvl="7">
      <w:start w:val="1"/>
      <w:numFmt w:val="decimal"/>
      <w:lvlText w:val="%1.%2.%3.%4.%5.%6.%7.%8."/>
      <w:lvlJc w:val="left"/>
      <w:pPr>
        <w:ind w:left="5670" w:hanging="360"/>
      </w:pPr>
    </w:lvl>
    <w:lvl w:ilvl="8">
      <w:start w:val="1"/>
      <w:numFmt w:val="decimal"/>
      <w:lvlText w:val="%1.%2.%3.%4.%5.%6.%7.%8.%9."/>
      <w:lvlJc w:val="left"/>
      <w:pPr>
        <w:ind w:left="6390" w:hanging="180"/>
      </w:pPr>
    </w:lvl>
  </w:abstractNum>
  <w:abstractNum w:abstractNumId="9" w15:restartNumberingAfterBreak="0">
    <w:nsid w:val="2BC9778F"/>
    <w:multiLevelType w:val="hybridMultilevel"/>
    <w:tmpl w:val="E82C7A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D4B1C36"/>
    <w:multiLevelType w:val="hybridMultilevel"/>
    <w:tmpl w:val="FFFFFFFF"/>
    <w:lvl w:ilvl="0" w:tplc="B9DA8F1C">
      <w:start w:val="1"/>
      <w:numFmt w:val="decimal"/>
      <w:lvlText w:val="%1."/>
      <w:lvlJc w:val="left"/>
      <w:pPr>
        <w:ind w:left="720" w:hanging="360"/>
      </w:pPr>
    </w:lvl>
    <w:lvl w:ilvl="1" w:tplc="B90487EC">
      <w:start w:val="1"/>
      <w:numFmt w:val="lowerLetter"/>
      <w:lvlText w:val="%2."/>
      <w:lvlJc w:val="left"/>
      <w:pPr>
        <w:ind w:left="1440" w:hanging="360"/>
      </w:pPr>
    </w:lvl>
    <w:lvl w:ilvl="2" w:tplc="F084C0E4">
      <w:start w:val="2"/>
      <w:numFmt w:val="lowerRoman"/>
      <w:lvlText w:val="%3."/>
      <w:lvlJc w:val="right"/>
      <w:pPr>
        <w:ind w:left="2160" w:hanging="180"/>
      </w:pPr>
    </w:lvl>
    <w:lvl w:ilvl="3" w:tplc="8C9CA17A">
      <w:start w:val="1"/>
      <w:numFmt w:val="decimal"/>
      <w:lvlText w:val="%4."/>
      <w:lvlJc w:val="left"/>
      <w:pPr>
        <w:ind w:left="2880" w:hanging="360"/>
      </w:pPr>
    </w:lvl>
    <w:lvl w:ilvl="4" w:tplc="55147408">
      <w:start w:val="1"/>
      <w:numFmt w:val="lowerLetter"/>
      <w:lvlText w:val="%5."/>
      <w:lvlJc w:val="left"/>
      <w:pPr>
        <w:ind w:left="3600" w:hanging="360"/>
      </w:pPr>
    </w:lvl>
    <w:lvl w:ilvl="5" w:tplc="C546CBDE">
      <w:start w:val="1"/>
      <w:numFmt w:val="lowerRoman"/>
      <w:lvlText w:val="%6."/>
      <w:lvlJc w:val="right"/>
      <w:pPr>
        <w:ind w:left="4320" w:hanging="180"/>
      </w:pPr>
    </w:lvl>
    <w:lvl w:ilvl="6" w:tplc="A8FE8D2A">
      <w:start w:val="1"/>
      <w:numFmt w:val="decimal"/>
      <w:lvlText w:val="%7."/>
      <w:lvlJc w:val="left"/>
      <w:pPr>
        <w:ind w:left="5040" w:hanging="360"/>
      </w:pPr>
    </w:lvl>
    <w:lvl w:ilvl="7" w:tplc="074EB8F8">
      <w:start w:val="1"/>
      <w:numFmt w:val="lowerLetter"/>
      <w:lvlText w:val="%8."/>
      <w:lvlJc w:val="left"/>
      <w:pPr>
        <w:ind w:left="5760" w:hanging="360"/>
      </w:pPr>
    </w:lvl>
    <w:lvl w:ilvl="8" w:tplc="B8C02AC0">
      <w:start w:val="1"/>
      <w:numFmt w:val="lowerRoman"/>
      <w:lvlText w:val="%9."/>
      <w:lvlJc w:val="right"/>
      <w:pPr>
        <w:ind w:left="6480" w:hanging="180"/>
      </w:pPr>
    </w:lvl>
  </w:abstractNum>
  <w:abstractNum w:abstractNumId="11" w15:restartNumberingAfterBreak="0">
    <w:nsid w:val="36E47994"/>
    <w:multiLevelType w:val="hybridMultilevel"/>
    <w:tmpl w:val="DA84BC0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6EBBA5A"/>
    <w:multiLevelType w:val="hybridMultilevel"/>
    <w:tmpl w:val="8C948CE6"/>
    <w:lvl w:ilvl="0" w:tplc="FAD67060">
      <w:start w:val="1"/>
      <w:numFmt w:val="bullet"/>
      <w:lvlText w:val="-"/>
      <w:lvlJc w:val="left"/>
      <w:pPr>
        <w:ind w:left="720" w:hanging="360"/>
      </w:pPr>
      <w:rPr>
        <w:rFonts w:ascii="Aptos" w:hAnsi="Aptos" w:hint="default"/>
      </w:rPr>
    </w:lvl>
    <w:lvl w:ilvl="1" w:tplc="7C881318">
      <w:start w:val="1"/>
      <w:numFmt w:val="bullet"/>
      <w:lvlText w:val="o"/>
      <w:lvlJc w:val="left"/>
      <w:pPr>
        <w:ind w:left="1440" w:hanging="360"/>
      </w:pPr>
      <w:rPr>
        <w:rFonts w:ascii="Courier New" w:hAnsi="Courier New" w:hint="default"/>
      </w:rPr>
    </w:lvl>
    <w:lvl w:ilvl="2" w:tplc="C9BA85FC">
      <w:start w:val="1"/>
      <w:numFmt w:val="bullet"/>
      <w:lvlText w:val=""/>
      <w:lvlJc w:val="left"/>
      <w:pPr>
        <w:ind w:left="2160" w:hanging="360"/>
      </w:pPr>
      <w:rPr>
        <w:rFonts w:ascii="Wingdings" w:hAnsi="Wingdings" w:hint="default"/>
      </w:rPr>
    </w:lvl>
    <w:lvl w:ilvl="3" w:tplc="A002DFE2">
      <w:start w:val="1"/>
      <w:numFmt w:val="bullet"/>
      <w:lvlText w:val=""/>
      <w:lvlJc w:val="left"/>
      <w:pPr>
        <w:ind w:left="2880" w:hanging="360"/>
      </w:pPr>
      <w:rPr>
        <w:rFonts w:ascii="Symbol" w:hAnsi="Symbol" w:hint="default"/>
      </w:rPr>
    </w:lvl>
    <w:lvl w:ilvl="4" w:tplc="8B62D58A">
      <w:start w:val="1"/>
      <w:numFmt w:val="bullet"/>
      <w:lvlText w:val="o"/>
      <w:lvlJc w:val="left"/>
      <w:pPr>
        <w:ind w:left="3600" w:hanging="360"/>
      </w:pPr>
      <w:rPr>
        <w:rFonts w:ascii="Courier New" w:hAnsi="Courier New" w:hint="default"/>
      </w:rPr>
    </w:lvl>
    <w:lvl w:ilvl="5" w:tplc="95AA1DD2">
      <w:start w:val="1"/>
      <w:numFmt w:val="bullet"/>
      <w:lvlText w:val=""/>
      <w:lvlJc w:val="left"/>
      <w:pPr>
        <w:ind w:left="4320" w:hanging="360"/>
      </w:pPr>
      <w:rPr>
        <w:rFonts w:ascii="Wingdings" w:hAnsi="Wingdings" w:hint="default"/>
      </w:rPr>
    </w:lvl>
    <w:lvl w:ilvl="6" w:tplc="41BA0718">
      <w:start w:val="1"/>
      <w:numFmt w:val="bullet"/>
      <w:lvlText w:val=""/>
      <w:lvlJc w:val="left"/>
      <w:pPr>
        <w:ind w:left="5040" w:hanging="360"/>
      </w:pPr>
      <w:rPr>
        <w:rFonts w:ascii="Symbol" w:hAnsi="Symbol" w:hint="default"/>
      </w:rPr>
    </w:lvl>
    <w:lvl w:ilvl="7" w:tplc="746E2EF6">
      <w:start w:val="1"/>
      <w:numFmt w:val="bullet"/>
      <w:lvlText w:val="o"/>
      <w:lvlJc w:val="left"/>
      <w:pPr>
        <w:ind w:left="5760" w:hanging="360"/>
      </w:pPr>
      <w:rPr>
        <w:rFonts w:ascii="Courier New" w:hAnsi="Courier New" w:hint="default"/>
      </w:rPr>
    </w:lvl>
    <w:lvl w:ilvl="8" w:tplc="02DAAC44">
      <w:start w:val="1"/>
      <w:numFmt w:val="bullet"/>
      <w:lvlText w:val=""/>
      <w:lvlJc w:val="left"/>
      <w:pPr>
        <w:ind w:left="6480" w:hanging="360"/>
      </w:pPr>
      <w:rPr>
        <w:rFonts w:ascii="Wingdings" w:hAnsi="Wingdings" w:hint="default"/>
      </w:rPr>
    </w:lvl>
  </w:abstractNum>
  <w:abstractNum w:abstractNumId="13" w15:restartNumberingAfterBreak="0">
    <w:nsid w:val="3D145B75"/>
    <w:multiLevelType w:val="hybridMultilevel"/>
    <w:tmpl w:val="EA02E77C"/>
    <w:lvl w:ilvl="0" w:tplc="08090001">
      <w:start w:val="1"/>
      <w:numFmt w:val="bullet"/>
      <w:lvlText w:val=""/>
      <w:lvlJc w:val="left"/>
      <w:pPr>
        <w:ind w:left="360" w:hanging="360"/>
      </w:pPr>
      <w:rPr>
        <w:rFonts w:ascii="Symbol" w:hAnsi="Symbol"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4" w15:restartNumberingAfterBreak="0">
    <w:nsid w:val="40606E5E"/>
    <w:multiLevelType w:val="hybridMultilevel"/>
    <w:tmpl w:val="686C7B0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41146ECB"/>
    <w:multiLevelType w:val="hybridMultilevel"/>
    <w:tmpl w:val="FFFFFFFF"/>
    <w:lvl w:ilvl="0" w:tplc="EBF816F8">
      <w:start w:val="1"/>
      <w:numFmt w:val="bullet"/>
      <w:lvlText w:val=""/>
      <w:lvlJc w:val="left"/>
      <w:pPr>
        <w:ind w:left="1440" w:hanging="360"/>
      </w:pPr>
      <w:rPr>
        <w:rFonts w:ascii="Symbol" w:hAnsi="Symbol" w:hint="default"/>
      </w:rPr>
    </w:lvl>
    <w:lvl w:ilvl="1" w:tplc="91D049AE">
      <w:start w:val="1"/>
      <w:numFmt w:val="bullet"/>
      <w:lvlText w:val="o"/>
      <w:lvlJc w:val="left"/>
      <w:pPr>
        <w:ind w:left="1440" w:hanging="360"/>
      </w:pPr>
      <w:rPr>
        <w:rFonts w:ascii="Courier New" w:hAnsi="Courier New" w:hint="default"/>
      </w:rPr>
    </w:lvl>
    <w:lvl w:ilvl="2" w:tplc="FEF4A440">
      <w:start w:val="1"/>
      <w:numFmt w:val="bullet"/>
      <w:lvlText w:val=""/>
      <w:lvlJc w:val="left"/>
      <w:pPr>
        <w:ind w:left="2160" w:hanging="360"/>
      </w:pPr>
      <w:rPr>
        <w:rFonts w:ascii="Wingdings" w:hAnsi="Wingdings" w:hint="default"/>
      </w:rPr>
    </w:lvl>
    <w:lvl w:ilvl="3" w:tplc="A6FCA342">
      <w:start w:val="1"/>
      <w:numFmt w:val="bullet"/>
      <w:lvlText w:val=""/>
      <w:lvlJc w:val="left"/>
      <w:pPr>
        <w:ind w:left="2880" w:hanging="360"/>
      </w:pPr>
      <w:rPr>
        <w:rFonts w:ascii="Symbol" w:hAnsi="Symbol" w:hint="default"/>
      </w:rPr>
    </w:lvl>
    <w:lvl w:ilvl="4" w:tplc="B1688FC6">
      <w:start w:val="1"/>
      <w:numFmt w:val="bullet"/>
      <w:lvlText w:val="o"/>
      <w:lvlJc w:val="left"/>
      <w:pPr>
        <w:ind w:left="3600" w:hanging="360"/>
      </w:pPr>
      <w:rPr>
        <w:rFonts w:ascii="Courier New" w:hAnsi="Courier New" w:hint="default"/>
      </w:rPr>
    </w:lvl>
    <w:lvl w:ilvl="5" w:tplc="08224150">
      <w:start w:val="1"/>
      <w:numFmt w:val="bullet"/>
      <w:lvlText w:val=""/>
      <w:lvlJc w:val="left"/>
      <w:pPr>
        <w:ind w:left="4320" w:hanging="360"/>
      </w:pPr>
      <w:rPr>
        <w:rFonts w:ascii="Wingdings" w:hAnsi="Wingdings" w:hint="default"/>
      </w:rPr>
    </w:lvl>
    <w:lvl w:ilvl="6" w:tplc="00BEB002">
      <w:start w:val="1"/>
      <w:numFmt w:val="bullet"/>
      <w:lvlText w:val=""/>
      <w:lvlJc w:val="left"/>
      <w:pPr>
        <w:ind w:left="5040" w:hanging="360"/>
      </w:pPr>
      <w:rPr>
        <w:rFonts w:ascii="Symbol" w:hAnsi="Symbol" w:hint="default"/>
      </w:rPr>
    </w:lvl>
    <w:lvl w:ilvl="7" w:tplc="C786E5F2">
      <w:start w:val="1"/>
      <w:numFmt w:val="bullet"/>
      <w:lvlText w:val="o"/>
      <w:lvlJc w:val="left"/>
      <w:pPr>
        <w:ind w:left="5760" w:hanging="360"/>
      </w:pPr>
      <w:rPr>
        <w:rFonts w:ascii="Courier New" w:hAnsi="Courier New" w:hint="default"/>
      </w:rPr>
    </w:lvl>
    <w:lvl w:ilvl="8" w:tplc="38F80D16">
      <w:start w:val="1"/>
      <w:numFmt w:val="bullet"/>
      <w:lvlText w:val=""/>
      <w:lvlJc w:val="left"/>
      <w:pPr>
        <w:ind w:left="6480" w:hanging="360"/>
      </w:pPr>
      <w:rPr>
        <w:rFonts w:ascii="Wingdings" w:hAnsi="Wingdings" w:hint="default"/>
      </w:rPr>
    </w:lvl>
  </w:abstractNum>
  <w:abstractNum w:abstractNumId="16" w15:restartNumberingAfterBreak="0">
    <w:nsid w:val="59240F7A"/>
    <w:multiLevelType w:val="hybridMultilevel"/>
    <w:tmpl w:val="CFA8DB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B9818CF"/>
    <w:multiLevelType w:val="multilevel"/>
    <w:tmpl w:val="06F4261A"/>
    <w:lvl w:ilvl="0">
      <w:start w:val="9"/>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05A2A2E"/>
    <w:multiLevelType w:val="hybridMultilevel"/>
    <w:tmpl w:val="DB3C07B0"/>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9" w15:restartNumberingAfterBreak="0">
    <w:nsid w:val="64CA6C0A"/>
    <w:multiLevelType w:val="hybridMultilevel"/>
    <w:tmpl w:val="AA60A1AA"/>
    <w:lvl w:ilvl="0" w:tplc="ED50A300">
      <w:start w:val="1"/>
      <w:numFmt w:val="bullet"/>
      <w:lvlText w:val="-"/>
      <w:lvlJc w:val="left"/>
      <w:pPr>
        <w:ind w:left="720" w:hanging="360"/>
      </w:pPr>
      <w:rPr>
        <w:rFonts w:ascii="Times New Roman" w:eastAsia="Times New Roman"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0" w15:restartNumberingAfterBreak="0">
    <w:nsid w:val="65F36595"/>
    <w:multiLevelType w:val="hybridMultilevel"/>
    <w:tmpl w:val="80C2209E"/>
    <w:lvl w:ilvl="0" w:tplc="3E141706">
      <w:start w:val="1"/>
      <w:numFmt w:val="decimal"/>
      <w:lvlText w:val="%1."/>
      <w:lvlJc w:val="left"/>
      <w:pPr>
        <w:ind w:left="360" w:hanging="360"/>
      </w:pPr>
      <w:rPr>
        <w:rFonts w:hint="default"/>
      </w:r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21" w15:restartNumberingAfterBreak="0">
    <w:nsid w:val="709D197E"/>
    <w:multiLevelType w:val="hybridMultilevel"/>
    <w:tmpl w:val="EDA8E3A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78711B16"/>
    <w:multiLevelType w:val="hybridMultilevel"/>
    <w:tmpl w:val="FFFFFFFF"/>
    <w:lvl w:ilvl="0" w:tplc="3E6E635C">
      <w:start w:val="1"/>
      <w:numFmt w:val="bullet"/>
      <w:lvlText w:val=""/>
      <w:lvlJc w:val="left"/>
      <w:pPr>
        <w:ind w:left="720" w:hanging="360"/>
      </w:pPr>
      <w:rPr>
        <w:rFonts w:ascii="Symbol" w:hAnsi="Symbol" w:hint="default"/>
      </w:rPr>
    </w:lvl>
    <w:lvl w:ilvl="1" w:tplc="49047E10">
      <w:start w:val="1"/>
      <w:numFmt w:val="bullet"/>
      <w:lvlText w:val="o"/>
      <w:lvlJc w:val="left"/>
      <w:pPr>
        <w:ind w:left="1440" w:hanging="360"/>
      </w:pPr>
      <w:rPr>
        <w:rFonts w:ascii="Courier New" w:hAnsi="Courier New" w:hint="default"/>
      </w:rPr>
    </w:lvl>
    <w:lvl w:ilvl="2" w:tplc="9CF2783C">
      <w:start w:val="1"/>
      <w:numFmt w:val="bullet"/>
      <w:lvlText w:val=""/>
      <w:lvlJc w:val="left"/>
      <w:pPr>
        <w:ind w:left="2160" w:hanging="360"/>
      </w:pPr>
      <w:rPr>
        <w:rFonts w:ascii="Wingdings" w:hAnsi="Wingdings" w:hint="default"/>
      </w:rPr>
    </w:lvl>
    <w:lvl w:ilvl="3" w:tplc="06CADC5E">
      <w:start w:val="1"/>
      <w:numFmt w:val="bullet"/>
      <w:lvlText w:val=""/>
      <w:lvlJc w:val="left"/>
      <w:pPr>
        <w:ind w:left="2880" w:hanging="360"/>
      </w:pPr>
      <w:rPr>
        <w:rFonts w:ascii="Symbol" w:hAnsi="Symbol" w:hint="default"/>
      </w:rPr>
    </w:lvl>
    <w:lvl w:ilvl="4" w:tplc="9B3E410A">
      <w:start w:val="1"/>
      <w:numFmt w:val="bullet"/>
      <w:lvlText w:val="o"/>
      <w:lvlJc w:val="left"/>
      <w:pPr>
        <w:ind w:left="3600" w:hanging="360"/>
      </w:pPr>
      <w:rPr>
        <w:rFonts w:ascii="Courier New" w:hAnsi="Courier New" w:hint="default"/>
      </w:rPr>
    </w:lvl>
    <w:lvl w:ilvl="5" w:tplc="A726015E">
      <w:start w:val="1"/>
      <w:numFmt w:val="bullet"/>
      <w:lvlText w:val=""/>
      <w:lvlJc w:val="left"/>
      <w:pPr>
        <w:ind w:left="4320" w:hanging="360"/>
      </w:pPr>
      <w:rPr>
        <w:rFonts w:ascii="Wingdings" w:hAnsi="Wingdings" w:hint="default"/>
      </w:rPr>
    </w:lvl>
    <w:lvl w:ilvl="6" w:tplc="C5E8CE26">
      <w:start w:val="1"/>
      <w:numFmt w:val="bullet"/>
      <w:lvlText w:val=""/>
      <w:lvlJc w:val="left"/>
      <w:pPr>
        <w:ind w:left="5040" w:hanging="360"/>
      </w:pPr>
      <w:rPr>
        <w:rFonts w:ascii="Symbol" w:hAnsi="Symbol" w:hint="default"/>
      </w:rPr>
    </w:lvl>
    <w:lvl w:ilvl="7" w:tplc="33AA8F48">
      <w:start w:val="1"/>
      <w:numFmt w:val="bullet"/>
      <w:lvlText w:val="o"/>
      <w:lvlJc w:val="left"/>
      <w:pPr>
        <w:ind w:left="5760" w:hanging="360"/>
      </w:pPr>
      <w:rPr>
        <w:rFonts w:ascii="Courier New" w:hAnsi="Courier New" w:hint="default"/>
      </w:rPr>
    </w:lvl>
    <w:lvl w:ilvl="8" w:tplc="28AEE244">
      <w:start w:val="1"/>
      <w:numFmt w:val="bullet"/>
      <w:lvlText w:val=""/>
      <w:lvlJc w:val="left"/>
      <w:pPr>
        <w:ind w:left="6480" w:hanging="360"/>
      </w:pPr>
      <w:rPr>
        <w:rFonts w:ascii="Wingdings" w:hAnsi="Wingdings" w:hint="default"/>
      </w:rPr>
    </w:lvl>
  </w:abstractNum>
  <w:abstractNum w:abstractNumId="23" w15:restartNumberingAfterBreak="0">
    <w:nsid w:val="7C9FB776"/>
    <w:multiLevelType w:val="hybridMultilevel"/>
    <w:tmpl w:val="FFFFFFFF"/>
    <w:lvl w:ilvl="0" w:tplc="57CEF830">
      <w:start w:val="1"/>
      <w:numFmt w:val="bullet"/>
      <w:lvlText w:val=""/>
      <w:lvlJc w:val="left"/>
      <w:pPr>
        <w:ind w:left="720" w:hanging="360"/>
      </w:pPr>
      <w:rPr>
        <w:rFonts w:ascii="Symbol" w:hAnsi="Symbol" w:hint="default"/>
      </w:rPr>
    </w:lvl>
    <w:lvl w:ilvl="1" w:tplc="D99E2842">
      <w:start w:val="1"/>
      <w:numFmt w:val="bullet"/>
      <w:lvlText w:val="o"/>
      <w:lvlJc w:val="left"/>
      <w:pPr>
        <w:ind w:left="1440" w:hanging="360"/>
      </w:pPr>
      <w:rPr>
        <w:rFonts w:ascii="Courier New" w:hAnsi="Courier New" w:hint="default"/>
      </w:rPr>
    </w:lvl>
    <w:lvl w:ilvl="2" w:tplc="BEB23DA4">
      <w:start w:val="1"/>
      <w:numFmt w:val="bullet"/>
      <w:lvlText w:val=""/>
      <w:lvlJc w:val="left"/>
      <w:pPr>
        <w:ind w:left="2160" w:hanging="360"/>
      </w:pPr>
      <w:rPr>
        <w:rFonts w:ascii="Wingdings" w:hAnsi="Wingdings" w:hint="default"/>
      </w:rPr>
    </w:lvl>
    <w:lvl w:ilvl="3" w:tplc="100AA1AC">
      <w:start w:val="1"/>
      <w:numFmt w:val="bullet"/>
      <w:lvlText w:val=""/>
      <w:lvlJc w:val="left"/>
      <w:pPr>
        <w:ind w:left="2880" w:hanging="360"/>
      </w:pPr>
      <w:rPr>
        <w:rFonts w:ascii="Symbol" w:hAnsi="Symbol" w:hint="default"/>
      </w:rPr>
    </w:lvl>
    <w:lvl w:ilvl="4" w:tplc="E85A615A">
      <w:start w:val="1"/>
      <w:numFmt w:val="bullet"/>
      <w:lvlText w:val="o"/>
      <w:lvlJc w:val="left"/>
      <w:pPr>
        <w:ind w:left="3600" w:hanging="360"/>
      </w:pPr>
      <w:rPr>
        <w:rFonts w:ascii="Courier New" w:hAnsi="Courier New" w:hint="default"/>
      </w:rPr>
    </w:lvl>
    <w:lvl w:ilvl="5" w:tplc="2138BCBC">
      <w:start w:val="1"/>
      <w:numFmt w:val="bullet"/>
      <w:lvlText w:val=""/>
      <w:lvlJc w:val="left"/>
      <w:pPr>
        <w:ind w:left="4320" w:hanging="360"/>
      </w:pPr>
      <w:rPr>
        <w:rFonts w:ascii="Wingdings" w:hAnsi="Wingdings" w:hint="default"/>
      </w:rPr>
    </w:lvl>
    <w:lvl w:ilvl="6" w:tplc="04E8774A">
      <w:start w:val="1"/>
      <w:numFmt w:val="bullet"/>
      <w:lvlText w:val=""/>
      <w:lvlJc w:val="left"/>
      <w:pPr>
        <w:ind w:left="5040" w:hanging="360"/>
      </w:pPr>
      <w:rPr>
        <w:rFonts w:ascii="Symbol" w:hAnsi="Symbol" w:hint="default"/>
      </w:rPr>
    </w:lvl>
    <w:lvl w:ilvl="7" w:tplc="E54ADE32">
      <w:start w:val="1"/>
      <w:numFmt w:val="bullet"/>
      <w:lvlText w:val="o"/>
      <w:lvlJc w:val="left"/>
      <w:pPr>
        <w:ind w:left="5760" w:hanging="360"/>
      </w:pPr>
      <w:rPr>
        <w:rFonts w:ascii="Courier New" w:hAnsi="Courier New" w:hint="default"/>
      </w:rPr>
    </w:lvl>
    <w:lvl w:ilvl="8" w:tplc="CB8417D2">
      <w:start w:val="1"/>
      <w:numFmt w:val="bullet"/>
      <w:lvlText w:val=""/>
      <w:lvlJc w:val="left"/>
      <w:pPr>
        <w:ind w:left="6480" w:hanging="360"/>
      </w:pPr>
      <w:rPr>
        <w:rFonts w:ascii="Wingdings" w:hAnsi="Wingdings" w:hint="default"/>
      </w:rPr>
    </w:lvl>
  </w:abstractNum>
  <w:abstractNum w:abstractNumId="24" w15:restartNumberingAfterBreak="0">
    <w:nsid w:val="7CAB0CD1"/>
    <w:multiLevelType w:val="hybridMultilevel"/>
    <w:tmpl w:val="3266DBB2"/>
    <w:lvl w:ilvl="0" w:tplc="20E41146">
      <w:numFmt w:val="bullet"/>
      <w:lvlText w:val="-"/>
      <w:lvlJc w:val="left"/>
      <w:pPr>
        <w:ind w:left="720" w:hanging="360"/>
      </w:pPr>
      <w:rPr>
        <w:rFonts w:ascii="Times New Roman" w:eastAsiaTheme="minorEastAsia" w:hAnsi="Times New Roman"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133668004">
    <w:abstractNumId w:val="8"/>
  </w:num>
  <w:num w:numId="2" w16cid:durableId="179779040">
    <w:abstractNumId w:val="7"/>
  </w:num>
  <w:num w:numId="3" w16cid:durableId="280112786">
    <w:abstractNumId w:val="2"/>
  </w:num>
  <w:num w:numId="4" w16cid:durableId="1115447796">
    <w:abstractNumId w:val="12"/>
  </w:num>
  <w:num w:numId="5" w16cid:durableId="168832408">
    <w:abstractNumId w:val="15"/>
  </w:num>
  <w:num w:numId="6" w16cid:durableId="396903003">
    <w:abstractNumId w:val="10"/>
  </w:num>
  <w:num w:numId="7" w16cid:durableId="451023284">
    <w:abstractNumId w:val="23"/>
  </w:num>
  <w:num w:numId="8" w16cid:durableId="355740146">
    <w:abstractNumId w:val="22"/>
  </w:num>
  <w:num w:numId="9" w16cid:durableId="1554803150">
    <w:abstractNumId w:val="3"/>
  </w:num>
  <w:num w:numId="10" w16cid:durableId="351688372">
    <w:abstractNumId w:val="5"/>
  </w:num>
  <w:num w:numId="11" w16cid:durableId="1521549711">
    <w:abstractNumId w:val="19"/>
  </w:num>
  <w:num w:numId="12" w16cid:durableId="933978598">
    <w:abstractNumId w:val="4"/>
  </w:num>
  <w:num w:numId="13" w16cid:durableId="1342274650">
    <w:abstractNumId w:val="16"/>
  </w:num>
  <w:num w:numId="14" w16cid:durableId="1798836247">
    <w:abstractNumId w:val="18"/>
  </w:num>
  <w:num w:numId="15" w16cid:durableId="1581020223">
    <w:abstractNumId w:val="0"/>
  </w:num>
  <w:num w:numId="16" w16cid:durableId="976421593">
    <w:abstractNumId w:val="6"/>
  </w:num>
  <w:num w:numId="17" w16cid:durableId="1059520892">
    <w:abstractNumId w:val="24"/>
  </w:num>
  <w:num w:numId="18" w16cid:durableId="1706366075">
    <w:abstractNumId w:val="21"/>
  </w:num>
  <w:num w:numId="19" w16cid:durableId="2046756857">
    <w:abstractNumId w:val="20"/>
  </w:num>
  <w:num w:numId="20" w16cid:durableId="1848397640">
    <w:abstractNumId w:val="19"/>
  </w:num>
  <w:num w:numId="21" w16cid:durableId="1592542897">
    <w:abstractNumId w:val="11"/>
  </w:num>
  <w:num w:numId="22" w16cid:durableId="1300651755">
    <w:abstractNumId w:val="9"/>
  </w:num>
  <w:num w:numId="23" w16cid:durableId="679819471">
    <w:abstractNumId w:val="13"/>
  </w:num>
  <w:num w:numId="24" w16cid:durableId="1796219556">
    <w:abstractNumId w:val="14"/>
  </w:num>
  <w:num w:numId="25" w16cid:durableId="302854886">
    <w:abstractNumId w:val="17"/>
  </w:num>
  <w:num w:numId="26" w16cid:durableId="1542017510">
    <w:abstractNumId w:val="6"/>
  </w:num>
  <w:num w:numId="27" w16cid:durableId="1913153510">
    <w:abstractNumId w:val="6"/>
  </w:num>
  <w:num w:numId="28" w16cid:durableId="953095968">
    <w:abstractNumId w:val="6"/>
  </w:num>
  <w:num w:numId="29" w16cid:durableId="5480346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1&lt;/SpaceAfter&gt;&lt;HyperlinksEnabled&gt;1&lt;/HyperlinksEnabled&gt;&lt;HyperlinksVisible&gt;0&lt;/HyperlinksVisible&gt;&lt;EnableBibliographyCategories&gt;0&lt;/EnableBibliographyCategories&gt;&lt;/ENLayout&gt;"/>
    <w:docVar w:name="EN.Libraries" w:val="&lt;Libraries&gt;&lt;item db-id=&quot;e9pxax9rpzaed9e0p5ipfrz6a2fderwaepaf&quot;&gt;REPORT_Main_reference_database&lt;record-ids&gt;&lt;item&gt;4&lt;/item&gt;&lt;item&gt;8&lt;/item&gt;&lt;item&gt;33&lt;/item&gt;&lt;item&gt;34&lt;/item&gt;&lt;item&gt;35&lt;/item&gt;&lt;item&gt;36&lt;/item&gt;&lt;item&gt;37&lt;/item&gt;&lt;item&gt;38&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5&lt;/item&gt;&lt;item&gt;66&lt;/item&gt;&lt;item&gt;67&lt;/item&gt;&lt;item&gt;68&lt;/item&gt;&lt;item&gt;69&lt;/item&gt;&lt;item&gt;70&lt;/item&gt;&lt;item&gt;71&lt;/item&gt;&lt;item&gt;72&lt;/item&gt;&lt;item&gt;74&lt;/item&gt;&lt;item&gt;76&lt;/item&gt;&lt;item&gt;77&lt;/item&gt;&lt;item&gt;78&lt;/item&gt;&lt;item&gt;79&lt;/item&gt;&lt;item&gt;80&lt;/item&gt;&lt;item&gt;82&lt;/item&gt;&lt;item&gt;83&lt;/item&gt;&lt;item&gt;85&lt;/item&gt;&lt;item&gt;87&lt;/item&gt;&lt;item&gt;88&lt;/item&gt;&lt;item&gt;90&lt;/item&gt;&lt;item&gt;91&lt;/item&gt;&lt;item&gt;92&lt;/item&gt;&lt;item&gt;93&lt;/item&gt;&lt;item&gt;94&lt;/item&gt;&lt;item&gt;96&lt;/item&gt;&lt;item&gt;97&lt;/item&gt;&lt;item&gt;98&lt;/item&gt;&lt;item&gt;100&lt;/item&gt;&lt;item&gt;101&lt;/item&gt;&lt;item&gt;102&lt;/item&gt;&lt;item&gt;103&lt;/item&gt;&lt;item&gt;104&lt;/item&gt;&lt;item&gt;105&lt;/item&gt;&lt;item&gt;106&lt;/item&gt;&lt;item&gt;107&lt;/item&gt;&lt;item&gt;108&lt;/item&gt;&lt;item&gt;111&lt;/item&gt;&lt;item&gt;112&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40&lt;/item&gt;&lt;/record-ids&gt;&lt;/item&gt;&lt;/Libraries&gt;"/>
    <w:docVar w:name="EN.UseJSCitationFormat" w:val="False"/>
  </w:docVars>
  <w:rsids>
    <w:rsidRoot w:val="06719198"/>
    <w:rsid w:val="0000024E"/>
    <w:rsid w:val="00000560"/>
    <w:rsid w:val="000006AD"/>
    <w:rsid w:val="000007A5"/>
    <w:rsid w:val="00000BB8"/>
    <w:rsid w:val="00000F4D"/>
    <w:rsid w:val="000018BA"/>
    <w:rsid w:val="00001A8C"/>
    <w:rsid w:val="00002CB5"/>
    <w:rsid w:val="00002E29"/>
    <w:rsid w:val="00003797"/>
    <w:rsid w:val="00003ABA"/>
    <w:rsid w:val="00003B14"/>
    <w:rsid w:val="00003B1E"/>
    <w:rsid w:val="000047C5"/>
    <w:rsid w:val="00004D39"/>
    <w:rsid w:val="000050F2"/>
    <w:rsid w:val="00005444"/>
    <w:rsid w:val="00005643"/>
    <w:rsid w:val="00005A1F"/>
    <w:rsid w:val="00005BE8"/>
    <w:rsid w:val="00006040"/>
    <w:rsid w:val="00006278"/>
    <w:rsid w:val="00006784"/>
    <w:rsid w:val="000067EA"/>
    <w:rsid w:val="00006D10"/>
    <w:rsid w:val="0000713C"/>
    <w:rsid w:val="00007B18"/>
    <w:rsid w:val="000106FF"/>
    <w:rsid w:val="00010DDD"/>
    <w:rsid w:val="0001121A"/>
    <w:rsid w:val="000113A0"/>
    <w:rsid w:val="000117C1"/>
    <w:rsid w:val="00011BA6"/>
    <w:rsid w:val="00011C6C"/>
    <w:rsid w:val="00011DE3"/>
    <w:rsid w:val="000127F1"/>
    <w:rsid w:val="000128A4"/>
    <w:rsid w:val="000128E1"/>
    <w:rsid w:val="00012ADB"/>
    <w:rsid w:val="00012B39"/>
    <w:rsid w:val="00012D66"/>
    <w:rsid w:val="00012D6C"/>
    <w:rsid w:val="00012F4F"/>
    <w:rsid w:val="000131FB"/>
    <w:rsid w:val="00013627"/>
    <w:rsid w:val="00013984"/>
    <w:rsid w:val="000139AB"/>
    <w:rsid w:val="0001430A"/>
    <w:rsid w:val="00014815"/>
    <w:rsid w:val="00014884"/>
    <w:rsid w:val="0001491A"/>
    <w:rsid w:val="000150E4"/>
    <w:rsid w:val="000153AE"/>
    <w:rsid w:val="00015E02"/>
    <w:rsid w:val="00016106"/>
    <w:rsid w:val="00016B09"/>
    <w:rsid w:val="00016E24"/>
    <w:rsid w:val="00017813"/>
    <w:rsid w:val="00017FF3"/>
    <w:rsid w:val="0002038E"/>
    <w:rsid w:val="00020C18"/>
    <w:rsid w:val="000210BE"/>
    <w:rsid w:val="00021693"/>
    <w:rsid w:val="00022113"/>
    <w:rsid w:val="00022156"/>
    <w:rsid w:val="00022622"/>
    <w:rsid w:val="0002292D"/>
    <w:rsid w:val="00022DF6"/>
    <w:rsid w:val="00023567"/>
    <w:rsid w:val="00023C30"/>
    <w:rsid w:val="00023CA9"/>
    <w:rsid w:val="0002433A"/>
    <w:rsid w:val="00024760"/>
    <w:rsid w:val="00024783"/>
    <w:rsid w:val="000250F9"/>
    <w:rsid w:val="00025387"/>
    <w:rsid w:val="00025DC4"/>
    <w:rsid w:val="00025EA1"/>
    <w:rsid w:val="00026393"/>
    <w:rsid w:val="000268DE"/>
    <w:rsid w:val="000269E0"/>
    <w:rsid w:val="000275F7"/>
    <w:rsid w:val="000277AC"/>
    <w:rsid w:val="00027A52"/>
    <w:rsid w:val="00030194"/>
    <w:rsid w:val="00030B47"/>
    <w:rsid w:val="00030FB2"/>
    <w:rsid w:val="000313D3"/>
    <w:rsid w:val="000317F3"/>
    <w:rsid w:val="00031C5F"/>
    <w:rsid w:val="00031D2A"/>
    <w:rsid w:val="0003230C"/>
    <w:rsid w:val="000324C7"/>
    <w:rsid w:val="0003289B"/>
    <w:rsid w:val="00032BA0"/>
    <w:rsid w:val="000336F1"/>
    <w:rsid w:val="00033E2C"/>
    <w:rsid w:val="00033F88"/>
    <w:rsid w:val="00034994"/>
    <w:rsid w:val="00034BDA"/>
    <w:rsid w:val="0003509E"/>
    <w:rsid w:val="0003555D"/>
    <w:rsid w:val="0003573F"/>
    <w:rsid w:val="000359EC"/>
    <w:rsid w:val="00035CD3"/>
    <w:rsid w:val="00035E19"/>
    <w:rsid w:val="00036275"/>
    <w:rsid w:val="0003628C"/>
    <w:rsid w:val="000365D7"/>
    <w:rsid w:val="00036F37"/>
    <w:rsid w:val="00037224"/>
    <w:rsid w:val="00037292"/>
    <w:rsid w:val="00037395"/>
    <w:rsid w:val="00040109"/>
    <w:rsid w:val="0004063F"/>
    <w:rsid w:val="000406AD"/>
    <w:rsid w:val="00041169"/>
    <w:rsid w:val="00041257"/>
    <w:rsid w:val="00042099"/>
    <w:rsid w:val="0004261B"/>
    <w:rsid w:val="00042A01"/>
    <w:rsid w:val="0004319F"/>
    <w:rsid w:val="00043A7E"/>
    <w:rsid w:val="00043BF6"/>
    <w:rsid w:val="00043E05"/>
    <w:rsid w:val="00044226"/>
    <w:rsid w:val="0004422C"/>
    <w:rsid w:val="0004435B"/>
    <w:rsid w:val="0004459F"/>
    <w:rsid w:val="000448D7"/>
    <w:rsid w:val="00045338"/>
    <w:rsid w:val="0004569B"/>
    <w:rsid w:val="0004645E"/>
    <w:rsid w:val="000465A9"/>
    <w:rsid w:val="00046B6E"/>
    <w:rsid w:val="00046D56"/>
    <w:rsid w:val="00046E5C"/>
    <w:rsid w:val="000471FA"/>
    <w:rsid w:val="000473E8"/>
    <w:rsid w:val="00047631"/>
    <w:rsid w:val="00047CC9"/>
    <w:rsid w:val="00047D94"/>
    <w:rsid w:val="00047DF1"/>
    <w:rsid w:val="0005035D"/>
    <w:rsid w:val="000504AE"/>
    <w:rsid w:val="0005191E"/>
    <w:rsid w:val="00051A52"/>
    <w:rsid w:val="00051B04"/>
    <w:rsid w:val="00051BD2"/>
    <w:rsid w:val="00051FD1"/>
    <w:rsid w:val="0005231A"/>
    <w:rsid w:val="000539DF"/>
    <w:rsid w:val="00053C1B"/>
    <w:rsid w:val="000544D6"/>
    <w:rsid w:val="00054CE1"/>
    <w:rsid w:val="00054CFC"/>
    <w:rsid w:val="00055055"/>
    <w:rsid w:val="00055407"/>
    <w:rsid w:val="0005560D"/>
    <w:rsid w:val="00055853"/>
    <w:rsid w:val="00055B0B"/>
    <w:rsid w:val="000560D2"/>
    <w:rsid w:val="00056ADD"/>
    <w:rsid w:val="00056F56"/>
    <w:rsid w:val="00057E90"/>
    <w:rsid w:val="000601A6"/>
    <w:rsid w:val="00060EB3"/>
    <w:rsid w:val="00060FCE"/>
    <w:rsid w:val="00061114"/>
    <w:rsid w:val="0006142F"/>
    <w:rsid w:val="00061CBD"/>
    <w:rsid w:val="000626EB"/>
    <w:rsid w:val="00062A69"/>
    <w:rsid w:val="0006343B"/>
    <w:rsid w:val="00063D43"/>
    <w:rsid w:val="00064A1E"/>
    <w:rsid w:val="00064F0E"/>
    <w:rsid w:val="00065B07"/>
    <w:rsid w:val="000664F5"/>
    <w:rsid w:val="00066ED3"/>
    <w:rsid w:val="000674A1"/>
    <w:rsid w:val="00067AF0"/>
    <w:rsid w:val="000702E6"/>
    <w:rsid w:val="000708F2"/>
    <w:rsid w:val="00070C8E"/>
    <w:rsid w:val="00070C9F"/>
    <w:rsid w:val="00070D1F"/>
    <w:rsid w:val="00070DA5"/>
    <w:rsid w:val="000714A6"/>
    <w:rsid w:val="0007153E"/>
    <w:rsid w:val="000715B9"/>
    <w:rsid w:val="0007175A"/>
    <w:rsid w:val="000725DF"/>
    <w:rsid w:val="00072678"/>
    <w:rsid w:val="000727D8"/>
    <w:rsid w:val="0007297B"/>
    <w:rsid w:val="00072B62"/>
    <w:rsid w:val="00073780"/>
    <w:rsid w:val="0007390A"/>
    <w:rsid w:val="0007394E"/>
    <w:rsid w:val="00073F9E"/>
    <w:rsid w:val="00074423"/>
    <w:rsid w:val="000745AC"/>
    <w:rsid w:val="000748F5"/>
    <w:rsid w:val="00074DA8"/>
    <w:rsid w:val="00075218"/>
    <w:rsid w:val="00075D24"/>
    <w:rsid w:val="00076105"/>
    <w:rsid w:val="00076912"/>
    <w:rsid w:val="00076DC9"/>
    <w:rsid w:val="00076FC6"/>
    <w:rsid w:val="00077118"/>
    <w:rsid w:val="00077518"/>
    <w:rsid w:val="00077808"/>
    <w:rsid w:val="00080803"/>
    <w:rsid w:val="00080885"/>
    <w:rsid w:val="00080A1E"/>
    <w:rsid w:val="00080C11"/>
    <w:rsid w:val="0008111F"/>
    <w:rsid w:val="0008187A"/>
    <w:rsid w:val="00081AB3"/>
    <w:rsid w:val="00082332"/>
    <w:rsid w:val="00082342"/>
    <w:rsid w:val="00082643"/>
    <w:rsid w:val="000828A6"/>
    <w:rsid w:val="00083500"/>
    <w:rsid w:val="00083E56"/>
    <w:rsid w:val="00083FAE"/>
    <w:rsid w:val="00083FC6"/>
    <w:rsid w:val="000846A9"/>
    <w:rsid w:val="00084C33"/>
    <w:rsid w:val="00084D03"/>
    <w:rsid w:val="00084E20"/>
    <w:rsid w:val="00085454"/>
    <w:rsid w:val="00085E3B"/>
    <w:rsid w:val="0008634D"/>
    <w:rsid w:val="000864C0"/>
    <w:rsid w:val="00086E00"/>
    <w:rsid w:val="00087762"/>
    <w:rsid w:val="00087B77"/>
    <w:rsid w:val="00087CD2"/>
    <w:rsid w:val="00087E59"/>
    <w:rsid w:val="0009014F"/>
    <w:rsid w:val="00090175"/>
    <w:rsid w:val="0009028B"/>
    <w:rsid w:val="00090B53"/>
    <w:rsid w:val="000911DF"/>
    <w:rsid w:val="00092474"/>
    <w:rsid w:val="000925E3"/>
    <w:rsid w:val="000925ED"/>
    <w:rsid w:val="00092BB0"/>
    <w:rsid w:val="00092C02"/>
    <w:rsid w:val="000930AE"/>
    <w:rsid w:val="000934AB"/>
    <w:rsid w:val="00093E74"/>
    <w:rsid w:val="00093FFA"/>
    <w:rsid w:val="000942DE"/>
    <w:rsid w:val="000945F9"/>
    <w:rsid w:val="00095350"/>
    <w:rsid w:val="00095C4D"/>
    <w:rsid w:val="00095EF9"/>
    <w:rsid w:val="00095F1A"/>
    <w:rsid w:val="00096775"/>
    <w:rsid w:val="00096F25"/>
    <w:rsid w:val="000971EC"/>
    <w:rsid w:val="00097F66"/>
    <w:rsid w:val="000A02C7"/>
    <w:rsid w:val="000A0D5B"/>
    <w:rsid w:val="000A1243"/>
    <w:rsid w:val="000A1652"/>
    <w:rsid w:val="000A1711"/>
    <w:rsid w:val="000A1788"/>
    <w:rsid w:val="000A1A32"/>
    <w:rsid w:val="000A1B27"/>
    <w:rsid w:val="000A1D68"/>
    <w:rsid w:val="000A270E"/>
    <w:rsid w:val="000A2954"/>
    <w:rsid w:val="000A2D71"/>
    <w:rsid w:val="000A317E"/>
    <w:rsid w:val="000A352C"/>
    <w:rsid w:val="000A372A"/>
    <w:rsid w:val="000A41D7"/>
    <w:rsid w:val="000A476A"/>
    <w:rsid w:val="000A48F5"/>
    <w:rsid w:val="000A4DF7"/>
    <w:rsid w:val="000A507D"/>
    <w:rsid w:val="000A591A"/>
    <w:rsid w:val="000A5A2A"/>
    <w:rsid w:val="000A6E28"/>
    <w:rsid w:val="000A70C3"/>
    <w:rsid w:val="000A7268"/>
    <w:rsid w:val="000A763C"/>
    <w:rsid w:val="000A7774"/>
    <w:rsid w:val="000A79AF"/>
    <w:rsid w:val="000A79BF"/>
    <w:rsid w:val="000A79F8"/>
    <w:rsid w:val="000A7BFF"/>
    <w:rsid w:val="000A7DA6"/>
    <w:rsid w:val="000B04F3"/>
    <w:rsid w:val="000B11A0"/>
    <w:rsid w:val="000B12C0"/>
    <w:rsid w:val="000B1428"/>
    <w:rsid w:val="000B1CED"/>
    <w:rsid w:val="000B2153"/>
    <w:rsid w:val="000B2864"/>
    <w:rsid w:val="000B2DC2"/>
    <w:rsid w:val="000B2E75"/>
    <w:rsid w:val="000B32BA"/>
    <w:rsid w:val="000B33A0"/>
    <w:rsid w:val="000B38B8"/>
    <w:rsid w:val="000B3C5E"/>
    <w:rsid w:val="000B441F"/>
    <w:rsid w:val="000B4548"/>
    <w:rsid w:val="000B4888"/>
    <w:rsid w:val="000B4959"/>
    <w:rsid w:val="000B4B4A"/>
    <w:rsid w:val="000B508D"/>
    <w:rsid w:val="000B55C1"/>
    <w:rsid w:val="000B5C62"/>
    <w:rsid w:val="000B5DBE"/>
    <w:rsid w:val="000B600E"/>
    <w:rsid w:val="000B6BED"/>
    <w:rsid w:val="000B6DBE"/>
    <w:rsid w:val="000B6E02"/>
    <w:rsid w:val="000B6FB5"/>
    <w:rsid w:val="000B71D7"/>
    <w:rsid w:val="000B75FD"/>
    <w:rsid w:val="000B7793"/>
    <w:rsid w:val="000B7C6F"/>
    <w:rsid w:val="000C012D"/>
    <w:rsid w:val="000C0181"/>
    <w:rsid w:val="000C1357"/>
    <w:rsid w:val="000C1D0E"/>
    <w:rsid w:val="000C1E14"/>
    <w:rsid w:val="000C1FF4"/>
    <w:rsid w:val="000C2C2F"/>
    <w:rsid w:val="000C34FA"/>
    <w:rsid w:val="000C3BF9"/>
    <w:rsid w:val="000C3D17"/>
    <w:rsid w:val="000C3DB7"/>
    <w:rsid w:val="000C4188"/>
    <w:rsid w:val="000C4495"/>
    <w:rsid w:val="000C44CF"/>
    <w:rsid w:val="000C4554"/>
    <w:rsid w:val="000C4812"/>
    <w:rsid w:val="000C4A0D"/>
    <w:rsid w:val="000C5442"/>
    <w:rsid w:val="000C54D2"/>
    <w:rsid w:val="000C54E3"/>
    <w:rsid w:val="000C5976"/>
    <w:rsid w:val="000C5CF5"/>
    <w:rsid w:val="000C6A06"/>
    <w:rsid w:val="000C733E"/>
    <w:rsid w:val="000C76A9"/>
    <w:rsid w:val="000C7B39"/>
    <w:rsid w:val="000C7FBC"/>
    <w:rsid w:val="000D05F4"/>
    <w:rsid w:val="000D063A"/>
    <w:rsid w:val="000D08DE"/>
    <w:rsid w:val="000D0AB4"/>
    <w:rsid w:val="000D0CE1"/>
    <w:rsid w:val="000D0E03"/>
    <w:rsid w:val="000D0E0A"/>
    <w:rsid w:val="000D0F69"/>
    <w:rsid w:val="000D130E"/>
    <w:rsid w:val="000D1C0B"/>
    <w:rsid w:val="000D1F78"/>
    <w:rsid w:val="000D2169"/>
    <w:rsid w:val="000D237C"/>
    <w:rsid w:val="000D2596"/>
    <w:rsid w:val="000D266B"/>
    <w:rsid w:val="000D2B8F"/>
    <w:rsid w:val="000D2CF0"/>
    <w:rsid w:val="000D3202"/>
    <w:rsid w:val="000D355A"/>
    <w:rsid w:val="000D3DAE"/>
    <w:rsid w:val="000D41AC"/>
    <w:rsid w:val="000D6649"/>
    <w:rsid w:val="000D69E5"/>
    <w:rsid w:val="000D6B61"/>
    <w:rsid w:val="000D7730"/>
    <w:rsid w:val="000D789A"/>
    <w:rsid w:val="000D7DE1"/>
    <w:rsid w:val="000E00CC"/>
    <w:rsid w:val="000E0252"/>
    <w:rsid w:val="000E051B"/>
    <w:rsid w:val="000E10A0"/>
    <w:rsid w:val="000E1444"/>
    <w:rsid w:val="000E1A60"/>
    <w:rsid w:val="000E26DD"/>
    <w:rsid w:val="000E2E39"/>
    <w:rsid w:val="000E2F5F"/>
    <w:rsid w:val="000E2F95"/>
    <w:rsid w:val="000E315C"/>
    <w:rsid w:val="000E3403"/>
    <w:rsid w:val="000E3A6C"/>
    <w:rsid w:val="000E41D1"/>
    <w:rsid w:val="000E488A"/>
    <w:rsid w:val="000E5250"/>
    <w:rsid w:val="000E5323"/>
    <w:rsid w:val="000E55C8"/>
    <w:rsid w:val="000E578B"/>
    <w:rsid w:val="000E57B7"/>
    <w:rsid w:val="000E5855"/>
    <w:rsid w:val="000E5925"/>
    <w:rsid w:val="000E6229"/>
    <w:rsid w:val="000E6616"/>
    <w:rsid w:val="000E71E3"/>
    <w:rsid w:val="000E72C0"/>
    <w:rsid w:val="000E72FC"/>
    <w:rsid w:val="000E76E6"/>
    <w:rsid w:val="000E7739"/>
    <w:rsid w:val="000E797B"/>
    <w:rsid w:val="000E7C6E"/>
    <w:rsid w:val="000E7D39"/>
    <w:rsid w:val="000F0202"/>
    <w:rsid w:val="000F035F"/>
    <w:rsid w:val="000F0E1A"/>
    <w:rsid w:val="000F1622"/>
    <w:rsid w:val="000F18A3"/>
    <w:rsid w:val="000F27E7"/>
    <w:rsid w:val="000F2B70"/>
    <w:rsid w:val="000F3099"/>
    <w:rsid w:val="000F328C"/>
    <w:rsid w:val="000F36D1"/>
    <w:rsid w:val="000F37B1"/>
    <w:rsid w:val="000F393B"/>
    <w:rsid w:val="000F447B"/>
    <w:rsid w:val="000F4F96"/>
    <w:rsid w:val="000F5A04"/>
    <w:rsid w:val="000F5E82"/>
    <w:rsid w:val="000F610B"/>
    <w:rsid w:val="000F64C4"/>
    <w:rsid w:val="000F6566"/>
    <w:rsid w:val="000F6647"/>
    <w:rsid w:val="000F68A3"/>
    <w:rsid w:val="000F68E6"/>
    <w:rsid w:val="000F74EA"/>
    <w:rsid w:val="000F775D"/>
    <w:rsid w:val="000F79D2"/>
    <w:rsid w:val="000F7BFB"/>
    <w:rsid w:val="001009BE"/>
    <w:rsid w:val="00101460"/>
    <w:rsid w:val="0010191C"/>
    <w:rsid w:val="00101CBC"/>
    <w:rsid w:val="00101F3E"/>
    <w:rsid w:val="0010209D"/>
    <w:rsid w:val="001028A4"/>
    <w:rsid w:val="001030E0"/>
    <w:rsid w:val="0010320B"/>
    <w:rsid w:val="00103F84"/>
    <w:rsid w:val="00104744"/>
    <w:rsid w:val="00104B88"/>
    <w:rsid w:val="00105DBE"/>
    <w:rsid w:val="0010603E"/>
    <w:rsid w:val="00106382"/>
    <w:rsid w:val="001072E5"/>
    <w:rsid w:val="001074D3"/>
    <w:rsid w:val="00107EB3"/>
    <w:rsid w:val="00107ED0"/>
    <w:rsid w:val="00110065"/>
    <w:rsid w:val="00110427"/>
    <w:rsid w:val="00110FFC"/>
    <w:rsid w:val="0011127B"/>
    <w:rsid w:val="001115F1"/>
    <w:rsid w:val="00111A88"/>
    <w:rsid w:val="00113964"/>
    <w:rsid w:val="001140F5"/>
    <w:rsid w:val="00114B62"/>
    <w:rsid w:val="00114BAC"/>
    <w:rsid w:val="00114BC2"/>
    <w:rsid w:val="00115229"/>
    <w:rsid w:val="00115678"/>
    <w:rsid w:val="0011613B"/>
    <w:rsid w:val="001161A1"/>
    <w:rsid w:val="00116470"/>
    <w:rsid w:val="00116DC6"/>
    <w:rsid w:val="0011724B"/>
    <w:rsid w:val="001177B0"/>
    <w:rsid w:val="00117C63"/>
    <w:rsid w:val="00120A48"/>
    <w:rsid w:val="00120C5C"/>
    <w:rsid w:val="001213F6"/>
    <w:rsid w:val="001220AB"/>
    <w:rsid w:val="001232BF"/>
    <w:rsid w:val="00123AA0"/>
    <w:rsid w:val="001245EF"/>
    <w:rsid w:val="001248FF"/>
    <w:rsid w:val="00124BBB"/>
    <w:rsid w:val="00125001"/>
    <w:rsid w:val="00125379"/>
    <w:rsid w:val="0012559A"/>
    <w:rsid w:val="001258ED"/>
    <w:rsid w:val="00125A46"/>
    <w:rsid w:val="00125FF7"/>
    <w:rsid w:val="00126A04"/>
    <w:rsid w:val="00126C61"/>
    <w:rsid w:val="00126F5E"/>
    <w:rsid w:val="00127606"/>
    <w:rsid w:val="00127EB4"/>
    <w:rsid w:val="00127F4A"/>
    <w:rsid w:val="00130434"/>
    <w:rsid w:val="0013044D"/>
    <w:rsid w:val="00130E7C"/>
    <w:rsid w:val="00131593"/>
    <w:rsid w:val="00131A8E"/>
    <w:rsid w:val="00131C72"/>
    <w:rsid w:val="00132053"/>
    <w:rsid w:val="00132155"/>
    <w:rsid w:val="001326E6"/>
    <w:rsid w:val="0013332D"/>
    <w:rsid w:val="00133749"/>
    <w:rsid w:val="00133C3B"/>
    <w:rsid w:val="00134CA8"/>
    <w:rsid w:val="00136243"/>
    <w:rsid w:val="0013697A"/>
    <w:rsid w:val="001372A3"/>
    <w:rsid w:val="0013766B"/>
    <w:rsid w:val="00137B21"/>
    <w:rsid w:val="00137CD3"/>
    <w:rsid w:val="001407D5"/>
    <w:rsid w:val="00140B5C"/>
    <w:rsid w:val="00140BF8"/>
    <w:rsid w:val="00141226"/>
    <w:rsid w:val="00141276"/>
    <w:rsid w:val="0014157B"/>
    <w:rsid w:val="00141785"/>
    <w:rsid w:val="001418C4"/>
    <w:rsid w:val="00141B00"/>
    <w:rsid w:val="00141FD9"/>
    <w:rsid w:val="00142102"/>
    <w:rsid w:val="00142996"/>
    <w:rsid w:val="00142B19"/>
    <w:rsid w:val="00142C7A"/>
    <w:rsid w:val="00143022"/>
    <w:rsid w:val="001430C9"/>
    <w:rsid w:val="001433DB"/>
    <w:rsid w:val="0014374C"/>
    <w:rsid w:val="00143946"/>
    <w:rsid w:val="00143FFF"/>
    <w:rsid w:val="00144936"/>
    <w:rsid w:val="00145045"/>
    <w:rsid w:val="00145584"/>
    <w:rsid w:val="00145CF2"/>
    <w:rsid w:val="00145EFA"/>
    <w:rsid w:val="00146A5E"/>
    <w:rsid w:val="00147385"/>
    <w:rsid w:val="0014748E"/>
    <w:rsid w:val="001502C8"/>
    <w:rsid w:val="0015053F"/>
    <w:rsid w:val="00150892"/>
    <w:rsid w:val="00150DF5"/>
    <w:rsid w:val="00150E85"/>
    <w:rsid w:val="00151D11"/>
    <w:rsid w:val="001520AC"/>
    <w:rsid w:val="00152B2C"/>
    <w:rsid w:val="00152B90"/>
    <w:rsid w:val="00152FC6"/>
    <w:rsid w:val="00153C4D"/>
    <w:rsid w:val="00154511"/>
    <w:rsid w:val="00154C24"/>
    <w:rsid w:val="00155128"/>
    <w:rsid w:val="0015554A"/>
    <w:rsid w:val="001555CE"/>
    <w:rsid w:val="00155A84"/>
    <w:rsid w:val="00155D05"/>
    <w:rsid w:val="00155F12"/>
    <w:rsid w:val="0015626D"/>
    <w:rsid w:val="00156F73"/>
    <w:rsid w:val="001571CF"/>
    <w:rsid w:val="00157908"/>
    <w:rsid w:val="00157F12"/>
    <w:rsid w:val="001603DA"/>
    <w:rsid w:val="001606BC"/>
    <w:rsid w:val="00160951"/>
    <w:rsid w:val="00160B8B"/>
    <w:rsid w:val="0016130D"/>
    <w:rsid w:val="00161CE6"/>
    <w:rsid w:val="00161F89"/>
    <w:rsid w:val="00161FD4"/>
    <w:rsid w:val="001626BF"/>
    <w:rsid w:val="0016303E"/>
    <w:rsid w:val="001630B3"/>
    <w:rsid w:val="0016324A"/>
    <w:rsid w:val="0016337E"/>
    <w:rsid w:val="00163E00"/>
    <w:rsid w:val="00164B7B"/>
    <w:rsid w:val="001657C5"/>
    <w:rsid w:val="001657EB"/>
    <w:rsid w:val="001659C7"/>
    <w:rsid w:val="00165A07"/>
    <w:rsid w:val="00165DF3"/>
    <w:rsid w:val="00165E13"/>
    <w:rsid w:val="00166166"/>
    <w:rsid w:val="001664C3"/>
    <w:rsid w:val="00166737"/>
    <w:rsid w:val="001668B8"/>
    <w:rsid w:val="00166CE3"/>
    <w:rsid w:val="00167120"/>
    <w:rsid w:val="00167A8B"/>
    <w:rsid w:val="00167DE0"/>
    <w:rsid w:val="0017030E"/>
    <w:rsid w:val="0017050F"/>
    <w:rsid w:val="00170809"/>
    <w:rsid w:val="001709BA"/>
    <w:rsid w:val="00170BD0"/>
    <w:rsid w:val="00171380"/>
    <w:rsid w:val="00171515"/>
    <w:rsid w:val="001716C0"/>
    <w:rsid w:val="00171B12"/>
    <w:rsid w:val="0017227A"/>
    <w:rsid w:val="001725DE"/>
    <w:rsid w:val="00172FC2"/>
    <w:rsid w:val="00173D9B"/>
    <w:rsid w:val="00174272"/>
    <w:rsid w:val="001745B0"/>
    <w:rsid w:val="00174EB9"/>
    <w:rsid w:val="00175E50"/>
    <w:rsid w:val="00175F79"/>
    <w:rsid w:val="00175F88"/>
    <w:rsid w:val="00176669"/>
    <w:rsid w:val="001766CC"/>
    <w:rsid w:val="00177A86"/>
    <w:rsid w:val="0018020B"/>
    <w:rsid w:val="00180887"/>
    <w:rsid w:val="00180A17"/>
    <w:rsid w:val="0018192D"/>
    <w:rsid w:val="00181AA2"/>
    <w:rsid w:val="001829E7"/>
    <w:rsid w:val="00182A1C"/>
    <w:rsid w:val="00182BF8"/>
    <w:rsid w:val="00182F9E"/>
    <w:rsid w:val="0018337C"/>
    <w:rsid w:val="001834A8"/>
    <w:rsid w:val="00183C0A"/>
    <w:rsid w:val="00183C8C"/>
    <w:rsid w:val="00184363"/>
    <w:rsid w:val="001848B7"/>
    <w:rsid w:val="0018491E"/>
    <w:rsid w:val="00184E8A"/>
    <w:rsid w:val="00185029"/>
    <w:rsid w:val="00185708"/>
    <w:rsid w:val="0018608A"/>
    <w:rsid w:val="00186EB2"/>
    <w:rsid w:val="001872B5"/>
    <w:rsid w:val="0018730B"/>
    <w:rsid w:val="00187A1E"/>
    <w:rsid w:val="0019059D"/>
    <w:rsid w:val="001908DE"/>
    <w:rsid w:val="00191812"/>
    <w:rsid w:val="001918E5"/>
    <w:rsid w:val="00191976"/>
    <w:rsid w:val="00192646"/>
    <w:rsid w:val="00192D63"/>
    <w:rsid w:val="001930B1"/>
    <w:rsid w:val="00193498"/>
    <w:rsid w:val="00194748"/>
    <w:rsid w:val="00194C3C"/>
    <w:rsid w:val="00196C23"/>
    <w:rsid w:val="00196EA0"/>
    <w:rsid w:val="00196FB6"/>
    <w:rsid w:val="00196FBC"/>
    <w:rsid w:val="00197024"/>
    <w:rsid w:val="00197082"/>
    <w:rsid w:val="00197468"/>
    <w:rsid w:val="001978A6"/>
    <w:rsid w:val="00197BDA"/>
    <w:rsid w:val="00197C06"/>
    <w:rsid w:val="00197CD3"/>
    <w:rsid w:val="001A0758"/>
    <w:rsid w:val="001A1123"/>
    <w:rsid w:val="001A167E"/>
    <w:rsid w:val="001A1751"/>
    <w:rsid w:val="001A2FB0"/>
    <w:rsid w:val="001A40FB"/>
    <w:rsid w:val="001A4753"/>
    <w:rsid w:val="001A4DCE"/>
    <w:rsid w:val="001A5D44"/>
    <w:rsid w:val="001A60C2"/>
    <w:rsid w:val="001A695A"/>
    <w:rsid w:val="001A7063"/>
    <w:rsid w:val="001A72BE"/>
    <w:rsid w:val="001A7365"/>
    <w:rsid w:val="001A761A"/>
    <w:rsid w:val="001A79EF"/>
    <w:rsid w:val="001A7B17"/>
    <w:rsid w:val="001A7F03"/>
    <w:rsid w:val="001A7F86"/>
    <w:rsid w:val="001B0AAA"/>
    <w:rsid w:val="001B0B40"/>
    <w:rsid w:val="001B0B62"/>
    <w:rsid w:val="001B20A5"/>
    <w:rsid w:val="001B3B02"/>
    <w:rsid w:val="001B3BBB"/>
    <w:rsid w:val="001B3BD5"/>
    <w:rsid w:val="001B3C95"/>
    <w:rsid w:val="001B4FA6"/>
    <w:rsid w:val="001B53BD"/>
    <w:rsid w:val="001B5664"/>
    <w:rsid w:val="001B5667"/>
    <w:rsid w:val="001B5C25"/>
    <w:rsid w:val="001B5D42"/>
    <w:rsid w:val="001B61B9"/>
    <w:rsid w:val="001B6D27"/>
    <w:rsid w:val="001B724B"/>
    <w:rsid w:val="001B7AAF"/>
    <w:rsid w:val="001B7E7F"/>
    <w:rsid w:val="001C05D7"/>
    <w:rsid w:val="001C099C"/>
    <w:rsid w:val="001C0F06"/>
    <w:rsid w:val="001C1A4B"/>
    <w:rsid w:val="001C257B"/>
    <w:rsid w:val="001C2626"/>
    <w:rsid w:val="001C26E0"/>
    <w:rsid w:val="001C287D"/>
    <w:rsid w:val="001C2BD7"/>
    <w:rsid w:val="001C2C5F"/>
    <w:rsid w:val="001C2E4C"/>
    <w:rsid w:val="001C3B3C"/>
    <w:rsid w:val="001C412C"/>
    <w:rsid w:val="001C41E5"/>
    <w:rsid w:val="001C4220"/>
    <w:rsid w:val="001C45A8"/>
    <w:rsid w:val="001C45AA"/>
    <w:rsid w:val="001C4A72"/>
    <w:rsid w:val="001C4C20"/>
    <w:rsid w:val="001C532E"/>
    <w:rsid w:val="001C54D2"/>
    <w:rsid w:val="001C5F25"/>
    <w:rsid w:val="001C6711"/>
    <w:rsid w:val="001C6A8E"/>
    <w:rsid w:val="001C6E78"/>
    <w:rsid w:val="001C7154"/>
    <w:rsid w:val="001C730F"/>
    <w:rsid w:val="001D00AE"/>
    <w:rsid w:val="001D05E9"/>
    <w:rsid w:val="001D08E7"/>
    <w:rsid w:val="001D0C5F"/>
    <w:rsid w:val="001D12BA"/>
    <w:rsid w:val="001D150F"/>
    <w:rsid w:val="001D2274"/>
    <w:rsid w:val="001D251C"/>
    <w:rsid w:val="001D25D7"/>
    <w:rsid w:val="001D2782"/>
    <w:rsid w:val="001D2BAE"/>
    <w:rsid w:val="001D311A"/>
    <w:rsid w:val="001D436E"/>
    <w:rsid w:val="001D4A6D"/>
    <w:rsid w:val="001D4EB6"/>
    <w:rsid w:val="001D53B8"/>
    <w:rsid w:val="001D5B3E"/>
    <w:rsid w:val="001D5F34"/>
    <w:rsid w:val="001D61A4"/>
    <w:rsid w:val="001D630D"/>
    <w:rsid w:val="001D6427"/>
    <w:rsid w:val="001D6469"/>
    <w:rsid w:val="001D6EF7"/>
    <w:rsid w:val="001D76A8"/>
    <w:rsid w:val="001D7842"/>
    <w:rsid w:val="001D7C8D"/>
    <w:rsid w:val="001E0257"/>
    <w:rsid w:val="001E03A8"/>
    <w:rsid w:val="001E062A"/>
    <w:rsid w:val="001E065A"/>
    <w:rsid w:val="001E07C1"/>
    <w:rsid w:val="001E08B0"/>
    <w:rsid w:val="001E182E"/>
    <w:rsid w:val="001E1A4D"/>
    <w:rsid w:val="001E1CE3"/>
    <w:rsid w:val="001E213D"/>
    <w:rsid w:val="001E2789"/>
    <w:rsid w:val="001E2932"/>
    <w:rsid w:val="001E2D23"/>
    <w:rsid w:val="001E3272"/>
    <w:rsid w:val="001E3892"/>
    <w:rsid w:val="001E39E6"/>
    <w:rsid w:val="001E44C8"/>
    <w:rsid w:val="001E44CD"/>
    <w:rsid w:val="001E4A4F"/>
    <w:rsid w:val="001E4B79"/>
    <w:rsid w:val="001E5191"/>
    <w:rsid w:val="001E560A"/>
    <w:rsid w:val="001E614F"/>
    <w:rsid w:val="001E6215"/>
    <w:rsid w:val="001E638E"/>
    <w:rsid w:val="001E6648"/>
    <w:rsid w:val="001E6AA4"/>
    <w:rsid w:val="001E6FD8"/>
    <w:rsid w:val="001E7084"/>
    <w:rsid w:val="001E7A86"/>
    <w:rsid w:val="001E7C9E"/>
    <w:rsid w:val="001E7D0F"/>
    <w:rsid w:val="001F0427"/>
    <w:rsid w:val="001F0435"/>
    <w:rsid w:val="001F0898"/>
    <w:rsid w:val="001F091C"/>
    <w:rsid w:val="001F154A"/>
    <w:rsid w:val="001F1F37"/>
    <w:rsid w:val="001F231C"/>
    <w:rsid w:val="001F2DAB"/>
    <w:rsid w:val="001F2E50"/>
    <w:rsid w:val="001F3E6C"/>
    <w:rsid w:val="001F41A4"/>
    <w:rsid w:val="001F43EB"/>
    <w:rsid w:val="001F4816"/>
    <w:rsid w:val="001F48D6"/>
    <w:rsid w:val="001F4AB3"/>
    <w:rsid w:val="001F4D8D"/>
    <w:rsid w:val="001F600A"/>
    <w:rsid w:val="001F62E5"/>
    <w:rsid w:val="001F6970"/>
    <w:rsid w:val="001F6CE3"/>
    <w:rsid w:val="001F6ED3"/>
    <w:rsid w:val="001F6EFC"/>
    <w:rsid w:val="001F70C1"/>
    <w:rsid w:val="001F7580"/>
    <w:rsid w:val="001F7811"/>
    <w:rsid w:val="001F7A2E"/>
    <w:rsid w:val="001F7B7B"/>
    <w:rsid w:val="002001A0"/>
    <w:rsid w:val="00200414"/>
    <w:rsid w:val="00200863"/>
    <w:rsid w:val="00200986"/>
    <w:rsid w:val="00200E76"/>
    <w:rsid w:val="0020112A"/>
    <w:rsid w:val="00201BF6"/>
    <w:rsid w:val="00201D6C"/>
    <w:rsid w:val="00202108"/>
    <w:rsid w:val="00202490"/>
    <w:rsid w:val="00202721"/>
    <w:rsid w:val="00202AA1"/>
    <w:rsid w:val="00202F77"/>
    <w:rsid w:val="00203072"/>
    <w:rsid w:val="00203082"/>
    <w:rsid w:val="00203211"/>
    <w:rsid w:val="00203555"/>
    <w:rsid w:val="00203673"/>
    <w:rsid w:val="00204827"/>
    <w:rsid w:val="002054DD"/>
    <w:rsid w:val="00205FE8"/>
    <w:rsid w:val="0020665A"/>
    <w:rsid w:val="0020783E"/>
    <w:rsid w:val="00207B89"/>
    <w:rsid w:val="00207BD4"/>
    <w:rsid w:val="00207C9F"/>
    <w:rsid w:val="00210268"/>
    <w:rsid w:val="002102D9"/>
    <w:rsid w:val="00210309"/>
    <w:rsid w:val="00210404"/>
    <w:rsid w:val="00210C26"/>
    <w:rsid w:val="00210E8B"/>
    <w:rsid w:val="00211DAE"/>
    <w:rsid w:val="00211F40"/>
    <w:rsid w:val="00212090"/>
    <w:rsid w:val="002127CC"/>
    <w:rsid w:val="00213035"/>
    <w:rsid w:val="002130DA"/>
    <w:rsid w:val="0021334B"/>
    <w:rsid w:val="00213353"/>
    <w:rsid w:val="002133E7"/>
    <w:rsid w:val="0021357A"/>
    <w:rsid w:val="00213806"/>
    <w:rsid w:val="00213CAB"/>
    <w:rsid w:val="002151B6"/>
    <w:rsid w:val="00215498"/>
    <w:rsid w:val="002156D9"/>
    <w:rsid w:val="0021580E"/>
    <w:rsid w:val="00215B23"/>
    <w:rsid w:val="002169C2"/>
    <w:rsid w:val="0021737E"/>
    <w:rsid w:val="00217B1F"/>
    <w:rsid w:val="0021A0E7"/>
    <w:rsid w:val="00220173"/>
    <w:rsid w:val="00220555"/>
    <w:rsid w:val="002208E8"/>
    <w:rsid w:val="00222577"/>
    <w:rsid w:val="00222D5D"/>
    <w:rsid w:val="00222DCB"/>
    <w:rsid w:val="00223132"/>
    <w:rsid w:val="002236F3"/>
    <w:rsid w:val="00223EBD"/>
    <w:rsid w:val="00225349"/>
    <w:rsid w:val="00225414"/>
    <w:rsid w:val="00225497"/>
    <w:rsid w:val="0022571E"/>
    <w:rsid w:val="00225BC9"/>
    <w:rsid w:val="00226B51"/>
    <w:rsid w:val="0022718C"/>
    <w:rsid w:val="002272D2"/>
    <w:rsid w:val="002274E3"/>
    <w:rsid w:val="002277D8"/>
    <w:rsid w:val="0023001C"/>
    <w:rsid w:val="00230C12"/>
    <w:rsid w:val="00230D80"/>
    <w:rsid w:val="002319BE"/>
    <w:rsid w:val="00231D60"/>
    <w:rsid w:val="002327D1"/>
    <w:rsid w:val="002329D9"/>
    <w:rsid w:val="00232D88"/>
    <w:rsid w:val="00233E61"/>
    <w:rsid w:val="00233EB5"/>
    <w:rsid w:val="00233FC2"/>
    <w:rsid w:val="002345C8"/>
    <w:rsid w:val="0023468D"/>
    <w:rsid w:val="00234CE7"/>
    <w:rsid w:val="00234E7D"/>
    <w:rsid w:val="002354A1"/>
    <w:rsid w:val="002354C2"/>
    <w:rsid w:val="00235889"/>
    <w:rsid w:val="00236844"/>
    <w:rsid w:val="00236E2C"/>
    <w:rsid w:val="00237DB1"/>
    <w:rsid w:val="00237DC9"/>
    <w:rsid w:val="002401C2"/>
    <w:rsid w:val="0024054D"/>
    <w:rsid w:val="002411BB"/>
    <w:rsid w:val="00241A16"/>
    <w:rsid w:val="00241B85"/>
    <w:rsid w:val="00242316"/>
    <w:rsid w:val="0024241A"/>
    <w:rsid w:val="002424D7"/>
    <w:rsid w:val="002425D3"/>
    <w:rsid w:val="0024292F"/>
    <w:rsid w:val="00242DE7"/>
    <w:rsid w:val="00242E80"/>
    <w:rsid w:val="002430BC"/>
    <w:rsid w:val="002431D8"/>
    <w:rsid w:val="0024364D"/>
    <w:rsid w:val="00243830"/>
    <w:rsid w:val="00243B87"/>
    <w:rsid w:val="00244874"/>
    <w:rsid w:val="00244CC0"/>
    <w:rsid w:val="0024554B"/>
    <w:rsid w:val="002456E3"/>
    <w:rsid w:val="00246339"/>
    <w:rsid w:val="00246574"/>
    <w:rsid w:val="00246C23"/>
    <w:rsid w:val="00246D5A"/>
    <w:rsid w:val="002476B3"/>
    <w:rsid w:val="00247DF4"/>
    <w:rsid w:val="00247E4F"/>
    <w:rsid w:val="00247EA0"/>
    <w:rsid w:val="0025050B"/>
    <w:rsid w:val="002507B1"/>
    <w:rsid w:val="002511A9"/>
    <w:rsid w:val="0025165C"/>
    <w:rsid w:val="00251C47"/>
    <w:rsid w:val="00251E47"/>
    <w:rsid w:val="00252287"/>
    <w:rsid w:val="00252355"/>
    <w:rsid w:val="00252379"/>
    <w:rsid w:val="002528E2"/>
    <w:rsid w:val="002546F3"/>
    <w:rsid w:val="002549E5"/>
    <w:rsid w:val="00254ADD"/>
    <w:rsid w:val="00254F33"/>
    <w:rsid w:val="00254F69"/>
    <w:rsid w:val="00254FA5"/>
    <w:rsid w:val="002550D1"/>
    <w:rsid w:val="00255185"/>
    <w:rsid w:val="00255444"/>
    <w:rsid w:val="00255554"/>
    <w:rsid w:val="002559F0"/>
    <w:rsid w:val="002560C1"/>
    <w:rsid w:val="00256213"/>
    <w:rsid w:val="00256649"/>
    <w:rsid w:val="002568B8"/>
    <w:rsid w:val="00256B0D"/>
    <w:rsid w:val="00256B31"/>
    <w:rsid w:val="00256F89"/>
    <w:rsid w:val="002574CD"/>
    <w:rsid w:val="00257A7C"/>
    <w:rsid w:val="00257CCE"/>
    <w:rsid w:val="00257D31"/>
    <w:rsid w:val="00257E6F"/>
    <w:rsid w:val="0026013C"/>
    <w:rsid w:val="00261EF4"/>
    <w:rsid w:val="00262408"/>
    <w:rsid w:val="00262840"/>
    <w:rsid w:val="00263235"/>
    <w:rsid w:val="00263C23"/>
    <w:rsid w:val="00264124"/>
    <w:rsid w:val="002647D3"/>
    <w:rsid w:val="00264F2C"/>
    <w:rsid w:val="0026554A"/>
    <w:rsid w:val="00265A53"/>
    <w:rsid w:val="0026629E"/>
    <w:rsid w:val="00266C38"/>
    <w:rsid w:val="00266E1F"/>
    <w:rsid w:val="00267F5E"/>
    <w:rsid w:val="002704DD"/>
    <w:rsid w:val="0027050F"/>
    <w:rsid w:val="002708A5"/>
    <w:rsid w:val="00270ADC"/>
    <w:rsid w:val="00270B40"/>
    <w:rsid w:val="00271251"/>
    <w:rsid w:val="00271601"/>
    <w:rsid w:val="00271644"/>
    <w:rsid w:val="00271A26"/>
    <w:rsid w:val="00271B6B"/>
    <w:rsid w:val="00271F88"/>
    <w:rsid w:val="002724AF"/>
    <w:rsid w:val="00272711"/>
    <w:rsid w:val="00273258"/>
    <w:rsid w:val="00274143"/>
    <w:rsid w:val="00275857"/>
    <w:rsid w:val="00275F32"/>
    <w:rsid w:val="00276511"/>
    <w:rsid w:val="00276C72"/>
    <w:rsid w:val="00277543"/>
    <w:rsid w:val="00277A61"/>
    <w:rsid w:val="00277BD3"/>
    <w:rsid w:val="002803FE"/>
    <w:rsid w:val="00280AC4"/>
    <w:rsid w:val="002813CA"/>
    <w:rsid w:val="00282473"/>
    <w:rsid w:val="00283990"/>
    <w:rsid w:val="00283A37"/>
    <w:rsid w:val="00284416"/>
    <w:rsid w:val="0028458F"/>
    <w:rsid w:val="00284FA2"/>
    <w:rsid w:val="00285A96"/>
    <w:rsid w:val="002865C2"/>
    <w:rsid w:val="00286A34"/>
    <w:rsid w:val="00286D10"/>
    <w:rsid w:val="002871DF"/>
    <w:rsid w:val="002872B4"/>
    <w:rsid w:val="0028765A"/>
    <w:rsid w:val="00287E97"/>
    <w:rsid w:val="00287F72"/>
    <w:rsid w:val="0029009F"/>
    <w:rsid w:val="002902A6"/>
    <w:rsid w:val="0029164B"/>
    <w:rsid w:val="002916A2"/>
    <w:rsid w:val="00291F22"/>
    <w:rsid w:val="00291FB0"/>
    <w:rsid w:val="002920D0"/>
    <w:rsid w:val="00292242"/>
    <w:rsid w:val="002923C3"/>
    <w:rsid w:val="00292A45"/>
    <w:rsid w:val="002934CE"/>
    <w:rsid w:val="00293A8D"/>
    <w:rsid w:val="00293CEA"/>
    <w:rsid w:val="00293F2B"/>
    <w:rsid w:val="002945D8"/>
    <w:rsid w:val="00294E11"/>
    <w:rsid w:val="00294F34"/>
    <w:rsid w:val="0029568D"/>
    <w:rsid w:val="00295863"/>
    <w:rsid w:val="002961F1"/>
    <w:rsid w:val="00296547"/>
    <w:rsid w:val="00296ACD"/>
    <w:rsid w:val="00296B06"/>
    <w:rsid w:val="00296C85"/>
    <w:rsid w:val="002974D0"/>
    <w:rsid w:val="002974DE"/>
    <w:rsid w:val="0029790E"/>
    <w:rsid w:val="00297F65"/>
    <w:rsid w:val="002A008D"/>
    <w:rsid w:val="002A01FD"/>
    <w:rsid w:val="002A02EE"/>
    <w:rsid w:val="002A06DD"/>
    <w:rsid w:val="002A0CAF"/>
    <w:rsid w:val="002A1F56"/>
    <w:rsid w:val="002A2054"/>
    <w:rsid w:val="002A3CF4"/>
    <w:rsid w:val="002A4CA9"/>
    <w:rsid w:val="002A5051"/>
    <w:rsid w:val="002A65F1"/>
    <w:rsid w:val="002A6EE5"/>
    <w:rsid w:val="002A7319"/>
    <w:rsid w:val="002A78DC"/>
    <w:rsid w:val="002B067E"/>
    <w:rsid w:val="002B0F03"/>
    <w:rsid w:val="002B155F"/>
    <w:rsid w:val="002B1DBD"/>
    <w:rsid w:val="002B21D3"/>
    <w:rsid w:val="002B2568"/>
    <w:rsid w:val="002B26AD"/>
    <w:rsid w:val="002B274A"/>
    <w:rsid w:val="002B2CB8"/>
    <w:rsid w:val="002B2EE8"/>
    <w:rsid w:val="002B3981"/>
    <w:rsid w:val="002B3DB3"/>
    <w:rsid w:val="002B3E4D"/>
    <w:rsid w:val="002B401D"/>
    <w:rsid w:val="002B483C"/>
    <w:rsid w:val="002B48B0"/>
    <w:rsid w:val="002B4927"/>
    <w:rsid w:val="002B5516"/>
    <w:rsid w:val="002B594D"/>
    <w:rsid w:val="002B601F"/>
    <w:rsid w:val="002B652E"/>
    <w:rsid w:val="002B655E"/>
    <w:rsid w:val="002B67D4"/>
    <w:rsid w:val="002B6BCB"/>
    <w:rsid w:val="002B724B"/>
    <w:rsid w:val="002B7269"/>
    <w:rsid w:val="002B7271"/>
    <w:rsid w:val="002C007D"/>
    <w:rsid w:val="002C012C"/>
    <w:rsid w:val="002C0554"/>
    <w:rsid w:val="002C076C"/>
    <w:rsid w:val="002C0920"/>
    <w:rsid w:val="002C0F93"/>
    <w:rsid w:val="002C1475"/>
    <w:rsid w:val="002C1DAE"/>
    <w:rsid w:val="002C2250"/>
    <w:rsid w:val="002C26CF"/>
    <w:rsid w:val="002C2871"/>
    <w:rsid w:val="002C2DA2"/>
    <w:rsid w:val="002C3842"/>
    <w:rsid w:val="002C3C14"/>
    <w:rsid w:val="002C3DF5"/>
    <w:rsid w:val="002C3F89"/>
    <w:rsid w:val="002C450D"/>
    <w:rsid w:val="002C48BB"/>
    <w:rsid w:val="002C4A54"/>
    <w:rsid w:val="002C4FF9"/>
    <w:rsid w:val="002C50B9"/>
    <w:rsid w:val="002C569A"/>
    <w:rsid w:val="002C57C3"/>
    <w:rsid w:val="002C5E96"/>
    <w:rsid w:val="002C5F4B"/>
    <w:rsid w:val="002C6084"/>
    <w:rsid w:val="002C61B6"/>
    <w:rsid w:val="002C69E9"/>
    <w:rsid w:val="002C7673"/>
    <w:rsid w:val="002C7B08"/>
    <w:rsid w:val="002D133D"/>
    <w:rsid w:val="002D1BFF"/>
    <w:rsid w:val="002D1EB8"/>
    <w:rsid w:val="002D26B2"/>
    <w:rsid w:val="002D2719"/>
    <w:rsid w:val="002D31CE"/>
    <w:rsid w:val="002D357F"/>
    <w:rsid w:val="002D4300"/>
    <w:rsid w:val="002D4455"/>
    <w:rsid w:val="002D49C6"/>
    <w:rsid w:val="002D4C8E"/>
    <w:rsid w:val="002D4DF6"/>
    <w:rsid w:val="002D4FF3"/>
    <w:rsid w:val="002D50D2"/>
    <w:rsid w:val="002D51F5"/>
    <w:rsid w:val="002D542F"/>
    <w:rsid w:val="002D5467"/>
    <w:rsid w:val="002D59C5"/>
    <w:rsid w:val="002D5BBE"/>
    <w:rsid w:val="002D66CB"/>
    <w:rsid w:val="002D6F23"/>
    <w:rsid w:val="002D70D8"/>
    <w:rsid w:val="002D7317"/>
    <w:rsid w:val="002D7CB4"/>
    <w:rsid w:val="002E0B50"/>
    <w:rsid w:val="002E0D3B"/>
    <w:rsid w:val="002E1459"/>
    <w:rsid w:val="002E17AA"/>
    <w:rsid w:val="002E1851"/>
    <w:rsid w:val="002E20D8"/>
    <w:rsid w:val="002E20EE"/>
    <w:rsid w:val="002E253B"/>
    <w:rsid w:val="002E25D7"/>
    <w:rsid w:val="002E284E"/>
    <w:rsid w:val="002E2850"/>
    <w:rsid w:val="002E2E66"/>
    <w:rsid w:val="002E3094"/>
    <w:rsid w:val="002E3395"/>
    <w:rsid w:val="002E34F8"/>
    <w:rsid w:val="002E38BF"/>
    <w:rsid w:val="002E3CB5"/>
    <w:rsid w:val="002E3CBF"/>
    <w:rsid w:val="002E4AB6"/>
    <w:rsid w:val="002E4BE8"/>
    <w:rsid w:val="002E5149"/>
    <w:rsid w:val="002E522C"/>
    <w:rsid w:val="002E5CEA"/>
    <w:rsid w:val="002E5E8D"/>
    <w:rsid w:val="002E68EE"/>
    <w:rsid w:val="002E6A69"/>
    <w:rsid w:val="002E6DF1"/>
    <w:rsid w:val="002E7370"/>
    <w:rsid w:val="002F0351"/>
    <w:rsid w:val="002F053C"/>
    <w:rsid w:val="002F06A6"/>
    <w:rsid w:val="002F083C"/>
    <w:rsid w:val="002F0A0E"/>
    <w:rsid w:val="002F0B48"/>
    <w:rsid w:val="002F0B88"/>
    <w:rsid w:val="002F14A8"/>
    <w:rsid w:val="002F1765"/>
    <w:rsid w:val="002F2B0A"/>
    <w:rsid w:val="002F2F2D"/>
    <w:rsid w:val="002F3567"/>
    <w:rsid w:val="002F3740"/>
    <w:rsid w:val="002F3A32"/>
    <w:rsid w:val="002F3A39"/>
    <w:rsid w:val="002F4450"/>
    <w:rsid w:val="002F4927"/>
    <w:rsid w:val="002F5A3D"/>
    <w:rsid w:val="002F5DE6"/>
    <w:rsid w:val="002F602A"/>
    <w:rsid w:val="002F6337"/>
    <w:rsid w:val="002F7094"/>
    <w:rsid w:val="002F76B0"/>
    <w:rsid w:val="002F76BC"/>
    <w:rsid w:val="002F7AA7"/>
    <w:rsid w:val="002F7C87"/>
    <w:rsid w:val="002F7F15"/>
    <w:rsid w:val="00300320"/>
    <w:rsid w:val="003003F5"/>
    <w:rsid w:val="003004B4"/>
    <w:rsid w:val="003004EE"/>
    <w:rsid w:val="00300525"/>
    <w:rsid w:val="003009FE"/>
    <w:rsid w:val="003014AA"/>
    <w:rsid w:val="00301798"/>
    <w:rsid w:val="003018A8"/>
    <w:rsid w:val="00301B4C"/>
    <w:rsid w:val="003025BD"/>
    <w:rsid w:val="00302747"/>
    <w:rsid w:val="00302D22"/>
    <w:rsid w:val="003032E2"/>
    <w:rsid w:val="0030360F"/>
    <w:rsid w:val="00303C4B"/>
    <w:rsid w:val="003043D5"/>
    <w:rsid w:val="003046B6"/>
    <w:rsid w:val="00304AF2"/>
    <w:rsid w:val="0030501D"/>
    <w:rsid w:val="00305426"/>
    <w:rsid w:val="003060CB"/>
    <w:rsid w:val="00307047"/>
    <w:rsid w:val="00307064"/>
    <w:rsid w:val="0030725E"/>
    <w:rsid w:val="00307C06"/>
    <w:rsid w:val="00307D7C"/>
    <w:rsid w:val="00311003"/>
    <w:rsid w:val="00311440"/>
    <w:rsid w:val="00311843"/>
    <w:rsid w:val="003118F5"/>
    <w:rsid w:val="00311C3D"/>
    <w:rsid w:val="00311C4B"/>
    <w:rsid w:val="00311D24"/>
    <w:rsid w:val="00312430"/>
    <w:rsid w:val="003128EC"/>
    <w:rsid w:val="00312B5D"/>
    <w:rsid w:val="00312C9E"/>
    <w:rsid w:val="0031319F"/>
    <w:rsid w:val="0031340F"/>
    <w:rsid w:val="00313932"/>
    <w:rsid w:val="00313D1D"/>
    <w:rsid w:val="00313E4F"/>
    <w:rsid w:val="0031436D"/>
    <w:rsid w:val="00314B65"/>
    <w:rsid w:val="00314D8B"/>
    <w:rsid w:val="003150C9"/>
    <w:rsid w:val="00315380"/>
    <w:rsid w:val="003158CF"/>
    <w:rsid w:val="00315DFE"/>
    <w:rsid w:val="003161BF"/>
    <w:rsid w:val="00316210"/>
    <w:rsid w:val="00316B33"/>
    <w:rsid w:val="00316C2D"/>
    <w:rsid w:val="00316C57"/>
    <w:rsid w:val="00316D48"/>
    <w:rsid w:val="00317168"/>
    <w:rsid w:val="0031719C"/>
    <w:rsid w:val="0031726D"/>
    <w:rsid w:val="00317546"/>
    <w:rsid w:val="003206B5"/>
    <w:rsid w:val="003207F3"/>
    <w:rsid w:val="00321036"/>
    <w:rsid w:val="00321233"/>
    <w:rsid w:val="003222EB"/>
    <w:rsid w:val="00322334"/>
    <w:rsid w:val="003224F5"/>
    <w:rsid w:val="0032271A"/>
    <w:rsid w:val="00322B62"/>
    <w:rsid w:val="00322CA8"/>
    <w:rsid w:val="003238F7"/>
    <w:rsid w:val="00323CAB"/>
    <w:rsid w:val="00324329"/>
    <w:rsid w:val="00324531"/>
    <w:rsid w:val="00324754"/>
    <w:rsid w:val="00324BA2"/>
    <w:rsid w:val="00324DF2"/>
    <w:rsid w:val="003251F6"/>
    <w:rsid w:val="0032555E"/>
    <w:rsid w:val="00325974"/>
    <w:rsid w:val="00326FE4"/>
    <w:rsid w:val="00327F1A"/>
    <w:rsid w:val="00327FAC"/>
    <w:rsid w:val="00330050"/>
    <w:rsid w:val="0033066F"/>
    <w:rsid w:val="00330E56"/>
    <w:rsid w:val="0033141C"/>
    <w:rsid w:val="00332160"/>
    <w:rsid w:val="003326D8"/>
    <w:rsid w:val="00333A91"/>
    <w:rsid w:val="00333D11"/>
    <w:rsid w:val="00334D7B"/>
    <w:rsid w:val="0033523C"/>
    <w:rsid w:val="003353B1"/>
    <w:rsid w:val="0033597A"/>
    <w:rsid w:val="00335F0E"/>
    <w:rsid w:val="003360D7"/>
    <w:rsid w:val="00336A48"/>
    <w:rsid w:val="00336AB0"/>
    <w:rsid w:val="00337DDB"/>
    <w:rsid w:val="00337E47"/>
    <w:rsid w:val="00340041"/>
    <w:rsid w:val="00340724"/>
    <w:rsid w:val="00340727"/>
    <w:rsid w:val="00340B93"/>
    <w:rsid w:val="00340E71"/>
    <w:rsid w:val="00340FC3"/>
    <w:rsid w:val="003415D3"/>
    <w:rsid w:val="00341B25"/>
    <w:rsid w:val="00341EC0"/>
    <w:rsid w:val="00341F63"/>
    <w:rsid w:val="00342CDE"/>
    <w:rsid w:val="00342D44"/>
    <w:rsid w:val="003430D7"/>
    <w:rsid w:val="00343345"/>
    <w:rsid w:val="00343B75"/>
    <w:rsid w:val="00343CB4"/>
    <w:rsid w:val="00343D13"/>
    <w:rsid w:val="00344179"/>
    <w:rsid w:val="003442D8"/>
    <w:rsid w:val="0034432A"/>
    <w:rsid w:val="003451FB"/>
    <w:rsid w:val="0034572A"/>
    <w:rsid w:val="003460BE"/>
    <w:rsid w:val="00346B0C"/>
    <w:rsid w:val="00346B3F"/>
    <w:rsid w:val="00346C80"/>
    <w:rsid w:val="00346EF7"/>
    <w:rsid w:val="00347BBB"/>
    <w:rsid w:val="00347CE4"/>
    <w:rsid w:val="00350346"/>
    <w:rsid w:val="00350EB0"/>
    <w:rsid w:val="00351F24"/>
    <w:rsid w:val="003521F5"/>
    <w:rsid w:val="003525AB"/>
    <w:rsid w:val="003526FE"/>
    <w:rsid w:val="003531D8"/>
    <w:rsid w:val="003531EE"/>
    <w:rsid w:val="003534D7"/>
    <w:rsid w:val="003534D8"/>
    <w:rsid w:val="00353A07"/>
    <w:rsid w:val="00353BD2"/>
    <w:rsid w:val="003543FA"/>
    <w:rsid w:val="0035488A"/>
    <w:rsid w:val="00355193"/>
    <w:rsid w:val="0035533F"/>
    <w:rsid w:val="00355629"/>
    <w:rsid w:val="003566BC"/>
    <w:rsid w:val="00357073"/>
    <w:rsid w:val="003571EA"/>
    <w:rsid w:val="00357B1C"/>
    <w:rsid w:val="00357E18"/>
    <w:rsid w:val="00360379"/>
    <w:rsid w:val="0036059A"/>
    <w:rsid w:val="00360784"/>
    <w:rsid w:val="003608A8"/>
    <w:rsid w:val="00360D23"/>
    <w:rsid w:val="00360F4D"/>
    <w:rsid w:val="003613B8"/>
    <w:rsid w:val="00361C02"/>
    <w:rsid w:val="00361D64"/>
    <w:rsid w:val="00362780"/>
    <w:rsid w:val="00362B55"/>
    <w:rsid w:val="00362E68"/>
    <w:rsid w:val="00363047"/>
    <w:rsid w:val="003631F2"/>
    <w:rsid w:val="003633FB"/>
    <w:rsid w:val="00363C94"/>
    <w:rsid w:val="0036487C"/>
    <w:rsid w:val="00364A8A"/>
    <w:rsid w:val="00364B33"/>
    <w:rsid w:val="00364E73"/>
    <w:rsid w:val="0036561E"/>
    <w:rsid w:val="00365D09"/>
    <w:rsid w:val="00366AEE"/>
    <w:rsid w:val="00366B46"/>
    <w:rsid w:val="00366BC1"/>
    <w:rsid w:val="00366CAB"/>
    <w:rsid w:val="003675C1"/>
    <w:rsid w:val="00370098"/>
    <w:rsid w:val="00370357"/>
    <w:rsid w:val="0037039E"/>
    <w:rsid w:val="003704A0"/>
    <w:rsid w:val="0037055C"/>
    <w:rsid w:val="0037074D"/>
    <w:rsid w:val="00370B7F"/>
    <w:rsid w:val="00370CE3"/>
    <w:rsid w:val="00370F65"/>
    <w:rsid w:val="00371429"/>
    <w:rsid w:val="00371460"/>
    <w:rsid w:val="00371C29"/>
    <w:rsid w:val="00371C57"/>
    <w:rsid w:val="0037273D"/>
    <w:rsid w:val="003728B9"/>
    <w:rsid w:val="003733EE"/>
    <w:rsid w:val="00373AE6"/>
    <w:rsid w:val="00374538"/>
    <w:rsid w:val="00374E6C"/>
    <w:rsid w:val="00375763"/>
    <w:rsid w:val="003757D2"/>
    <w:rsid w:val="003760E4"/>
    <w:rsid w:val="00376305"/>
    <w:rsid w:val="0037690F"/>
    <w:rsid w:val="00376D80"/>
    <w:rsid w:val="00377986"/>
    <w:rsid w:val="00377A3F"/>
    <w:rsid w:val="00377EB1"/>
    <w:rsid w:val="003802AD"/>
    <w:rsid w:val="003808CC"/>
    <w:rsid w:val="003812CE"/>
    <w:rsid w:val="0038131C"/>
    <w:rsid w:val="00381C3E"/>
    <w:rsid w:val="00381F98"/>
    <w:rsid w:val="00382023"/>
    <w:rsid w:val="00382318"/>
    <w:rsid w:val="00382544"/>
    <w:rsid w:val="00382C05"/>
    <w:rsid w:val="00383734"/>
    <w:rsid w:val="00383761"/>
    <w:rsid w:val="003837B1"/>
    <w:rsid w:val="0038460F"/>
    <w:rsid w:val="00385385"/>
    <w:rsid w:val="0038552D"/>
    <w:rsid w:val="00385AAD"/>
    <w:rsid w:val="00386C91"/>
    <w:rsid w:val="00387427"/>
    <w:rsid w:val="003874AD"/>
    <w:rsid w:val="003900EC"/>
    <w:rsid w:val="0039094D"/>
    <w:rsid w:val="0039114C"/>
    <w:rsid w:val="00391212"/>
    <w:rsid w:val="003915FD"/>
    <w:rsid w:val="003916E8"/>
    <w:rsid w:val="003923A1"/>
    <w:rsid w:val="0039246D"/>
    <w:rsid w:val="0039255E"/>
    <w:rsid w:val="00392B39"/>
    <w:rsid w:val="00393B9F"/>
    <w:rsid w:val="003942EF"/>
    <w:rsid w:val="003947CE"/>
    <w:rsid w:val="00394C0C"/>
    <w:rsid w:val="00394C7D"/>
    <w:rsid w:val="00395ADA"/>
    <w:rsid w:val="003961ED"/>
    <w:rsid w:val="003963F6"/>
    <w:rsid w:val="003970C2"/>
    <w:rsid w:val="003A0805"/>
    <w:rsid w:val="003A1EA1"/>
    <w:rsid w:val="003A21DB"/>
    <w:rsid w:val="003A2409"/>
    <w:rsid w:val="003A2909"/>
    <w:rsid w:val="003A29D1"/>
    <w:rsid w:val="003A3896"/>
    <w:rsid w:val="003A4372"/>
    <w:rsid w:val="003A44F8"/>
    <w:rsid w:val="003A4AFF"/>
    <w:rsid w:val="003A4C69"/>
    <w:rsid w:val="003A4DBA"/>
    <w:rsid w:val="003A4E6E"/>
    <w:rsid w:val="003A4F03"/>
    <w:rsid w:val="003A5459"/>
    <w:rsid w:val="003A5908"/>
    <w:rsid w:val="003A591C"/>
    <w:rsid w:val="003A59A3"/>
    <w:rsid w:val="003A5EBB"/>
    <w:rsid w:val="003A6280"/>
    <w:rsid w:val="003A63A8"/>
    <w:rsid w:val="003A647F"/>
    <w:rsid w:val="003A64DC"/>
    <w:rsid w:val="003A6966"/>
    <w:rsid w:val="003A69ED"/>
    <w:rsid w:val="003A6A7B"/>
    <w:rsid w:val="003A6D1B"/>
    <w:rsid w:val="003A6E10"/>
    <w:rsid w:val="003B03E3"/>
    <w:rsid w:val="003B0425"/>
    <w:rsid w:val="003B0488"/>
    <w:rsid w:val="003B062D"/>
    <w:rsid w:val="003B07FC"/>
    <w:rsid w:val="003B0DFB"/>
    <w:rsid w:val="003B19D0"/>
    <w:rsid w:val="003B1FA2"/>
    <w:rsid w:val="003B2C17"/>
    <w:rsid w:val="003B2C69"/>
    <w:rsid w:val="003B34A7"/>
    <w:rsid w:val="003B3E70"/>
    <w:rsid w:val="003B4437"/>
    <w:rsid w:val="003B4618"/>
    <w:rsid w:val="003B4A72"/>
    <w:rsid w:val="003B4C57"/>
    <w:rsid w:val="003B4D71"/>
    <w:rsid w:val="003B52AB"/>
    <w:rsid w:val="003B5D7C"/>
    <w:rsid w:val="003B6087"/>
    <w:rsid w:val="003B619C"/>
    <w:rsid w:val="003B6B67"/>
    <w:rsid w:val="003B7179"/>
    <w:rsid w:val="003B77F2"/>
    <w:rsid w:val="003B7C51"/>
    <w:rsid w:val="003C0050"/>
    <w:rsid w:val="003C0264"/>
    <w:rsid w:val="003C04FB"/>
    <w:rsid w:val="003C098E"/>
    <w:rsid w:val="003C1286"/>
    <w:rsid w:val="003C133E"/>
    <w:rsid w:val="003C18D8"/>
    <w:rsid w:val="003C1B5F"/>
    <w:rsid w:val="003C1F5A"/>
    <w:rsid w:val="003C1F9B"/>
    <w:rsid w:val="003C2B82"/>
    <w:rsid w:val="003C3087"/>
    <w:rsid w:val="003C3381"/>
    <w:rsid w:val="003C3521"/>
    <w:rsid w:val="003C3AC8"/>
    <w:rsid w:val="003C3F47"/>
    <w:rsid w:val="003C443E"/>
    <w:rsid w:val="003C449D"/>
    <w:rsid w:val="003C5243"/>
    <w:rsid w:val="003C5906"/>
    <w:rsid w:val="003C6690"/>
    <w:rsid w:val="003C69A7"/>
    <w:rsid w:val="003C6D23"/>
    <w:rsid w:val="003C6E59"/>
    <w:rsid w:val="003C7185"/>
    <w:rsid w:val="003C7AD0"/>
    <w:rsid w:val="003D02BA"/>
    <w:rsid w:val="003D04E6"/>
    <w:rsid w:val="003D0DDE"/>
    <w:rsid w:val="003D126A"/>
    <w:rsid w:val="003D14CC"/>
    <w:rsid w:val="003D1FD2"/>
    <w:rsid w:val="003D2577"/>
    <w:rsid w:val="003D28CB"/>
    <w:rsid w:val="003D2E9A"/>
    <w:rsid w:val="003D2EE2"/>
    <w:rsid w:val="003D3B6E"/>
    <w:rsid w:val="003D3F2B"/>
    <w:rsid w:val="003D42C6"/>
    <w:rsid w:val="003D46DF"/>
    <w:rsid w:val="003D47DA"/>
    <w:rsid w:val="003D507F"/>
    <w:rsid w:val="003D53E9"/>
    <w:rsid w:val="003D55D0"/>
    <w:rsid w:val="003D74A9"/>
    <w:rsid w:val="003D7BA2"/>
    <w:rsid w:val="003D7D20"/>
    <w:rsid w:val="003D7E70"/>
    <w:rsid w:val="003E0053"/>
    <w:rsid w:val="003E0511"/>
    <w:rsid w:val="003E16E3"/>
    <w:rsid w:val="003E222D"/>
    <w:rsid w:val="003E234E"/>
    <w:rsid w:val="003E24F6"/>
    <w:rsid w:val="003E37D8"/>
    <w:rsid w:val="003E39F2"/>
    <w:rsid w:val="003E3DA8"/>
    <w:rsid w:val="003E4273"/>
    <w:rsid w:val="003E4431"/>
    <w:rsid w:val="003E4A1F"/>
    <w:rsid w:val="003E4DAC"/>
    <w:rsid w:val="003E4DF9"/>
    <w:rsid w:val="003E53A8"/>
    <w:rsid w:val="003E5CE4"/>
    <w:rsid w:val="003E6174"/>
    <w:rsid w:val="003E7063"/>
    <w:rsid w:val="003E76E9"/>
    <w:rsid w:val="003E791E"/>
    <w:rsid w:val="003E7AFD"/>
    <w:rsid w:val="003E7F3D"/>
    <w:rsid w:val="003E7F9D"/>
    <w:rsid w:val="003F005E"/>
    <w:rsid w:val="003F0079"/>
    <w:rsid w:val="003F0DF9"/>
    <w:rsid w:val="003F106D"/>
    <w:rsid w:val="003F1165"/>
    <w:rsid w:val="003F182B"/>
    <w:rsid w:val="003F1925"/>
    <w:rsid w:val="003F1F27"/>
    <w:rsid w:val="003F1F50"/>
    <w:rsid w:val="003F230B"/>
    <w:rsid w:val="003F27ED"/>
    <w:rsid w:val="003F2962"/>
    <w:rsid w:val="003F3803"/>
    <w:rsid w:val="003F3A84"/>
    <w:rsid w:val="003F3E4D"/>
    <w:rsid w:val="003F4E9E"/>
    <w:rsid w:val="003F58ED"/>
    <w:rsid w:val="003F6104"/>
    <w:rsid w:val="003F6607"/>
    <w:rsid w:val="003F7AF0"/>
    <w:rsid w:val="003F7B06"/>
    <w:rsid w:val="00400650"/>
    <w:rsid w:val="0040083E"/>
    <w:rsid w:val="00401448"/>
    <w:rsid w:val="00401590"/>
    <w:rsid w:val="00401A50"/>
    <w:rsid w:val="00401CE1"/>
    <w:rsid w:val="00401E3C"/>
    <w:rsid w:val="0040221E"/>
    <w:rsid w:val="004024CF"/>
    <w:rsid w:val="004027A8"/>
    <w:rsid w:val="00402933"/>
    <w:rsid w:val="00402B83"/>
    <w:rsid w:val="0040320A"/>
    <w:rsid w:val="00403228"/>
    <w:rsid w:val="004037C4"/>
    <w:rsid w:val="004037FC"/>
    <w:rsid w:val="00403C4A"/>
    <w:rsid w:val="00403FBD"/>
    <w:rsid w:val="00404F14"/>
    <w:rsid w:val="00405253"/>
    <w:rsid w:val="004058FF"/>
    <w:rsid w:val="00406053"/>
    <w:rsid w:val="004062AD"/>
    <w:rsid w:val="00406E2B"/>
    <w:rsid w:val="004078F1"/>
    <w:rsid w:val="00410261"/>
    <w:rsid w:val="00410A1A"/>
    <w:rsid w:val="00410B7B"/>
    <w:rsid w:val="00410F77"/>
    <w:rsid w:val="00411009"/>
    <w:rsid w:val="00411436"/>
    <w:rsid w:val="0041161C"/>
    <w:rsid w:val="00412387"/>
    <w:rsid w:val="0041296F"/>
    <w:rsid w:val="00413879"/>
    <w:rsid w:val="00413F96"/>
    <w:rsid w:val="00414498"/>
    <w:rsid w:val="00414E5D"/>
    <w:rsid w:val="00416022"/>
    <w:rsid w:val="0041643C"/>
    <w:rsid w:val="004165C9"/>
    <w:rsid w:val="00416731"/>
    <w:rsid w:val="00416FCE"/>
    <w:rsid w:val="004172A1"/>
    <w:rsid w:val="00417AB5"/>
    <w:rsid w:val="00417CB4"/>
    <w:rsid w:val="00420246"/>
    <w:rsid w:val="004202AF"/>
    <w:rsid w:val="004202D9"/>
    <w:rsid w:val="004206FB"/>
    <w:rsid w:val="00420868"/>
    <w:rsid w:val="00420DF3"/>
    <w:rsid w:val="00420F4A"/>
    <w:rsid w:val="00420FB3"/>
    <w:rsid w:val="00421101"/>
    <w:rsid w:val="0042115C"/>
    <w:rsid w:val="00421344"/>
    <w:rsid w:val="00421512"/>
    <w:rsid w:val="004218FC"/>
    <w:rsid w:val="00421E74"/>
    <w:rsid w:val="00422274"/>
    <w:rsid w:val="004227D0"/>
    <w:rsid w:val="00422947"/>
    <w:rsid w:val="00423BC7"/>
    <w:rsid w:val="00423BD8"/>
    <w:rsid w:val="00423EC0"/>
    <w:rsid w:val="00424E29"/>
    <w:rsid w:val="0042518B"/>
    <w:rsid w:val="004251E3"/>
    <w:rsid w:val="00425382"/>
    <w:rsid w:val="0042580E"/>
    <w:rsid w:val="0042632D"/>
    <w:rsid w:val="00426FCD"/>
    <w:rsid w:val="00427288"/>
    <w:rsid w:val="00427470"/>
    <w:rsid w:val="00430D2B"/>
    <w:rsid w:val="004312E8"/>
    <w:rsid w:val="0043232D"/>
    <w:rsid w:val="004324D5"/>
    <w:rsid w:val="00432B29"/>
    <w:rsid w:val="00432F68"/>
    <w:rsid w:val="004337E2"/>
    <w:rsid w:val="00433DCB"/>
    <w:rsid w:val="00433E8C"/>
    <w:rsid w:val="00433F34"/>
    <w:rsid w:val="00434565"/>
    <w:rsid w:val="00434C93"/>
    <w:rsid w:val="00435B7E"/>
    <w:rsid w:val="004363BE"/>
    <w:rsid w:val="00436937"/>
    <w:rsid w:val="00436C77"/>
    <w:rsid w:val="004374E5"/>
    <w:rsid w:val="00437573"/>
    <w:rsid w:val="004376F7"/>
    <w:rsid w:val="00440229"/>
    <w:rsid w:val="0044056F"/>
    <w:rsid w:val="004405A6"/>
    <w:rsid w:val="00442B48"/>
    <w:rsid w:val="00443462"/>
    <w:rsid w:val="0044376A"/>
    <w:rsid w:val="004438A0"/>
    <w:rsid w:val="004439AD"/>
    <w:rsid w:val="00443E02"/>
    <w:rsid w:val="0044496B"/>
    <w:rsid w:val="00444BD4"/>
    <w:rsid w:val="00445638"/>
    <w:rsid w:val="004456B2"/>
    <w:rsid w:val="00445B94"/>
    <w:rsid w:val="00446BF4"/>
    <w:rsid w:val="004471F9"/>
    <w:rsid w:val="004475AB"/>
    <w:rsid w:val="0044777A"/>
    <w:rsid w:val="0044791C"/>
    <w:rsid w:val="00447AB4"/>
    <w:rsid w:val="00447B2D"/>
    <w:rsid w:val="00447D71"/>
    <w:rsid w:val="0045047A"/>
    <w:rsid w:val="004507A0"/>
    <w:rsid w:val="004513F6"/>
    <w:rsid w:val="004519B4"/>
    <w:rsid w:val="004519DA"/>
    <w:rsid w:val="0045287E"/>
    <w:rsid w:val="004533C8"/>
    <w:rsid w:val="004535AA"/>
    <w:rsid w:val="0045363B"/>
    <w:rsid w:val="00453916"/>
    <w:rsid w:val="004545DA"/>
    <w:rsid w:val="00454AB4"/>
    <w:rsid w:val="00454C85"/>
    <w:rsid w:val="00454D81"/>
    <w:rsid w:val="00454E9A"/>
    <w:rsid w:val="00455032"/>
    <w:rsid w:val="00455349"/>
    <w:rsid w:val="004558E6"/>
    <w:rsid w:val="004559E2"/>
    <w:rsid w:val="00455BD9"/>
    <w:rsid w:val="00456C9E"/>
    <w:rsid w:val="004574B7"/>
    <w:rsid w:val="0045792D"/>
    <w:rsid w:val="004579DF"/>
    <w:rsid w:val="00457C3B"/>
    <w:rsid w:val="00457E98"/>
    <w:rsid w:val="00457F21"/>
    <w:rsid w:val="004609EE"/>
    <w:rsid w:val="00461108"/>
    <w:rsid w:val="00461151"/>
    <w:rsid w:val="0046176F"/>
    <w:rsid w:val="00461A83"/>
    <w:rsid w:val="00462D78"/>
    <w:rsid w:val="004637E8"/>
    <w:rsid w:val="004638D9"/>
    <w:rsid w:val="00463E2E"/>
    <w:rsid w:val="00463F1A"/>
    <w:rsid w:val="00463F21"/>
    <w:rsid w:val="00463FEC"/>
    <w:rsid w:val="00464995"/>
    <w:rsid w:val="004651CB"/>
    <w:rsid w:val="00466073"/>
    <w:rsid w:val="004665DE"/>
    <w:rsid w:val="00466850"/>
    <w:rsid w:val="0046695A"/>
    <w:rsid w:val="00466961"/>
    <w:rsid w:val="00466A8F"/>
    <w:rsid w:val="00466C98"/>
    <w:rsid w:val="004672A1"/>
    <w:rsid w:val="0046744D"/>
    <w:rsid w:val="0046770D"/>
    <w:rsid w:val="00467DA0"/>
    <w:rsid w:val="00467F90"/>
    <w:rsid w:val="00470129"/>
    <w:rsid w:val="0047025B"/>
    <w:rsid w:val="00470805"/>
    <w:rsid w:val="0047144D"/>
    <w:rsid w:val="00471467"/>
    <w:rsid w:val="004718B7"/>
    <w:rsid w:val="00471BE3"/>
    <w:rsid w:val="004721FA"/>
    <w:rsid w:val="00472739"/>
    <w:rsid w:val="00472B63"/>
    <w:rsid w:val="0047321B"/>
    <w:rsid w:val="00473258"/>
    <w:rsid w:val="004738FC"/>
    <w:rsid w:val="00473D87"/>
    <w:rsid w:val="004742CC"/>
    <w:rsid w:val="00474A9F"/>
    <w:rsid w:val="00474B6D"/>
    <w:rsid w:val="004755CA"/>
    <w:rsid w:val="00475758"/>
    <w:rsid w:val="00475771"/>
    <w:rsid w:val="004758B2"/>
    <w:rsid w:val="0047591D"/>
    <w:rsid w:val="00475AA9"/>
    <w:rsid w:val="00475E1B"/>
    <w:rsid w:val="00475EBE"/>
    <w:rsid w:val="00476537"/>
    <w:rsid w:val="004767F1"/>
    <w:rsid w:val="004779B3"/>
    <w:rsid w:val="004779FD"/>
    <w:rsid w:val="00477A85"/>
    <w:rsid w:val="00480469"/>
    <w:rsid w:val="004804DA"/>
    <w:rsid w:val="00480989"/>
    <w:rsid w:val="00480A50"/>
    <w:rsid w:val="00481506"/>
    <w:rsid w:val="0048210D"/>
    <w:rsid w:val="0048234E"/>
    <w:rsid w:val="00482C60"/>
    <w:rsid w:val="00482F6C"/>
    <w:rsid w:val="00483021"/>
    <w:rsid w:val="0048330E"/>
    <w:rsid w:val="004838EF"/>
    <w:rsid w:val="00483C5A"/>
    <w:rsid w:val="00483D54"/>
    <w:rsid w:val="00484786"/>
    <w:rsid w:val="00484DBF"/>
    <w:rsid w:val="00484DF3"/>
    <w:rsid w:val="00484FC9"/>
    <w:rsid w:val="0048566E"/>
    <w:rsid w:val="00485BD4"/>
    <w:rsid w:val="00485F7A"/>
    <w:rsid w:val="00486D2D"/>
    <w:rsid w:val="00487698"/>
    <w:rsid w:val="00487BC3"/>
    <w:rsid w:val="00487DB6"/>
    <w:rsid w:val="004900A6"/>
    <w:rsid w:val="0049046C"/>
    <w:rsid w:val="00490B85"/>
    <w:rsid w:val="00491BA0"/>
    <w:rsid w:val="004920E2"/>
    <w:rsid w:val="0049244D"/>
    <w:rsid w:val="00492A70"/>
    <w:rsid w:val="00492AEF"/>
    <w:rsid w:val="004930F6"/>
    <w:rsid w:val="0049359C"/>
    <w:rsid w:val="004937CB"/>
    <w:rsid w:val="00493D78"/>
    <w:rsid w:val="0049439A"/>
    <w:rsid w:val="00494749"/>
    <w:rsid w:val="00494AFF"/>
    <w:rsid w:val="00495106"/>
    <w:rsid w:val="0049537B"/>
    <w:rsid w:val="004960E1"/>
    <w:rsid w:val="004963F3"/>
    <w:rsid w:val="0049640D"/>
    <w:rsid w:val="004970A3"/>
    <w:rsid w:val="0049792A"/>
    <w:rsid w:val="00497AF0"/>
    <w:rsid w:val="00497B9C"/>
    <w:rsid w:val="00497CBB"/>
    <w:rsid w:val="00497D59"/>
    <w:rsid w:val="004A06B1"/>
    <w:rsid w:val="004A0791"/>
    <w:rsid w:val="004A09AF"/>
    <w:rsid w:val="004A09E0"/>
    <w:rsid w:val="004A0AEF"/>
    <w:rsid w:val="004A0CF4"/>
    <w:rsid w:val="004A0D15"/>
    <w:rsid w:val="004A11EE"/>
    <w:rsid w:val="004A147A"/>
    <w:rsid w:val="004A1688"/>
    <w:rsid w:val="004A1856"/>
    <w:rsid w:val="004A18C9"/>
    <w:rsid w:val="004A2BE8"/>
    <w:rsid w:val="004A2D48"/>
    <w:rsid w:val="004A304E"/>
    <w:rsid w:val="004A38A7"/>
    <w:rsid w:val="004A3BC1"/>
    <w:rsid w:val="004A3E31"/>
    <w:rsid w:val="004A43B4"/>
    <w:rsid w:val="004A43C8"/>
    <w:rsid w:val="004A47E1"/>
    <w:rsid w:val="004A4E54"/>
    <w:rsid w:val="004A4E63"/>
    <w:rsid w:val="004A515A"/>
    <w:rsid w:val="004A54EF"/>
    <w:rsid w:val="004A5530"/>
    <w:rsid w:val="004A5937"/>
    <w:rsid w:val="004A7518"/>
    <w:rsid w:val="004B01F0"/>
    <w:rsid w:val="004B02A0"/>
    <w:rsid w:val="004B0618"/>
    <w:rsid w:val="004B06AD"/>
    <w:rsid w:val="004B0736"/>
    <w:rsid w:val="004B09B4"/>
    <w:rsid w:val="004B0D17"/>
    <w:rsid w:val="004B0DDE"/>
    <w:rsid w:val="004B13E6"/>
    <w:rsid w:val="004B18F6"/>
    <w:rsid w:val="004B195C"/>
    <w:rsid w:val="004B1A31"/>
    <w:rsid w:val="004B23D9"/>
    <w:rsid w:val="004B28E7"/>
    <w:rsid w:val="004B2C1C"/>
    <w:rsid w:val="004B31C7"/>
    <w:rsid w:val="004B31F3"/>
    <w:rsid w:val="004B38DD"/>
    <w:rsid w:val="004B3E3C"/>
    <w:rsid w:val="004B41A7"/>
    <w:rsid w:val="004B42AA"/>
    <w:rsid w:val="004B5569"/>
    <w:rsid w:val="004B5590"/>
    <w:rsid w:val="004B57BE"/>
    <w:rsid w:val="004B5953"/>
    <w:rsid w:val="004B5E1B"/>
    <w:rsid w:val="004B6597"/>
    <w:rsid w:val="004B67CA"/>
    <w:rsid w:val="004B71BA"/>
    <w:rsid w:val="004B777C"/>
    <w:rsid w:val="004B7E58"/>
    <w:rsid w:val="004C075B"/>
    <w:rsid w:val="004C08FD"/>
    <w:rsid w:val="004C09D3"/>
    <w:rsid w:val="004C0A27"/>
    <w:rsid w:val="004C11DC"/>
    <w:rsid w:val="004C18D5"/>
    <w:rsid w:val="004C1A25"/>
    <w:rsid w:val="004C2648"/>
    <w:rsid w:val="004C2B5E"/>
    <w:rsid w:val="004C390C"/>
    <w:rsid w:val="004C3939"/>
    <w:rsid w:val="004C3C4D"/>
    <w:rsid w:val="004C43C2"/>
    <w:rsid w:val="004C482A"/>
    <w:rsid w:val="004C4B88"/>
    <w:rsid w:val="004C4C0B"/>
    <w:rsid w:val="004C4CD2"/>
    <w:rsid w:val="004C510D"/>
    <w:rsid w:val="004C585F"/>
    <w:rsid w:val="004C5E0C"/>
    <w:rsid w:val="004C66FA"/>
    <w:rsid w:val="004C7209"/>
    <w:rsid w:val="004D0336"/>
    <w:rsid w:val="004D0344"/>
    <w:rsid w:val="004D07F6"/>
    <w:rsid w:val="004D0D25"/>
    <w:rsid w:val="004D0DC1"/>
    <w:rsid w:val="004D0FF0"/>
    <w:rsid w:val="004D1A8E"/>
    <w:rsid w:val="004D1B24"/>
    <w:rsid w:val="004D1C64"/>
    <w:rsid w:val="004D1FBC"/>
    <w:rsid w:val="004D235A"/>
    <w:rsid w:val="004D28BE"/>
    <w:rsid w:val="004D2B28"/>
    <w:rsid w:val="004D2E9C"/>
    <w:rsid w:val="004D367B"/>
    <w:rsid w:val="004D3A08"/>
    <w:rsid w:val="004D3AA8"/>
    <w:rsid w:val="004D3C23"/>
    <w:rsid w:val="004D3C76"/>
    <w:rsid w:val="004D3EFA"/>
    <w:rsid w:val="004D3F12"/>
    <w:rsid w:val="004D6202"/>
    <w:rsid w:val="004D7408"/>
    <w:rsid w:val="004D75BB"/>
    <w:rsid w:val="004D7BAA"/>
    <w:rsid w:val="004D7CF3"/>
    <w:rsid w:val="004D7D93"/>
    <w:rsid w:val="004E0964"/>
    <w:rsid w:val="004E11CE"/>
    <w:rsid w:val="004E122C"/>
    <w:rsid w:val="004E1AA5"/>
    <w:rsid w:val="004E3163"/>
    <w:rsid w:val="004E3F64"/>
    <w:rsid w:val="004E4327"/>
    <w:rsid w:val="004E4679"/>
    <w:rsid w:val="004E4DDE"/>
    <w:rsid w:val="004E4E80"/>
    <w:rsid w:val="004E4F28"/>
    <w:rsid w:val="004E5258"/>
    <w:rsid w:val="004E54F1"/>
    <w:rsid w:val="004E5586"/>
    <w:rsid w:val="004E585A"/>
    <w:rsid w:val="004E5D35"/>
    <w:rsid w:val="004E6517"/>
    <w:rsid w:val="004E6558"/>
    <w:rsid w:val="004E6CB3"/>
    <w:rsid w:val="004F0732"/>
    <w:rsid w:val="004F0A80"/>
    <w:rsid w:val="004F0DF9"/>
    <w:rsid w:val="004F1261"/>
    <w:rsid w:val="004F195E"/>
    <w:rsid w:val="004F1E4E"/>
    <w:rsid w:val="004F201F"/>
    <w:rsid w:val="004F27BE"/>
    <w:rsid w:val="004F3038"/>
    <w:rsid w:val="004F35BC"/>
    <w:rsid w:val="004F40C9"/>
    <w:rsid w:val="004F4A53"/>
    <w:rsid w:val="004F4E24"/>
    <w:rsid w:val="004F4E65"/>
    <w:rsid w:val="004F5223"/>
    <w:rsid w:val="004F5617"/>
    <w:rsid w:val="004F5A3E"/>
    <w:rsid w:val="004F6E70"/>
    <w:rsid w:val="004F71A4"/>
    <w:rsid w:val="004F73EC"/>
    <w:rsid w:val="004F75A2"/>
    <w:rsid w:val="004F7721"/>
    <w:rsid w:val="0050041F"/>
    <w:rsid w:val="005009BF"/>
    <w:rsid w:val="00500E16"/>
    <w:rsid w:val="0050105D"/>
    <w:rsid w:val="00501B13"/>
    <w:rsid w:val="00501CDE"/>
    <w:rsid w:val="0050231F"/>
    <w:rsid w:val="005025BD"/>
    <w:rsid w:val="005032FB"/>
    <w:rsid w:val="00503396"/>
    <w:rsid w:val="005034A9"/>
    <w:rsid w:val="00503739"/>
    <w:rsid w:val="00503768"/>
    <w:rsid w:val="005042F2"/>
    <w:rsid w:val="00504647"/>
    <w:rsid w:val="00504897"/>
    <w:rsid w:val="00504C55"/>
    <w:rsid w:val="00505370"/>
    <w:rsid w:val="00505383"/>
    <w:rsid w:val="00505C26"/>
    <w:rsid w:val="00505E66"/>
    <w:rsid w:val="00506663"/>
    <w:rsid w:val="005068E5"/>
    <w:rsid w:val="0050769C"/>
    <w:rsid w:val="005076E0"/>
    <w:rsid w:val="0051054B"/>
    <w:rsid w:val="00510718"/>
    <w:rsid w:val="00510955"/>
    <w:rsid w:val="00510F53"/>
    <w:rsid w:val="005115A9"/>
    <w:rsid w:val="00511688"/>
    <w:rsid w:val="00511699"/>
    <w:rsid w:val="0051173A"/>
    <w:rsid w:val="005126BF"/>
    <w:rsid w:val="00512902"/>
    <w:rsid w:val="00512AF6"/>
    <w:rsid w:val="00512D9F"/>
    <w:rsid w:val="00512F5B"/>
    <w:rsid w:val="00512FCD"/>
    <w:rsid w:val="00513095"/>
    <w:rsid w:val="0051333F"/>
    <w:rsid w:val="005134D6"/>
    <w:rsid w:val="00513543"/>
    <w:rsid w:val="00514379"/>
    <w:rsid w:val="0051488A"/>
    <w:rsid w:val="00514E34"/>
    <w:rsid w:val="00515295"/>
    <w:rsid w:val="00515625"/>
    <w:rsid w:val="00515842"/>
    <w:rsid w:val="00515966"/>
    <w:rsid w:val="00515A4A"/>
    <w:rsid w:val="00516BB9"/>
    <w:rsid w:val="00516EA1"/>
    <w:rsid w:val="00517472"/>
    <w:rsid w:val="005177BA"/>
    <w:rsid w:val="005200E7"/>
    <w:rsid w:val="0052067A"/>
    <w:rsid w:val="00520937"/>
    <w:rsid w:val="005216B7"/>
    <w:rsid w:val="00521BF6"/>
    <w:rsid w:val="00522161"/>
    <w:rsid w:val="0052295A"/>
    <w:rsid w:val="00522FA3"/>
    <w:rsid w:val="00523567"/>
    <w:rsid w:val="005237E4"/>
    <w:rsid w:val="0052393E"/>
    <w:rsid w:val="00524343"/>
    <w:rsid w:val="00524776"/>
    <w:rsid w:val="005253C9"/>
    <w:rsid w:val="0052633F"/>
    <w:rsid w:val="00527521"/>
    <w:rsid w:val="005275C0"/>
    <w:rsid w:val="0052790D"/>
    <w:rsid w:val="00527C79"/>
    <w:rsid w:val="005312F3"/>
    <w:rsid w:val="00531A54"/>
    <w:rsid w:val="00531C65"/>
    <w:rsid w:val="00532CF4"/>
    <w:rsid w:val="00532D9A"/>
    <w:rsid w:val="0053302A"/>
    <w:rsid w:val="0053317A"/>
    <w:rsid w:val="00533CC4"/>
    <w:rsid w:val="0053413D"/>
    <w:rsid w:val="00534399"/>
    <w:rsid w:val="005343D2"/>
    <w:rsid w:val="0053479C"/>
    <w:rsid w:val="005348FA"/>
    <w:rsid w:val="00534B81"/>
    <w:rsid w:val="00534C2E"/>
    <w:rsid w:val="00534D0E"/>
    <w:rsid w:val="005353D4"/>
    <w:rsid w:val="0053585F"/>
    <w:rsid w:val="00535F36"/>
    <w:rsid w:val="00536842"/>
    <w:rsid w:val="00536A12"/>
    <w:rsid w:val="0054009A"/>
    <w:rsid w:val="005400CB"/>
    <w:rsid w:val="00540126"/>
    <w:rsid w:val="00540644"/>
    <w:rsid w:val="005416BA"/>
    <w:rsid w:val="00541ABE"/>
    <w:rsid w:val="00542162"/>
    <w:rsid w:val="00542789"/>
    <w:rsid w:val="005435C9"/>
    <w:rsid w:val="00544175"/>
    <w:rsid w:val="00544672"/>
    <w:rsid w:val="00544C31"/>
    <w:rsid w:val="005451DA"/>
    <w:rsid w:val="00546034"/>
    <w:rsid w:val="005462A5"/>
    <w:rsid w:val="00546978"/>
    <w:rsid w:val="00546C24"/>
    <w:rsid w:val="005471C7"/>
    <w:rsid w:val="00547A78"/>
    <w:rsid w:val="00547B2E"/>
    <w:rsid w:val="005506EE"/>
    <w:rsid w:val="005526C7"/>
    <w:rsid w:val="00552871"/>
    <w:rsid w:val="00552E35"/>
    <w:rsid w:val="00553050"/>
    <w:rsid w:val="00553BA0"/>
    <w:rsid w:val="0055425A"/>
    <w:rsid w:val="005549D9"/>
    <w:rsid w:val="00554D89"/>
    <w:rsid w:val="005555BC"/>
    <w:rsid w:val="005555CB"/>
    <w:rsid w:val="00555ADE"/>
    <w:rsid w:val="00555B7F"/>
    <w:rsid w:val="00556B91"/>
    <w:rsid w:val="00556F13"/>
    <w:rsid w:val="005571F9"/>
    <w:rsid w:val="005573FF"/>
    <w:rsid w:val="00557D75"/>
    <w:rsid w:val="00557E38"/>
    <w:rsid w:val="0056167C"/>
    <w:rsid w:val="005616A0"/>
    <w:rsid w:val="005617B1"/>
    <w:rsid w:val="005619D6"/>
    <w:rsid w:val="00561FCD"/>
    <w:rsid w:val="00562694"/>
    <w:rsid w:val="0056270D"/>
    <w:rsid w:val="00562A62"/>
    <w:rsid w:val="005642A9"/>
    <w:rsid w:val="0056435B"/>
    <w:rsid w:val="00564BA5"/>
    <w:rsid w:val="00564FFF"/>
    <w:rsid w:val="00565A5B"/>
    <w:rsid w:val="00565AEA"/>
    <w:rsid w:val="00565D30"/>
    <w:rsid w:val="00565D67"/>
    <w:rsid w:val="0057006C"/>
    <w:rsid w:val="00570B18"/>
    <w:rsid w:val="00570E6A"/>
    <w:rsid w:val="0057142D"/>
    <w:rsid w:val="005714A2"/>
    <w:rsid w:val="005718FA"/>
    <w:rsid w:val="00572564"/>
    <w:rsid w:val="005726D9"/>
    <w:rsid w:val="005727F1"/>
    <w:rsid w:val="00572C86"/>
    <w:rsid w:val="0057324F"/>
    <w:rsid w:val="005736A0"/>
    <w:rsid w:val="005741EA"/>
    <w:rsid w:val="00574F68"/>
    <w:rsid w:val="00576369"/>
    <w:rsid w:val="00576720"/>
    <w:rsid w:val="00577E97"/>
    <w:rsid w:val="005804EF"/>
    <w:rsid w:val="00580592"/>
    <w:rsid w:val="005807DD"/>
    <w:rsid w:val="00580A0B"/>
    <w:rsid w:val="00580CA6"/>
    <w:rsid w:val="00581B04"/>
    <w:rsid w:val="00581B79"/>
    <w:rsid w:val="0058361E"/>
    <w:rsid w:val="00583B56"/>
    <w:rsid w:val="00583DE4"/>
    <w:rsid w:val="00583ED5"/>
    <w:rsid w:val="00584359"/>
    <w:rsid w:val="0058441E"/>
    <w:rsid w:val="00584D08"/>
    <w:rsid w:val="00584FB3"/>
    <w:rsid w:val="00585770"/>
    <w:rsid w:val="005859AC"/>
    <w:rsid w:val="00586720"/>
    <w:rsid w:val="00586932"/>
    <w:rsid w:val="00586E46"/>
    <w:rsid w:val="00587550"/>
    <w:rsid w:val="005878AA"/>
    <w:rsid w:val="00587D91"/>
    <w:rsid w:val="00587E13"/>
    <w:rsid w:val="0059066F"/>
    <w:rsid w:val="005907B6"/>
    <w:rsid w:val="0059084B"/>
    <w:rsid w:val="0059085A"/>
    <w:rsid w:val="005908ED"/>
    <w:rsid w:val="00590F44"/>
    <w:rsid w:val="00591314"/>
    <w:rsid w:val="00591A72"/>
    <w:rsid w:val="00591D9E"/>
    <w:rsid w:val="00592CF4"/>
    <w:rsid w:val="00592FB3"/>
    <w:rsid w:val="0059301B"/>
    <w:rsid w:val="00593722"/>
    <w:rsid w:val="00593BC4"/>
    <w:rsid w:val="00594094"/>
    <w:rsid w:val="005941A2"/>
    <w:rsid w:val="005946C3"/>
    <w:rsid w:val="00594D6F"/>
    <w:rsid w:val="00594F1F"/>
    <w:rsid w:val="00595044"/>
    <w:rsid w:val="005952F3"/>
    <w:rsid w:val="00596587"/>
    <w:rsid w:val="00596C5F"/>
    <w:rsid w:val="00597AEB"/>
    <w:rsid w:val="00597C3D"/>
    <w:rsid w:val="005A0342"/>
    <w:rsid w:val="005A0E8D"/>
    <w:rsid w:val="005A0F61"/>
    <w:rsid w:val="005A1076"/>
    <w:rsid w:val="005A3BA7"/>
    <w:rsid w:val="005A3C93"/>
    <w:rsid w:val="005A41DF"/>
    <w:rsid w:val="005A43E0"/>
    <w:rsid w:val="005A462A"/>
    <w:rsid w:val="005A611E"/>
    <w:rsid w:val="005A637A"/>
    <w:rsid w:val="005A6672"/>
    <w:rsid w:val="005A6811"/>
    <w:rsid w:val="005A7272"/>
    <w:rsid w:val="005A73BC"/>
    <w:rsid w:val="005A77CC"/>
    <w:rsid w:val="005A7807"/>
    <w:rsid w:val="005A7D3F"/>
    <w:rsid w:val="005B058F"/>
    <w:rsid w:val="005B0658"/>
    <w:rsid w:val="005B0EB0"/>
    <w:rsid w:val="005B116C"/>
    <w:rsid w:val="005B12C5"/>
    <w:rsid w:val="005B1478"/>
    <w:rsid w:val="005B147E"/>
    <w:rsid w:val="005B1629"/>
    <w:rsid w:val="005B1B41"/>
    <w:rsid w:val="005B2436"/>
    <w:rsid w:val="005B24A7"/>
    <w:rsid w:val="005B2502"/>
    <w:rsid w:val="005B25E9"/>
    <w:rsid w:val="005B36FD"/>
    <w:rsid w:val="005B3F18"/>
    <w:rsid w:val="005B4378"/>
    <w:rsid w:val="005B4A30"/>
    <w:rsid w:val="005B4F33"/>
    <w:rsid w:val="005B5422"/>
    <w:rsid w:val="005B67AB"/>
    <w:rsid w:val="005B6A4F"/>
    <w:rsid w:val="005B739B"/>
    <w:rsid w:val="005B7D7A"/>
    <w:rsid w:val="005C005B"/>
    <w:rsid w:val="005C0707"/>
    <w:rsid w:val="005C0B75"/>
    <w:rsid w:val="005C0DF1"/>
    <w:rsid w:val="005C1180"/>
    <w:rsid w:val="005C18A9"/>
    <w:rsid w:val="005C18EA"/>
    <w:rsid w:val="005C1D0E"/>
    <w:rsid w:val="005C1DBC"/>
    <w:rsid w:val="005C1EB3"/>
    <w:rsid w:val="005C26C6"/>
    <w:rsid w:val="005C2BC6"/>
    <w:rsid w:val="005C2C4E"/>
    <w:rsid w:val="005C30FD"/>
    <w:rsid w:val="005C319A"/>
    <w:rsid w:val="005C3B95"/>
    <w:rsid w:val="005C3BB6"/>
    <w:rsid w:val="005C452A"/>
    <w:rsid w:val="005C4AB7"/>
    <w:rsid w:val="005C4CC0"/>
    <w:rsid w:val="005C4F70"/>
    <w:rsid w:val="005C5C9E"/>
    <w:rsid w:val="005C6804"/>
    <w:rsid w:val="005C6994"/>
    <w:rsid w:val="005C7139"/>
    <w:rsid w:val="005C7375"/>
    <w:rsid w:val="005C7DA4"/>
    <w:rsid w:val="005C7F98"/>
    <w:rsid w:val="005D0F2B"/>
    <w:rsid w:val="005D1D73"/>
    <w:rsid w:val="005D2CC1"/>
    <w:rsid w:val="005D3140"/>
    <w:rsid w:val="005D351D"/>
    <w:rsid w:val="005D3814"/>
    <w:rsid w:val="005D44C0"/>
    <w:rsid w:val="005D4576"/>
    <w:rsid w:val="005D59BC"/>
    <w:rsid w:val="005D5B35"/>
    <w:rsid w:val="005D7329"/>
    <w:rsid w:val="005D7551"/>
    <w:rsid w:val="005D77B1"/>
    <w:rsid w:val="005D77EA"/>
    <w:rsid w:val="005D7DD9"/>
    <w:rsid w:val="005D7E0C"/>
    <w:rsid w:val="005E00BF"/>
    <w:rsid w:val="005E01A8"/>
    <w:rsid w:val="005E03A7"/>
    <w:rsid w:val="005E0DEA"/>
    <w:rsid w:val="005E1D14"/>
    <w:rsid w:val="005E21B3"/>
    <w:rsid w:val="005E292D"/>
    <w:rsid w:val="005E2C42"/>
    <w:rsid w:val="005E2D86"/>
    <w:rsid w:val="005E2DF7"/>
    <w:rsid w:val="005E2DF9"/>
    <w:rsid w:val="005E3093"/>
    <w:rsid w:val="005E36E1"/>
    <w:rsid w:val="005E36E3"/>
    <w:rsid w:val="005E3C7D"/>
    <w:rsid w:val="005E3E27"/>
    <w:rsid w:val="005E4180"/>
    <w:rsid w:val="005E43B0"/>
    <w:rsid w:val="005E56BF"/>
    <w:rsid w:val="005E584C"/>
    <w:rsid w:val="005E586C"/>
    <w:rsid w:val="005E6718"/>
    <w:rsid w:val="005E720E"/>
    <w:rsid w:val="005E722D"/>
    <w:rsid w:val="005E73C1"/>
    <w:rsid w:val="005E771C"/>
    <w:rsid w:val="005E78A3"/>
    <w:rsid w:val="005E7926"/>
    <w:rsid w:val="005F072D"/>
    <w:rsid w:val="005F0B08"/>
    <w:rsid w:val="005F15CA"/>
    <w:rsid w:val="005F1E81"/>
    <w:rsid w:val="005F2521"/>
    <w:rsid w:val="005F26CA"/>
    <w:rsid w:val="005F3015"/>
    <w:rsid w:val="005F3C74"/>
    <w:rsid w:val="005F3D95"/>
    <w:rsid w:val="005F3E37"/>
    <w:rsid w:val="005F3EA5"/>
    <w:rsid w:val="005F4251"/>
    <w:rsid w:val="005F4D0C"/>
    <w:rsid w:val="005F5311"/>
    <w:rsid w:val="005F539D"/>
    <w:rsid w:val="005F5511"/>
    <w:rsid w:val="005F56F4"/>
    <w:rsid w:val="005F65AB"/>
    <w:rsid w:val="005F6D7C"/>
    <w:rsid w:val="005F6EF6"/>
    <w:rsid w:val="005F7334"/>
    <w:rsid w:val="005F7E19"/>
    <w:rsid w:val="00600124"/>
    <w:rsid w:val="006004A9"/>
    <w:rsid w:val="00600DBD"/>
    <w:rsid w:val="00600DF7"/>
    <w:rsid w:val="00601045"/>
    <w:rsid w:val="00601B1C"/>
    <w:rsid w:val="00601C45"/>
    <w:rsid w:val="00601F38"/>
    <w:rsid w:val="00602548"/>
    <w:rsid w:val="00602E6F"/>
    <w:rsid w:val="00603236"/>
    <w:rsid w:val="006039F5"/>
    <w:rsid w:val="00603E91"/>
    <w:rsid w:val="006042D7"/>
    <w:rsid w:val="006043A0"/>
    <w:rsid w:val="00604443"/>
    <w:rsid w:val="00604521"/>
    <w:rsid w:val="0060454F"/>
    <w:rsid w:val="00604768"/>
    <w:rsid w:val="00604E7C"/>
    <w:rsid w:val="006058B3"/>
    <w:rsid w:val="00605A70"/>
    <w:rsid w:val="00605B0A"/>
    <w:rsid w:val="00606251"/>
    <w:rsid w:val="00606340"/>
    <w:rsid w:val="0060666A"/>
    <w:rsid w:val="0060749D"/>
    <w:rsid w:val="006075A1"/>
    <w:rsid w:val="0060771E"/>
    <w:rsid w:val="00610118"/>
    <w:rsid w:val="0061011B"/>
    <w:rsid w:val="00610ED0"/>
    <w:rsid w:val="006114E6"/>
    <w:rsid w:val="00611857"/>
    <w:rsid w:val="00611F34"/>
    <w:rsid w:val="00612471"/>
    <w:rsid w:val="006125EF"/>
    <w:rsid w:val="006126C5"/>
    <w:rsid w:val="00612809"/>
    <w:rsid w:val="00612E74"/>
    <w:rsid w:val="006131E2"/>
    <w:rsid w:val="00613201"/>
    <w:rsid w:val="006133C6"/>
    <w:rsid w:val="00613B72"/>
    <w:rsid w:val="0061458A"/>
    <w:rsid w:val="00615C04"/>
    <w:rsid w:val="00616999"/>
    <w:rsid w:val="00617397"/>
    <w:rsid w:val="00617639"/>
    <w:rsid w:val="00617B06"/>
    <w:rsid w:val="006202E1"/>
    <w:rsid w:val="006204AF"/>
    <w:rsid w:val="00621048"/>
    <w:rsid w:val="0062122B"/>
    <w:rsid w:val="00621565"/>
    <w:rsid w:val="00621B7C"/>
    <w:rsid w:val="00622AE0"/>
    <w:rsid w:val="0062353E"/>
    <w:rsid w:val="00623588"/>
    <w:rsid w:val="00623850"/>
    <w:rsid w:val="006239D8"/>
    <w:rsid w:val="00623E7F"/>
    <w:rsid w:val="0062425E"/>
    <w:rsid w:val="00624374"/>
    <w:rsid w:val="006245A6"/>
    <w:rsid w:val="006246D3"/>
    <w:rsid w:val="006246EE"/>
    <w:rsid w:val="00624800"/>
    <w:rsid w:val="006248E7"/>
    <w:rsid w:val="00625F1D"/>
    <w:rsid w:val="0062632F"/>
    <w:rsid w:val="00626EB4"/>
    <w:rsid w:val="006271EC"/>
    <w:rsid w:val="0062727D"/>
    <w:rsid w:val="006274E7"/>
    <w:rsid w:val="00627EA3"/>
    <w:rsid w:val="00628225"/>
    <w:rsid w:val="006300C2"/>
    <w:rsid w:val="00630254"/>
    <w:rsid w:val="00630BC5"/>
    <w:rsid w:val="006314F0"/>
    <w:rsid w:val="00631F3C"/>
    <w:rsid w:val="0063280B"/>
    <w:rsid w:val="006328EF"/>
    <w:rsid w:val="006330DF"/>
    <w:rsid w:val="00633919"/>
    <w:rsid w:val="00634168"/>
    <w:rsid w:val="0063418A"/>
    <w:rsid w:val="00634517"/>
    <w:rsid w:val="006349CC"/>
    <w:rsid w:val="00634C58"/>
    <w:rsid w:val="006350F8"/>
    <w:rsid w:val="006355A8"/>
    <w:rsid w:val="0063592D"/>
    <w:rsid w:val="00635E65"/>
    <w:rsid w:val="00637A5D"/>
    <w:rsid w:val="00640978"/>
    <w:rsid w:val="0064139F"/>
    <w:rsid w:val="00641681"/>
    <w:rsid w:val="006417D2"/>
    <w:rsid w:val="00641897"/>
    <w:rsid w:val="006421B0"/>
    <w:rsid w:val="00642EF1"/>
    <w:rsid w:val="006430CA"/>
    <w:rsid w:val="00643529"/>
    <w:rsid w:val="00643E5A"/>
    <w:rsid w:val="006443C8"/>
    <w:rsid w:val="006450A3"/>
    <w:rsid w:val="006452EE"/>
    <w:rsid w:val="006466C8"/>
    <w:rsid w:val="0064679D"/>
    <w:rsid w:val="00646C49"/>
    <w:rsid w:val="00646E6E"/>
    <w:rsid w:val="006472A3"/>
    <w:rsid w:val="006474A2"/>
    <w:rsid w:val="00647A0C"/>
    <w:rsid w:val="00647FBA"/>
    <w:rsid w:val="00650042"/>
    <w:rsid w:val="006502F4"/>
    <w:rsid w:val="006503F4"/>
    <w:rsid w:val="006505DF"/>
    <w:rsid w:val="00650604"/>
    <w:rsid w:val="00650D03"/>
    <w:rsid w:val="00650FE3"/>
    <w:rsid w:val="00651443"/>
    <w:rsid w:val="00651498"/>
    <w:rsid w:val="0065218F"/>
    <w:rsid w:val="0065238A"/>
    <w:rsid w:val="00652D8B"/>
    <w:rsid w:val="006531E0"/>
    <w:rsid w:val="00653607"/>
    <w:rsid w:val="00654558"/>
    <w:rsid w:val="00654624"/>
    <w:rsid w:val="006550BD"/>
    <w:rsid w:val="006550ED"/>
    <w:rsid w:val="0065529D"/>
    <w:rsid w:val="006554F4"/>
    <w:rsid w:val="00655502"/>
    <w:rsid w:val="0065685F"/>
    <w:rsid w:val="00657848"/>
    <w:rsid w:val="00657D3D"/>
    <w:rsid w:val="00660496"/>
    <w:rsid w:val="00660C2A"/>
    <w:rsid w:val="00660D3F"/>
    <w:rsid w:val="00661312"/>
    <w:rsid w:val="00661D3D"/>
    <w:rsid w:val="006624E6"/>
    <w:rsid w:val="00662A50"/>
    <w:rsid w:val="00663974"/>
    <w:rsid w:val="00663F28"/>
    <w:rsid w:val="00664B42"/>
    <w:rsid w:val="00664E5B"/>
    <w:rsid w:val="006652C3"/>
    <w:rsid w:val="006654EA"/>
    <w:rsid w:val="00665CB0"/>
    <w:rsid w:val="00665FA6"/>
    <w:rsid w:val="00666021"/>
    <w:rsid w:val="0066619A"/>
    <w:rsid w:val="00666226"/>
    <w:rsid w:val="006662CA"/>
    <w:rsid w:val="00666350"/>
    <w:rsid w:val="0066654D"/>
    <w:rsid w:val="0066680B"/>
    <w:rsid w:val="0066715A"/>
    <w:rsid w:val="0066781D"/>
    <w:rsid w:val="00667DE4"/>
    <w:rsid w:val="00670323"/>
    <w:rsid w:val="00670559"/>
    <w:rsid w:val="0067057E"/>
    <w:rsid w:val="0067068D"/>
    <w:rsid w:val="00670FD0"/>
    <w:rsid w:val="00671A36"/>
    <w:rsid w:val="00671BD1"/>
    <w:rsid w:val="00671D3A"/>
    <w:rsid w:val="0067202D"/>
    <w:rsid w:val="00672D66"/>
    <w:rsid w:val="00672E39"/>
    <w:rsid w:val="00672EE1"/>
    <w:rsid w:val="00672F1A"/>
    <w:rsid w:val="0067357B"/>
    <w:rsid w:val="00673700"/>
    <w:rsid w:val="006747AA"/>
    <w:rsid w:val="0067486F"/>
    <w:rsid w:val="006758CB"/>
    <w:rsid w:val="00675A92"/>
    <w:rsid w:val="00675BA6"/>
    <w:rsid w:val="006768B8"/>
    <w:rsid w:val="00677089"/>
    <w:rsid w:val="006771F7"/>
    <w:rsid w:val="00677307"/>
    <w:rsid w:val="006776F6"/>
    <w:rsid w:val="006778F7"/>
    <w:rsid w:val="0068000E"/>
    <w:rsid w:val="0068047A"/>
    <w:rsid w:val="0068067D"/>
    <w:rsid w:val="00680821"/>
    <w:rsid w:val="006808F8"/>
    <w:rsid w:val="00680C29"/>
    <w:rsid w:val="006812D6"/>
    <w:rsid w:val="00681D5B"/>
    <w:rsid w:val="0068212B"/>
    <w:rsid w:val="00682682"/>
    <w:rsid w:val="00682C19"/>
    <w:rsid w:val="00682E19"/>
    <w:rsid w:val="00683063"/>
    <w:rsid w:val="00684C0B"/>
    <w:rsid w:val="00685794"/>
    <w:rsid w:val="006857A4"/>
    <w:rsid w:val="00686210"/>
    <w:rsid w:val="00686B89"/>
    <w:rsid w:val="00687597"/>
    <w:rsid w:val="006877AF"/>
    <w:rsid w:val="00687FD3"/>
    <w:rsid w:val="0069008B"/>
    <w:rsid w:val="0069020A"/>
    <w:rsid w:val="00690B9E"/>
    <w:rsid w:val="0069116B"/>
    <w:rsid w:val="006924CC"/>
    <w:rsid w:val="006928E0"/>
    <w:rsid w:val="0069310F"/>
    <w:rsid w:val="00693731"/>
    <w:rsid w:val="00693900"/>
    <w:rsid w:val="00693985"/>
    <w:rsid w:val="00693B21"/>
    <w:rsid w:val="00693C5F"/>
    <w:rsid w:val="00693F5A"/>
    <w:rsid w:val="00694C93"/>
    <w:rsid w:val="006954C3"/>
    <w:rsid w:val="00695D16"/>
    <w:rsid w:val="0069613C"/>
    <w:rsid w:val="0069646C"/>
    <w:rsid w:val="006965CE"/>
    <w:rsid w:val="00696F05"/>
    <w:rsid w:val="00697016"/>
    <w:rsid w:val="0069740B"/>
    <w:rsid w:val="00697A94"/>
    <w:rsid w:val="00697CE3"/>
    <w:rsid w:val="00697ED6"/>
    <w:rsid w:val="006A0096"/>
    <w:rsid w:val="006A01A2"/>
    <w:rsid w:val="006A0427"/>
    <w:rsid w:val="006A0AED"/>
    <w:rsid w:val="006A0D62"/>
    <w:rsid w:val="006A1674"/>
    <w:rsid w:val="006A186E"/>
    <w:rsid w:val="006A19D3"/>
    <w:rsid w:val="006A1C95"/>
    <w:rsid w:val="006A230D"/>
    <w:rsid w:val="006A2CD8"/>
    <w:rsid w:val="006A2FE5"/>
    <w:rsid w:val="006A3272"/>
    <w:rsid w:val="006A375E"/>
    <w:rsid w:val="006A3AE3"/>
    <w:rsid w:val="006A3AE7"/>
    <w:rsid w:val="006A44C1"/>
    <w:rsid w:val="006A44C3"/>
    <w:rsid w:val="006A471C"/>
    <w:rsid w:val="006A4922"/>
    <w:rsid w:val="006A4F71"/>
    <w:rsid w:val="006A5ACE"/>
    <w:rsid w:val="006A5BE7"/>
    <w:rsid w:val="006A5C32"/>
    <w:rsid w:val="006A65E1"/>
    <w:rsid w:val="006A65F7"/>
    <w:rsid w:val="006A69C2"/>
    <w:rsid w:val="006A6AE1"/>
    <w:rsid w:val="006A6FD2"/>
    <w:rsid w:val="006A74B1"/>
    <w:rsid w:val="006B0062"/>
    <w:rsid w:val="006B0534"/>
    <w:rsid w:val="006B0555"/>
    <w:rsid w:val="006B0C5F"/>
    <w:rsid w:val="006B0F9B"/>
    <w:rsid w:val="006B14BE"/>
    <w:rsid w:val="006B1577"/>
    <w:rsid w:val="006B2002"/>
    <w:rsid w:val="006B3013"/>
    <w:rsid w:val="006B34F2"/>
    <w:rsid w:val="006B451B"/>
    <w:rsid w:val="006B4647"/>
    <w:rsid w:val="006B5883"/>
    <w:rsid w:val="006B67B8"/>
    <w:rsid w:val="006B6B48"/>
    <w:rsid w:val="006B7CB9"/>
    <w:rsid w:val="006C05C8"/>
    <w:rsid w:val="006C090E"/>
    <w:rsid w:val="006C0C2F"/>
    <w:rsid w:val="006C0C3B"/>
    <w:rsid w:val="006C0D30"/>
    <w:rsid w:val="006C18CC"/>
    <w:rsid w:val="006C19EF"/>
    <w:rsid w:val="006C1A11"/>
    <w:rsid w:val="006C1AC1"/>
    <w:rsid w:val="006C1F19"/>
    <w:rsid w:val="006C21A5"/>
    <w:rsid w:val="006C23AD"/>
    <w:rsid w:val="006C2DF0"/>
    <w:rsid w:val="006C4B3F"/>
    <w:rsid w:val="006C5224"/>
    <w:rsid w:val="006C538C"/>
    <w:rsid w:val="006C54C3"/>
    <w:rsid w:val="006C5AF2"/>
    <w:rsid w:val="006C60FE"/>
    <w:rsid w:val="006C6688"/>
    <w:rsid w:val="006C68C7"/>
    <w:rsid w:val="006C7952"/>
    <w:rsid w:val="006C7D43"/>
    <w:rsid w:val="006C7E80"/>
    <w:rsid w:val="006D0A89"/>
    <w:rsid w:val="006D0BB7"/>
    <w:rsid w:val="006D113E"/>
    <w:rsid w:val="006D1198"/>
    <w:rsid w:val="006D1469"/>
    <w:rsid w:val="006D16B8"/>
    <w:rsid w:val="006D171C"/>
    <w:rsid w:val="006D1A95"/>
    <w:rsid w:val="006D1E54"/>
    <w:rsid w:val="006D22A0"/>
    <w:rsid w:val="006D233A"/>
    <w:rsid w:val="006D238D"/>
    <w:rsid w:val="006D25C3"/>
    <w:rsid w:val="006D2CB8"/>
    <w:rsid w:val="006D365A"/>
    <w:rsid w:val="006D3BB9"/>
    <w:rsid w:val="006D4593"/>
    <w:rsid w:val="006D4B1F"/>
    <w:rsid w:val="006D4DC8"/>
    <w:rsid w:val="006D5158"/>
    <w:rsid w:val="006D5390"/>
    <w:rsid w:val="006D574A"/>
    <w:rsid w:val="006D6A89"/>
    <w:rsid w:val="006D6D5D"/>
    <w:rsid w:val="006D72D2"/>
    <w:rsid w:val="006D73C0"/>
    <w:rsid w:val="006D7719"/>
    <w:rsid w:val="006E0059"/>
    <w:rsid w:val="006E0248"/>
    <w:rsid w:val="006E0881"/>
    <w:rsid w:val="006E0DCE"/>
    <w:rsid w:val="006E115A"/>
    <w:rsid w:val="006E118A"/>
    <w:rsid w:val="006E1239"/>
    <w:rsid w:val="006E1D60"/>
    <w:rsid w:val="006E1DD6"/>
    <w:rsid w:val="006E2E96"/>
    <w:rsid w:val="006E2F3D"/>
    <w:rsid w:val="006E304A"/>
    <w:rsid w:val="006E30EE"/>
    <w:rsid w:val="006E3359"/>
    <w:rsid w:val="006E380C"/>
    <w:rsid w:val="006E45D1"/>
    <w:rsid w:val="006E45FD"/>
    <w:rsid w:val="006E4761"/>
    <w:rsid w:val="006E4BAC"/>
    <w:rsid w:val="006E57BF"/>
    <w:rsid w:val="006E59A1"/>
    <w:rsid w:val="006E5F9B"/>
    <w:rsid w:val="006E6B07"/>
    <w:rsid w:val="006E711B"/>
    <w:rsid w:val="006E72CF"/>
    <w:rsid w:val="006E73E1"/>
    <w:rsid w:val="006E75BA"/>
    <w:rsid w:val="006E781B"/>
    <w:rsid w:val="006E79F6"/>
    <w:rsid w:val="006F08F6"/>
    <w:rsid w:val="006F0C7E"/>
    <w:rsid w:val="006F2CD6"/>
    <w:rsid w:val="006F2CDC"/>
    <w:rsid w:val="006F2E5E"/>
    <w:rsid w:val="006F31DF"/>
    <w:rsid w:val="006F42E1"/>
    <w:rsid w:val="006F44DC"/>
    <w:rsid w:val="006F48A0"/>
    <w:rsid w:val="006F504B"/>
    <w:rsid w:val="006F538A"/>
    <w:rsid w:val="006F55B3"/>
    <w:rsid w:val="006F5B78"/>
    <w:rsid w:val="006F5C18"/>
    <w:rsid w:val="006F6609"/>
    <w:rsid w:val="006F666B"/>
    <w:rsid w:val="006F6984"/>
    <w:rsid w:val="006F6990"/>
    <w:rsid w:val="006F6E38"/>
    <w:rsid w:val="006F6EA2"/>
    <w:rsid w:val="006F72C4"/>
    <w:rsid w:val="006F74ED"/>
    <w:rsid w:val="006F7871"/>
    <w:rsid w:val="006F79D6"/>
    <w:rsid w:val="00701974"/>
    <w:rsid w:val="00701E27"/>
    <w:rsid w:val="00703205"/>
    <w:rsid w:val="007033FA"/>
    <w:rsid w:val="00703B67"/>
    <w:rsid w:val="00703D5C"/>
    <w:rsid w:val="00703F13"/>
    <w:rsid w:val="00703FF8"/>
    <w:rsid w:val="00704301"/>
    <w:rsid w:val="00704591"/>
    <w:rsid w:val="0070470B"/>
    <w:rsid w:val="00704821"/>
    <w:rsid w:val="007049F6"/>
    <w:rsid w:val="00705123"/>
    <w:rsid w:val="007051E0"/>
    <w:rsid w:val="0070540D"/>
    <w:rsid w:val="007054BD"/>
    <w:rsid w:val="00705703"/>
    <w:rsid w:val="0070572E"/>
    <w:rsid w:val="007058EB"/>
    <w:rsid w:val="00706347"/>
    <w:rsid w:val="007063A4"/>
    <w:rsid w:val="007064E2"/>
    <w:rsid w:val="0070668C"/>
    <w:rsid w:val="00706AA9"/>
    <w:rsid w:val="007119BA"/>
    <w:rsid w:val="00711B49"/>
    <w:rsid w:val="0071209B"/>
    <w:rsid w:val="007123E9"/>
    <w:rsid w:val="00712729"/>
    <w:rsid w:val="00712F9A"/>
    <w:rsid w:val="00712FD2"/>
    <w:rsid w:val="00713125"/>
    <w:rsid w:val="00713682"/>
    <w:rsid w:val="00713BC1"/>
    <w:rsid w:val="00713F75"/>
    <w:rsid w:val="00713FE2"/>
    <w:rsid w:val="00714E0D"/>
    <w:rsid w:val="00714F08"/>
    <w:rsid w:val="00715237"/>
    <w:rsid w:val="00715881"/>
    <w:rsid w:val="00715B4A"/>
    <w:rsid w:val="00715F2C"/>
    <w:rsid w:val="00716DD5"/>
    <w:rsid w:val="00717056"/>
    <w:rsid w:val="00717F99"/>
    <w:rsid w:val="00720208"/>
    <w:rsid w:val="0072020E"/>
    <w:rsid w:val="00720867"/>
    <w:rsid w:val="007209F8"/>
    <w:rsid w:val="00720C1C"/>
    <w:rsid w:val="00720FD1"/>
    <w:rsid w:val="00721844"/>
    <w:rsid w:val="007219B4"/>
    <w:rsid w:val="00722097"/>
    <w:rsid w:val="00722135"/>
    <w:rsid w:val="00722547"/>
    <w:rsid w:val="00722A91"/>
    <w:rsid w:val="00723069"/>
    <w:rsid w:val="007232E1"/>
    <w:rsid w:val="007233C6"/>
    <w:rsid w:val="00723603"/>
    <w:rsid w:val="00723D46"/>
    <w:rsid w:val="0072473E"/>
    <w:rsid w:val="007247B8"/>
    <w:rsid w:val="00724B77"/>
    <w:rsid w:val="00724E5A"/>
    <w:rsid w:val="00724F58"/>
    <w:rsid w:val="00725275"/>
    <w:rsid w:val="00725375"/>
    <w:rsid w:val="0072553C"/>
    <w:rsid w:val="0072580B"/>
    <w:rsid w:val="00725A2E"/>
    <w:rsid w:val="00725C5C"/>
    <w:rsid w:val="007265BB"/>
    <w:rsid w:val="00726C93"/>
    <w:rsid w:val="0072751D"/>
    <w:rsid w:val="0072786F"/>
    <w:rsid w:val="00727E0D"/>
    <w:rsid w:val="00727EB5"/>
    <w:rsid w:val="00730127"/>
    <w:rsid w:val="0073034D"/>
    <w:rsid w:val="007303B7"/>
    <w:rsid w:val="00731362"/>
    <w:rsid w:val="00731492"/>
    <w:rsid w:val="0073169B"/>
    <w:rsid w:val="00731991"/>
    <w:rsid w:val="0073226D"/>
    <w:rsid w:val="007325CF"/>
    <w:rsid w:val="00732948"/>
    <w:rsid w:val="0073326D"/>
    <w:rsid w:val="00733392"/>
    <w:rsid w:val="007338C3"/>
    <w:rsid w:val="007338C7"/>
    <w:rsid w:val="007338F4"/>
    <w:rsid w:val="00733D69"/>
    <w:rsid w:val="00733E61"/>
    <w:rsid w:val="00733EAC"/>
    <w:rsid w:val="00733FF0"/>
    <w:rsid w:val="0073482C"/>
    <w:rsid w:val="00734897"/>
    <w:rsid w:val="007349AC"/>
    <w:rsid w:val="00735440"/>
    <w:rsid w:val="00735E05"/>
    <w:rsid w:val="00735F18"/>
    <w:rsid w:val="00736C92"/>
    <w:rsid w:val="00736F63"/>
    <w:rsid w:val="007373F0"/>
    <w:rsid w:val="00737570"/>
    <w:rsid w:val="00737733"/>
    <w:rsid w:val="00737A72"/>
    <w:rsid w:val="00737E02"/>
    <w:rsid w:val="0074057B"/>
    <w:rsid w:val="0074124D"/>
    <w:rsid w:val="00741358"/>
    <w:rsid w:val="007419EE"/>
    <w:rsid w:val="00742A6E"/>
    <w:rsid w:val="00742A88"/>
    <w:rsid w:val="00743F05"/>
    <w:rsid w:val="00744128"/>
    <w:rsid w:val="007445BC"/>
    <w:rsid w:val="0074518D"/>
    <w:rsid w:val="00745A33"/>
    <w:rsid w:val="00745E0C"/>
    <w:rsid w:val="00745EE7"/>
    <w:rsid w:val="007460BC"/>
    <w:rsid w:val="00746816"/>
    <w:rsid w:val="007468F6"/>
    <w:rsid w:val="00746979"/>
    <w:rsid w:val="00746AC3"/>
    <w:rsid w:val="00746BB8"/>
    <w:rsid w:val="0074716B"/>
    <w:rsid w:val="007475C7"/>
    <w:rsid w:val="007478AE"/>
    <w:rsid w:val="00747B29"/>
    <w:rsid w:val="00750F9E"/>
    <w:rsid w:val="0075152B"/>
    <w:rsid w:val="00752439"/>
    <w:rsid w:val="00752732"/>
    <w:rsid w:val="0075285C"/>
    <w:rsid w:val="00752B9D"/>
    <w:rsid w:val="00752D3E"/>
    <w:rsid w:val="00753099"/>
    <w:rsid w:val="0075309E"/>
    <w:rsid w:val="007534CF"/>
    <w:rsid w:val="00753757"/>
    <w:rsid w:val="007540F3"/>
    <w:rsid w:val="00754B4A"/>
    <w:rsid w:val="00754B9E"/>
    <w:rsid w:val="007556EF"/>
    <w:rsid w:val="0075574A"/>
    <w:rsid w:val="00755A03"/>
    <w:rsid w:val="00755C03"/>
    <w:rsid w:val="00755CA3"/>
    <w:rsid w:val="0075677D"/>
    <w:rsid w:val="00756DF3"/>
    <w:rsid w:val="00757406"/>
    <w:rsid w:val="007575F1"/>
    <w:rsid w:val="0076063E"/>
    <w:rsid w:val="0076113A"/>
    <w:rsid w:val="00761385"/>
    <w:rsid w:val="00761995"/>
    <w:rsid w:val="00761AE3"/>
    <w:rsid w:val="00761B1D"/>
    <w:rsid w:val="00762DD3"/>
    <w:rsid w:val="0076368F"/>
    <w:rsid w:val="00763C4D"/>
    <w:rsid w:val="007641B3"/>
    <w:rsid w:val="0076444B"/>
    <w:rsid w:val="00764C1E"/>
    <w:rsid w:val="007666A9"/>
    <w:rsid w:val="00766743"/>
    <w:rsid w:val="00766889"/>
    <w:rsid w:val="00766A35"/>
    <w:rsid w:val="00766B56"/>
    <w:rsid w:val="00766DE0"/>
    <w:rsid w:val="0076721F"/>
    <w:rsid w:val="007676BC"/>
    <w:rsid w:val="00767BAC"/>
    <w:rsid w:val="00767DFD"/>
    <w:rsid w:val="007705A5"/>
    <w:rsid w:val="007707F2"/>
    <w:rsid w:val="00770BBE"/>
    <w:rsid w:val="00770F47"/>
    <w:rsid w:val="00771504"/>
    <w:rsid w:val="007715F1"/>
    <w:rsid w:val="00771865"/>
    <w:rsid w:val="00771BFD"/>
    <w:rsid w:val="00772059"/>
    <w:rsid w:val="007724CA"/>
    <w:rsid w:val="0077261E"/>
    <w:rsid w:val="007726FD"/>
    <w:rsid w:val="0077271A"/>
    <w:rsid w:val="00772D6E"/>
    <w:rsid w:val="00773012"/>
    <w:rsid w:val="00773058"/>
    <w:rsid w:val="007730AD"/>
    <w:rsid w:val="0077428D"/>
    <w:rsid w:val="007743A1"/>
    <w:rsid w:val="00774491"/>
    <w:rsid w:val="00775615"/>
    <w:rsid w:val="00775873"/>
    <w:rsid w:val="00775EA0"/>
    <w:rsid w:val="007768CC"/>
    <w:rsid w:val="0077697F"/>
    <w:rsid w:val="00776BC7"/>
    <w:rsid w:val="00776C06"/>
    <w:rsid w:val="00777277"/>
    <w:rsid w:val="00777615"/>
    <w:rsid w:val="00777C0A"/>
    <w:rsid w:val="00777FBD"/>
    <w:rsid w:val="0078049E"/>
    <w:rsid w:val="007813EE"/>
    <w:rsid w:val="00781476"/>
    <w:rsid w:val="00781661"/>
    <w:rsid w:val="007816DA"/>
    <w:rsid w:val="00781FBD"/>
    <w:rsid w:val="00782385"/>
    <w:rsid w:val="007829B6"/>
    <w:rsid w:val="00782B00"/>
    <w:rsid w:val="00782C41"/>
    <w:rsid w:val="0078365B"/>
    <w:rsid w:val="007838FB"/>
    <w:rsid w:val="0078395B"/>
    <w:rsid w:val="00783B4F"/>
    <w:rsid w:val="00783EB8"/>
    <w:rsid w:val="00784B3D"/>
    <w:rsid w:val="00784EC5"/>
    <w:rsid w:val="007854D0"/>
    <w:rsid w:val="00785B3E"/>
    <w:rsid w:val="00785F3C"/>
    <w:rsid w:val="007865A9"/>
    <w:rsid w:val="00786EC7"/>
    <w:rsid w:val="0078708C"/>
    <w:rsid w:val="007874EE"/>
    <w:rsid w:val="00787824"/>
    <w:rsid w:val="00790878"/>
    <w:rsid w:val="00790A63"/>
    <w:rsid w:val="00790EC9"/>
    <w:rsid w:val="00791ADC"/>
    <w:rsid w:val="00791BA0"/>
    <w:rsid w:val="00791DA8"/>
    <w:rsid w:val="00791DC1"/>
    <w:rsid w:val="00791E46"/>
    <w:rsid w:val="0079211D"/>
    <w:rsid w:val="00792880"/>
    <w:rsid w:val="00793842"/>
    <w:rsid w:val="00793A48"/>
    <w:rsid w:val="0079438A"/>
    <w:rsid w:val="00794543"/>
    <w:rsid w:val="0079497B"/>
    <w:rsid w:val="00794C7B"/>
    <w:rsid w:val="0079531C"/>
    <w:rsid w:val="0079535A"/>
    <w:rsid w:val="0079650D"/>
    <w:rsid w:val="0079667C"/>
    <w:rsid w:val="00796A7B"/>
    <w:rsid w:val="00796AEF"/>
    <w:rsid w:val="007A0192"/>
    <w:rsid w:val="007A0891"/>
    <w:rsid w:val="007A0BD0"/>
    <w:rsid w:val="007A0BE3"/>
    <w:rsid w:val="007A0D8C"/>
    <w:rsid w:val="007A1642"/>
    <w:rsid w:val="007A1702"/>
    <w:rsid w:val="007A1905"/>
    <w:rsid w:val="007A1F64"/>
    <w:rsid w:val="007A244E"/>
    <w:rsid w:val="007A2B16"/>
    <w:rsid w:val="007A2FB8"/>
    <w:rsid w:val="007A33D3"/>
    <w:rsid w:val="007A3678"/>
    <w:rsid w:val="007A3701"/>
    <w:rsid w:val="007A3A82"/>
    <w:rsid w:val="007A3D34"/>
    <w:rsid w:val="007A431D"/>
    <w:rsid w:val="007A58EC"/>
    <w:rsid w:val="007A5BFA"/>
    <w:rsid w:val="007A66F8"/>
    <w:rsid w:val="007A6B7D"/>
    <w:rsid w:val="007A72D8"/>
    <w:rsid w:val="007A74F1"/>
    <w:rsid w:val="007A7ED0"/>
    <w:rsid w:val="007B033E"/>
    <w:rsid w:val="007B0544"/>
    <w:rsid w:val="007B089C"/>
    <w:rsid w:val="007B115B"/>
    <w:rsid w:val="007B1304"/>
    <w:rsid w:val="007B183E"/>
    <w:rsid w:val="007B2304"/>
    <w:rsid w:val="007B2653"/>
    <w:rsid w:val="007B2686"/>
    <w:rsid w:val="007B2979"/>
    <w:rsid w:val="007B2DCB"/>
    <w:rsid w:val="007B2E08"/>
    <w:rsid w:val="007B353E"/>
    <w:rsid w:val="007B3630"/>
    <w:rsid w:val="007B37D8"/>
    <w:rsid w:val="007B4254"/>
    <w:rsid w:val="007B5A55"/>
    <w:rsid w:val="007B5B43"/>
    <w:rsid w:val="007B5D38"/>
    <w:rsid w:val="007B5DCC"/>
    <w:rsid w:val="007B60D6"/>
    <w:rsid w:val="007B6518"/>
    <w:rsid w:val="007B6614"/>
    <w:rsid w:val="007B69F6"/>
    <w:rsid w:val="007B6DC2"/>
    <w:rsid w:val="007B756E"/>
    <w:rsid w:val="007B7A42"/>
    <w:rsid w:val="007B7B42"/>
    <w:rsid w:val="007B7B90"/>
    <w:rsid w:val="007C03D8"/>
    <w:rsid w:val="007C0760"/>
    <w:rsid w:val="007C0DEC"/>
    <w:rsid w:val="007C0EC7"/>
    <w:rsid w:val="007C0F55"/>
    <w:rsid w:val="007C11B0"/>
    <w:rsid w:val="007C1AC3"/>
    <w:rsid w:val="007C21C6"/>
    <w:rsid w:val="007C255D"/>
    <w:rsid w:val="007C331E"/>
    <w:rsid w:val="007C3838"/>
    <w:rsid w:val="007C3B68"/>
    <w:rsid w:val="007C3C8E"/>
    <w:rsid w:val="007C3D9C"/>
    <w:rsid w:val="007C47C6"/>
    <w:rsid w:val="007C4927"/>
    <w:rsid w:val="007C4A8D"/>
    <w:rsid w:val="007C4DCC"/>
    <w:rsid w:val="007C4E20"/>
    <w:rsid w:val="007C4F43"/>
    <w:rsid w:val="007C5261"/>
    <w:rsid w:val="007C580C"/>
    <w:rsid w:val="007C664C"/>
    <w:rsid w:val="007C6686"/>
    <w:rsid w:val="007C68E5"/>
    <w:rsid w:val="007C72BC"/>
    <w:rsid w:val="007C7B74"/>
    <w:rsid w:val="007D0512"/>
    <w:rsid w:val="007D058E"/>
    <w:rsid w:val="007D0A58"/>
    <w:rsid w:val="007D11CE"/>
    <w:rsid w:val="007D1340"/>
    <w:rsid w:val="007D219C"/>
    <w:rsid w:val="007D249C"/>
    <w:rsid w:val="007D2747"/>
    <w:rsid w:val="007D2DD5"/>
    <w:rsid w:val="007D3142"/>
    <w:rsid w:val="007D33EA"/>
    <w:rsid w:val="007D3794"/>
    <w:rsid w:val="007D389F"/>
    <w:rsid w:val="007D3AAC"/>
    <w:rsid w:val="007D4E72"/>
    <w:rsid w:val="007D4F8F"/>
    <w:rsid w:val="007D5154"/>
    <w:rsid w:val="007D5990"/>
    <w:rsid w:val="007D59F6"/>
    <w:rsid w:val="007D65FB"/>
    <w:rsid w:val="007D6611"/>
    <w:rsid w:val="007D6A61"/>
    <w:rsid w:val="007D714C"/>
    <w:rsid w:val="007D72C8"/>
    <w:rsid w:val="007D748B"/>
    <w:rsid w:val="007D74FD"/>
    <w:rsid w:val="007D7756"/>
    <w:rsid w:val="007D7E71"/>
    <w:rsid w:val="007E0143"/>
    <w:rsid w:val="007E0AC0"/>
    <w:rsid w:val="007E0C38"/>
    <w:rsid w:val="007E0C9E"/>
    <w:rsid w:val="007E0E4C"/>
    <w:rsid w:val="007E0ED6"/>
    <w:rsid w:val="007E1129"/>
    <w:rsid w:val="007E1304"/>
    <w:rsid w:val="007E1AAA"/>
    <w:rsid w:val="007E1EA9"/>
    <w:rsid w:val="007E1EBC"/>
    <w:rsid w:val="007E1F05"/>
    <w:rsid w:val="007E2384"/>
    <w:rsid w:val="007E2645"/>
    <w:rsid w:val="007E269C"/>
    <w:rsid w:val="007E2F6D"/>
    <w:rsid w:val="007E331D"/>
    <w:rsid w:val="007E3756"/>
    <w:rsid w:val="007E4022"/>
    <w:rsid w:val="007E42A0"/>
    <w:rsid w:val="007E46B8"/>
    <w:rsid w:val="007E56AB"/>
    <w:rsid w:val="007E593B"/>
    <w:rsid w:val="007E5C7C"/>
    <w:rsid w:val="007E5CB3"/>
    <w:rsid w:val="007E5EDE"/>
    <w:rsid w:val="007E6864"/>
    <w:rsid w:val="007E6873"/>
    <w:rsid w:val="007E6A4D"/>
    <w:rsid w:val="007E7157"/>
    <w:rsid w:val="007E76D9"/>
    <w:rsid w:val="007F0030"/>
    <w:rsid w:val="007F04B2"/>
    <w:rsid w:val="007F07A0"/>
    <w:rsid w:val="007F189D"/>
    <w:rsid w:val="007F1E91"/>
    <w:rsid w:val="007F2045"/>
    <w:rsid w:val="007F25AD"/>
    <w:rsid w:val="007F2A69"/>
    <w:rsid w:val="007F3742"/>
    <w:rsid w:val="007F3C3F"/>
    <w:rsid w:val="007F3F41"/>
    <w:rsid w:val="007F4047"/>
    <w:rsid w:val="007F53DB"/>
    <w:rsid w:val="007F5441"/>
    <w:rsid w:val="007F54CA"/>
    <w:rsid w:val="007F5AA7"/>
    <w:rsid w:val="007F5D2E"/>
    <w:rsid w:val="007F6364"/>
    <w:rsid w:val="007F712E"/>
    <w:rsid w:val="007F7158"/>
    <w:rsid w:val="007F744B"/>
    <w:rsid w:val="007F76E7"/>
    <w:rsid w:val="007F7730"/>
    <w:rsid w:val="007F795F"/>
    <w:rsid w:val="00800073"/>
    <w:rsid w:val="008000A0"/>
    <w:rsid w:val="008004F4"/>
    <w:rsid w:val="0080127A"/>
    <w:rsid w:val="0080206F"/>
    <w:rsid w:val="00802633"/>
    <w:rsid w:val="008032C2"/>
    <w:rsid w:val="00803A8B"/>
    <w:rsid w:val="00803CBE"/>
    <w:rsid w:val="00804627"/>
    <w:rsid w:val="00805CB9"/>
    <w:rsid w:val="00806A89"/>
    <w:rsid w:val="00806BF3"/>
    <w:rsid w:val="00806F28"/>
    <w:rsid w:val="00807F23"/>
    <w:rsid w:val="00810C07"/>
    <w:rsid w:val="00810C6B"/>
    <w:rsid w:val="00810F48"/>
    <w:rsid w:val="0081142A"/>
    <w:rsid w:val="0081178E"/>
    <w:rsid w:val="00811E61"/>
    <w:rsid w:val="00811F57"/>
    <w:rsid w:val="008120D8"/>
    <w:rsid w:val="00812EE8"/>
    <w:rsid w:val="008134AD"/>
    <w:rsid w:val="0081363F"/>
    <w:rsid w:val="00813649"/>
    <w:rsid w:val="00813AF1"/>
    <w:rsid w:val="00813B69"/>
    <w:rsid w:val="0081451F"/>
    <w:rsid w:val="00815DF7"/>
    <w:rsid w:val="00816A9B"/>
    <w:rsid w:val="00816C83"/>
    <w:rsid w:val="00816CA7"/>
    <w:rsid w:val="008174A3"/>
    <w:rsid w:val="00817D19"/>
    <w:rsid w:val="00817DD2"/>
    <w:rsid w:val="00817FD8"/>
    <w:rsid w:val="00820092"/>
    <w:rsid w:val="0082010D"/>
    <w:rsid w:val="00820513"/>
    <w:rsid w:val="00820B0A"/>
    <w:rsid w:val="0082116A"/>
    <w:rsid w:val="0082178C"/>
    <w:rsid w:val="00821847"/>
    <w:rsid w:val="008218BE"/>
    <w:rsid w:val="00821EB4"/>
    <w:rsid w:val="00822079"/>
    <w:rsid w:val="008220C4"/>
    <w:rsid w:val="008221B2"/>
    <w:rsid w:val="008228BB"/>
    <w:rsid w:val="00822DDC"/>
    <w:rsid w:val="008230F1"/>
    <w:rsid w:val="008232B6"/>
    <w:rsid w:val="00823C69"/>
    <w:rsid w:val="00823D04"/>
    <w:rsid w:val="00824192"/>
    <w:rsid w:val="00824311"/>
    <w:rsid w:val="00824321"/>
    <w:rsid w:val="0082518D"/>
    <w:rsid w:val="008254C3"/>
    <w:rsid w:val="008257FE"/>
    <w:rsid w:val="0082597E"/>
    <w:rsid w:val="008259EA"/>
    <w:rsid w:val="00825A57"/>
    <w:rsid w:val="00825D81"/>
    <w:rsid w:val="00825F7B"/>
    <w:rsid w:val="0082607C"/>
    <w:rsid w:val="008263C0"/>
    <w:rsid w:val="00826A5B"/>
    <w:rsid w:val="00826B1C"/>
    <w:rsid w:val="00826EB0"/>
    <w:rsid w:val="0082700F"/>
    <w:rsid w:val="0082735B"/>
    <w:rsid w:val="0082763A"/>
    <w:rsid w:val="00827CB9"/>
    <w:rsid w:val="00830EC5"/>
    <w:rsid w:val="0083122A"/>
    <w:rsid w:val="008312BF"/>
    <w:rsid w:val="00831636"/>
    <w:rsid w:val="00831858"/>
    <w:rsid w:val="00831AF7"/>
    <w:rsid w:val="00832306"/>
    <w:rsid w:val="008324E7"/>
    <w:rsid w:val="00834A88"/>
    <w:rsid w:val="00834C51"/>
    <w:rsid w:val="008356B6"/>
    <w:rsid w:val="00835EB6"/>
    <w:rsid w:val="00836534"/>
    <w:rsid w:val="00836640"/>
    <w:rsid w:val="00836B57"/>
    <w:rsid w:val="00836E87"/>
    <w:rsid w:val="0083753E"/>
    <w:rsid w:val="0083754A"/>
    <w:rsid w:val="00837F92"/>
    <w:rsid w:val="0084061A"/>
    <w:rsid w:val="00840DDA"/>
    <w:rsid w:val="00840FA2"/>
    <w:rsid w:val="0084172D"/>
    <w:rsid w:val="00841759"/>
    <w:rsid w:val="008418E2"/>
    <w:rsid w:val="00841926"/>
    <w:rsid w:val="00841CB4"/>
    <w:rsid w:val="00841F51"/>
    <w:rsid w:val="0084203A"/>
    <w:rsid w:val="008427DF"/>
    <w:rsid w:val="00843238"/>
    <w:rsid w:val="008438A7"/>
    <w:rsid w:val="00843E02"/>
    <w:rsid w:val="008441EE"/>
    <w:rsid w:val="00844328"/>
    <w:rsid w:val="00845035"/>
    <w:rsid w:val="00845666"/>
    <w:rsid w:val="00845B25"/>
    <w:rsid w:val="00845C59"/>
    <w:rsid w:val="00845F6F"/>
    <w:rsid w:val="00845F87"/>
    <w:rsid w:val="008465F4"/>
    <w:rsid w:val="00846ABC"/>
    <w:rsid w:val="00846B59"/>
    <w:rsid w:val="00846D6C"/>
    <w:rsid w:val="00846F4B"/>
    <w:rsid w:val="00847EFA"/>
    <w:rsid w:val="008508A0"/>
    <w:rsid w:val="00850D7B"/>
    <w:rsid w:val="0085114B"/>
    <w:rsid w:val="0085117F"/>
    <w:rsid w:val="00851378"/>
    <w:rsid w:val="00851F6B"/>
    <w:rsid w:val="00851FCB"/>
    <w:rsid w:val="00852B38"/>
    <w:rsid w:val="00852E2E"/>
    <w:rsid w:val="008530DD"/>
    <w:rsid w:val="00853AE5"/>
    <w:rsid w:val="00853B06"/>
    <w:rsid w:val="00853BC9"/>
    <w:rsid w:val="008541A3"/>
    <w:rsid w:val="00854477"/>
    <w:rsid w:val="00855213"/>
    <w:rsid w:val="008559BC"/>
    <w:rsid w:val="00855CD1"/>
    <w:rsid w:val="00855DD7"/>
    <w:rsid w:val="0085668E"/>
    <w:rsid w:val="0085673E"/>
    <w:rsid w:val="008574FC"/>
    <w:rsid w:val="008578F9"/>
    <w:rsid w:val="00857A8C"/>
    <w:rsid w:val="00857AC0"/>
    <w:rsid w:val="00857B4C"/>
    <w:rsid w:val="00857B4D"/>
    <w:rsid w:val="00857C25"/>
    <w:rsid w:val="00857DD8"/>
    <w:rsid w:val="00857F0E"/>
    <w:rsid w:val="00860733"/>
    <w:rsid w:val="00860DB0"/>
    <w:rsid w:val="00860E15"/>
    <w:rsid w:val="00861F4D"/>
    <w:rsid w:val="008627BB"/>
    <w:rsid w:val="0086331B"/>
    <w:rsid w:val="00863484"/>
    <w:rsid w:val="00863BC4"/>
    <w:rsid w:val="00863C48"/>
    <w:rsid w:val="0086404A"/>
    <w:rsid w:val="0086406E"/>
    <w:rsid w:val="00864D2A"/>
    <w:rsid w:val="00864F6C"/>
    <w:rsid w:val="008650D6"/>
    <w:rsid w:val="00865528"/>
    <w:rsid w:val="0086584D"/>
    <w:rsid w:val="00865F44"/>
    <w:rsid w:val="008660C0"/>
    <w:rsid w:val="008666C1"/>
    <w:rsid w:val="008666D8"/>
    <w:rsid w:val="0086699B"/>
    <w:rsid w:val="00866C28"/>
    <w:rsid w:val="0086706A"/>
    <w:rsid w:val="00867216"/>
    <w:rsid w:val="0086745D"/>
    <w:rsid w:val="00867AA8"/>
    <w:rsid w:val="00870125"/>
    <w:rsid w:val="008703CE"/>
    <w:rsid w:val="00870556"/>
    <w:rsid w:val="008709E0"/>
    <w:rsid w:val="00870B1C"/>
    <w:rsid w:val="00870C85"/>
    <w:rsid w:val="00871F9C"/>
    <w:rsid w:val="0087314A"/>
    <w:rsid w:val="00873954"/>
    <w:rsid w:val="00873CAC"/>
    <w:rsid w:val="00873D75"/>
    <w:rsid w:val="00873E21"/>
    <w:rsid w:val="00874AA8"/>
    <w:rsid w:val="00874AAE"/>
    <w:rsid w:val="00874FC4"/>
    <w:rsid w:val="00875512"/>
    <w:rsid w:val="0087568D"/>
    <w:rsid w:val="00875C02"/>
    <w:rsid w:val="00875C51"/>
    <w:rsid w:val="00875E4B"/>
    <w:rsid w:val="0087689E"/>
    <w:rsid w:val="008768CA"/>
    <w:rsid w:val="008768EF"/>
    <w:rsid w:val="00876947"/>
    <w:rsid w:val="00876DB8"/>
    <w:rsid w:val="00877115"/>
    <w:rsid w:val="0088065C"/>
    <w:rsid w:val="00880C98"/>
    <w:rsid w:val="00880F08"/>
    <w:rsid w:val="00880F31"/>
    <w:rsid w:val="0088160B"/>
    <w:rsid w:val="008824F5"/>
    <w:rsid w:val="00882D06"/>
    <w:rsid w:val="00882E5F"/>
    <w:rsid w:val="0088302C"/>
    <w:rsid w:val="008835CC"/>
    <w:rsid w:val="00883C20"/>
    <w:rsid w:val="00883C73"/>
    <w:rsid w:val="00883CBA"/>
    <w:rsid w:val="00884ACF"/>
    <w:rsid w:val="00884C8F"/>
    <w:rsid w:val="00884D20"/>
    <w:rsid w:val="00885256"/>
    <w:rsid w:val="008859AE"/>
    <w:rsid w:val="008860E7"/>
    <w:rsid w:val="00886644"/>
    <w:rsid w:val="00886F42"/>
    <w:rsid w:val="00887311"/>
    <w:rsid w:val="0089038D"/>
    <w:rsid w:val="0089092A"/>
    <w:rsid w:val="008922C4"/>
    <w:rsid w:val="00892774"/>
    <w:rsid w:val="0089289B"/>
    <w:rsid w:val="00892C7C"/>
    <w:rsid w:val="00892CED"/>
    <w:rsid w:val="008931E9"/>
    <w:rsid w:val="00893D48"/>
    <w:rsid w:val="00893FCF"/>
    <w:rsid w:val="008942B5"/>
    <w:rsid w:val="0089442A"/>
    <w:rsid w:val="0089495F"/>
    <w:rsid w:val="0089525F"/>
    <w:rsid w:val="00895D4F"/>
    <w:rsid w:val="00896483"/>
    <w:rsid w:val="00896F1A"/>
    <w:rsid w:val="008972D9"/>
    <w:rsid w:val="00897750"/>
    <w:rsid w:val="00897C3A"/>
    <w:rsid w:val="00897DA8"/>
    <w:rsid w:val="008A02B1"/>
    <w:rsid w:val="008A0D16"/>
    <w:rsid w:val="008A12CE"/>
    <w:rsid w:val="008A280B"/>
    <w:rsid w:val="008A2EA7"/>
    <w:rsid w:val="008A2F04"/>
    <w:rsid w:val="008A2F74"/>
    <w:rsid w:val="008A3051"/>
    <w:rsid w:val="008A31DD"/>
    <w:rsid w:val="008A41F4"/>
    <w:rsid w:val="008A42A4"/>
    <w:rsid w:val="008A4E09"/>
    <w:rsid w:val="008A51CF"/>
    <w:rsid w:val="008A5E60"/>
    <w:rsid w:val="008A6E73"/>
    <w:rsid w:val="008B15BF"/>
    <w:rsid w:val="008B1D9C"/>
    <w:rsid w:val="008B1FEC"/>
    <w:rsid w:val="008B2021"/>
    <w:rsid w:val="008B20EC"/>
    <w:rsid w:val="008B268A"/>
    <w:rsid w:val="008B3C0C"/>
    <w:rsid w:val="008B3EB3"/>
    <w:rsid w:val="008B4DE2"/>
    <w:rsid w:val="008B590C"/>
    <w:rsid w:val="008B5937"/>
    <w:rsid w:val="008B6950"/>
    <w:rsid w:val="008B6D55"/>
    <w:rsid w:val="008B6DD6"/>
    <w:rsid w:val="008B7047"/>
    <w:rsid w:val="008B71CC"/>
    <w:rsid w:val="008B7291"/>
    <w:rsid w:val="008B7817"/>
    <w:rsid w:val="008B796F"/>
    <w:rsid w:val="008B7BED"/>
    <w:rsid w:val="008C023F"/>
    <w:rsid w:val="008C0524"/>
    <w:rsid w:val="008C09DA"/>
    <w:rsid w:val="008C14B9"/>
    <w:rsid w:val="008C2045"/>
    <w:rsid w:val="008C22DC"/>
    <w:rsid w:val="008C236B"/>
    <w:rsid w:val="008C3236"/>
    <w:rsid w:val="008C3885"/>
    <w:rsid w:val="008C3BF8"/>
    <w:rsid w:val="008C3C12"/>
    <w:rsid w:val="008C3DDC"/>
    <w:rsid w:val="008C4000"/>
    <w:rsid w:val="008C4043"/>
    <w:rsid w:val="008C420A"/>
    <w:rsid w:val="008C487E"/>
    <w:rsid w:val="008C4A54"/>
    <w:rsid w:val="008C5203"/>
    <w:rsid w:val="008C5527"/>
    <w:rsid w:val="008C5951"/>
    <w:rsid w:val="008C5F22"/>
    <w:rsid w:val="008C62BA"/>
    <w:rsid w:val="008C73BA"/>
    <w:rsid w:val="008C7797"/>
    <w:rsid w:val="008C7CFC"/>
    <w:rsid w:val="008D00BE"/>
    <w:rsid w:val="008D015D"/>
    <w:rsid w:val="008D02E9"/>
    <w:rsid w:val="008D0B74"/>
    <w:rsid w:val="008D220A"/>
    <w:rsid w:val="008D239A"/>
    <w:rsid w:val="008D3B67"/>
    <w:rsid w:val="008D3DB2"/>
    <w:rsid w:val="008D418F"/>
    <w:rsid w:val="008D4458"/>
    <w:rsid w:val="008D46F3"/>
    <w:rsid w:val="008D5334"/>
    <w:rsid w:val="008D5829"/>
    <w:rsid w:val="008D5857"/>
    <w:rsid w:val="008D593C"/>
    <w:rsid w:val="008D5A37"/>
    <w:rsid w:val="008D5D42"/>
    <w:rsid w:val="008D5E62"/>
    <w:rsid w:val="008D633D"/>
    <w:rsid w:val="008D6935"/>
    <w:rsid w:val="008D6EAD"/>
    <w:rsid w:val="008D72E5"/>
    <w:rsid w:val="008D7AFA"/>
    <w:rsid w:val="008DCF97"/>
    <w:rsid w:val="008E0288"/>
    <w:rsid w:val="008E05DD"/>
    <w:rsid w:val="008E0BD2"/>
    <w:rsid w:val="008E0F78"/>
    <w:rsid w:val="008E2026"/>
    <w:rsid w:val="008E2AD6"/>
    <w:rsid w:val="008E2FB0"/>
    <w:rsid w:val="008E41BE"/>
    <w:rsid w:val="008E4832"/>
    <w:rsid w:val="008E5975"/>
    <w:rsid w:val="008E5D08"/>
    <w:rsid w:val="008E63E5"/>
    <w:rsid w:val="008E648F"/>
    <w:rsid w:val="008E66AA"/>
    <w:rsid w:val="008E6BD3"/>
    <w:rsid w:val="008E6E42"/>
    <w:rsid w:val="008E7166"/>
    <w:rsid w:val="008E781E"/>
    <w:rsid w:val="008E7CA4"/>
    <w:rsid w:val="008F078B"/>
    <w:rsid w:val="008F0841"/>
    <w:rsid w:val="008F0858"/>
    <w:rsid w:val="008F08E1"/>
    <w:rsid w:val="008F0BA4"/>
    <w:rsid w:val="008F0C66"/>
    <w:rsid w:val="008F0E60"/>
    <w:rsid w:val="008F12C3"/>
    <w:rsid w:val="008F1C99"/>
    <w:rsid w:val="008F2114"/>
    <w:rsid w:val="008F28E0"/>
    <w:rsid w:val="008F2BC9"/>
    <w:rsid w:val="008F3F96"/>
    <w:rsid w:val="008F43BD"/>
    <w:rsid w:val="008F44D2"/>
    <w:rsid w:val="008F45CA"/>
    <w:rsid w:val="008F45E0"/>
    <w:rsid w:val="008F4C74"/>
    <w:rsid w:val="008F5695"/>
    <w:rsid w:val="008F5850"/>
    <w:rsid w:val="008F595F"/>
    <w:rsid w:val="008F6098"/>
    <w:rsid w:val="008F6DED"/>
    <w:rsid w:val="008F73DC"/>
    <w:rsid w:val="008F7471"/>
    <w:rsid w:val="008F786E"/>
    <w:rsid w:val="0090016B"/>
    <w:rsid w:val="009003C4"/>
    <w:rsid w:val="00900708"/>
    <w:rsid w:val="009009B4"/>
    <w:rsid w:val="00901050"/>
    <w:rsid w:val="0090157A"/>
    <w:rsid w:val="00901FD8"/>
    <w:rsid w:val="009025E6"/>
    <w:rsid w:val="00902A65"/>
    <w:rsid w:val="009030F3"/>
    <w:rsid w:val="0090391B"/>
    <w:rsid w:val="00903CE1"/>
    <w:rsid w:val="00903E2B"/>
    <w:rsid w:val="009040E9"/>
    <w:rsid w:val="009055F2"/>
    <w:rsid w:val="009056EF"/>
    <w:rsid w:val="00905752"/>
    <w:rsid w:val="00905938"/>
    <w:rsid w:val="00905EA6"/>
    <w:rsid w:val="009061CF"/>
    <w:rsid w:val="0090622C"/>
    <w:rsid w:val="009062ED"/>
    <w:rsid w:val="009063AB"/>
    <w:rsid w:val="00906D42"/>
    <w:rsid w:val="00907832"/>
    <w:rsid w:val="00907981"/>
    <w:rsid w:val="00910390"/>
    <w:rsid w:val="009103D2"/>
    <w:rsid w:val="00910A48"/>
    <w:rsid w:val="009114F2"/>
    <w:rsid w:val="00911613"/>
    <w:rsid w:val="00911790"/>
    <w:rsid w:val="00911BEC"/>
    <w:rsid w:val="0091335F"/>
    <w:rsid w:val="00913765"/>
    <w:rsid w:val="009139C8"/>
    <w:rsid w:val="00915331"/>
    <w:rsid w:val="009169DA"/>
    <w:rsid w:val="00916D71"/>
    <w:rsid w:val="00916FA4"/>
    <w:rsid w:val="00917046"/>
    <w:rsid w:val="00917634"/>
    <w:rsid w:val="0092019D"/>
    <w:rsid w:val="009205B7"/>
    <w:rsid w:val="009206EF"/>
    <w:rsid w:val="00920A97"/>
    <w:rsid w:val="00920B7D"/>
    <w:rsid w:val="00921055"/>
    <w:rsid w:val="00921969"/>
    <w:rsid w:val="00922338"/>
    <w:rsid w:val="00922BC2"/>
    <w:rsid w:val="0092308D"/>
    <w:rsid w:val="00923309"/>
    <w:rsid w:val="009233E1"/>
    <w:rsid w:val="00923729"/>
    <w:rsid w:val="00923D24"/>
    <w:rsid w:val="00923F7D"/>
    <w:rsid w:val="0092435A"/>
    <w:rsid w:val="00924DAC"/>
    <w:rsid w:val="00924DB4"/>
    <w:rsid w:val="009260A4"/>
    <w:rsid w:val="0092638D"/>
    <w:rsid w:val="00926394"/>
    <w:rsid w:val="009268AF"/>
    <w:rsid w:val="009268F6"/>
    <w:rsid w:val="00927398"/>
    <w:rsid w:val="0092739A"/>
    <w:rsid w:val="00927C90"/>
    <w:rsid w:val="00927CA8"/>
    <w:rsid w:val="00927F7D"/>
    <w:rsid w:val="0093004D"/>
    <w:rsid w:val="00930359"/>
    <w:rsid w:val="009305BC"/>
    <w:rsid w:val="00930C81"/>
    <w:rsid w:val="00930E9E"/>
    <w:rsid w:val="009311FA"/>
    <w:rsid w:val="00931459"/>
    <w:rsid w:val="009316FC"/>
    <w:rsid w:val="00931862"/>
    <w:rsid w:val="00931E9B"/>
    <w:rsid w:val="00931EC3"/>
    <w:rsid w:val="00931EDD"/>
    <w:rsid w:val="00932484"/>
    <w:rsid w:val="00932503"/>
    <w:rsid w:val="009325C0"/>
    <w:rsid w:val="00932911"/>
    <w:rsid w:val="009331E3"/>
    <w:rsid w:val="009333F1"/>
    <w:rsid w:val="0093354F"/>
    <w:rsid w:val="0093485D"/>
    <w:rsid w:val="00934C56"/>
    <w:rsid w:val="00934D6E"/>
    <w:rsid w:val="0093530C"/>
    <w:rsid w:val="0093533D"/>
    <w:rsid w:val="00935485"/>
    <w:rsid w:val="009357A8"/>
    <w:rsid w:val="00935852"/>
    <w:rsid w:val="00935923"/>
    <w:rsid w:val="00935F87"/>
    <w:rsid w:val="00937386"/>
    <w:rsid w:val="00940215"/>
    <w:rsid w:val="009416B9"/>
    <w:rsid w:val="009423DE"/>
    <w:rsid w:val="00943433"/>
    <w:rsid w:val="00943D2F"/>
    <w:rsid w:val="00944006"/>
    <w:rsid w:val="0094475F"/>
    <w:rsid w:val="00944793"/>
    <w:rsid w:val="0094496D"/>
    <w:rsid w:val="00944E21"/>
    <w:rsid w:val="00945E18"/>
    <w:rsid w:val="00945E6A"/>
    <w:rsid w:val="0094667D"/>
    <w:rsid w:val="00946ACA"/>
    <w:rsid w:val="00947310"/>
    <w:rsid w:val="009477DF"/>
    <w:rsid w:val="00947903"/>
    <w:rsid w:val="009479F3"/>
    <w:rsid w:val="00947D40"/>
    <w:rsid w:val="0095162E"/>
    <w:rsid w:val="00951A18"/>
    <w:rsid w:val="00951FDE"/>
    <w:rsid w:val="009524A6"/>
    <w:rsid w:val="009526C1"/>
    <w:rsid w:val="00952828"/>
    <w:rsid w:val="0095336D"/>
    <w:rsid w:val="00954F40"/>
    <w:rsid w:val="00954FF9"/>
    <w:rsid w:val="00955453"/>
    <w:rsid w:val="009561F4"/>
    <w:rsid w:val="009565ED"/>
    <w:rsid w:val="0095670D"/>
    <w:rsid w:val="009567AB"/>
    <w:rsid w:val="00956893"/>
    <w:rsid w:val="009569E2"/>
    <w:rsid w:val="00956AE3"/>
    <w:rsid w:val="00956F39"/>
    <w:rsid w:val="0096031B"/>
    <w:rsid w:val="00960938"/>
    <w:rsid w:val="00960A39"/>
    <w:rsid w:val="00960E1E"/>
    <w:rsid w:val="00961561"/>
    <w:rsid w:val="0096171A"/>
    <w:rsid w:val="00961CEF"/>
    <w:rsid w:val="00962414"/>
    <w:rsid w:val="00962828"/>
    <w:rsid w:val="00963553"/>
    <w:rsid w:val="0096361F"/>
    <w:rsid w:val="00964236"/>
    <w:rsid w:val="009643BA"/>
    <w:rsid w:val="00964AB5"/>
    <w:rsid w:val="00964D27"/>
    <w:rsid w:val="00964F73"/>
    <w:rsid w:val="009652A2"/>
    <w:rsid w:val="0096560D"/>
    <w:rsid w:val="009657F0"/>
    <w:rsid w:val="00966265"/>
    <w:rsid w:val="009664A0"/>
    <w:rsid w:val="00966525"/>
    <w:rsid w:val="00966654"/>
    <w:rsid w:val="009671B0"/>
    <w:rsid w:val="00967237"/>
    <w:rsid w:val="00967AEF"/>
    <w:rsid w:val="009706B8"/>
    <w:rsid w:val="0097070E"/>
    <w:rsid w:val="00970779"/>
    <w:rsid w:val="0097091C"/>
    <w:rsid w:val="00970BE5"/>
    <w:rsid w:val="0097134B"/>
    <w:rsid w:val="00971AEF"/>
    <w:rsid w:val="00972333"/>
    <w:rsid w:val="00972B6C"/>
    <w:rsid w:val="00973805"/>
    <w:rsid w:val="00973A9C"/>
    <w:rsid w:val="00973CBD"/>
    <w:rsid w:val="00973F93"/>
    <w:rsid w:val="009743F7"/>
    <w:rsid w:val="009754C1"/>
    <w:rsid w:val="00975E2D"/>
    <w:rsid w:val="00975EE2"/>
    <w:rsid w:val="00975F47"/>
    <w:rsid w:val="0097602C"/>
    <w:rsid w:val="0097625A"/>
    <w:rsid w:val="00977337"/>
    <w:rsid w:val="00977565"/>
    <w:rsid w:val="00977C1E"/>
    <w:rsid w:val="00977DC6"/>
    <w:rsid w:val="009800CF"/>
    <w:rsid w:val="009801CD"/>
    <w:rsid w:val="00980514"/>
    <w:rsid w:val="009806A5"/>
    <w:rsid w:val="009806A9"/>
    <w:rsid w:val="00980DE4"/>
    <w:rsid w:val="009812FE"/>
    <w:rsid w:val="0098175D"/>
    <w:rsid w:val="009833E8"/>
    <w:rsid w:val="0098355D"/>
    <w:rsid w:val="009836E3"/>
    <w:rsid w:val="009839FE"/>
    <w:rsid w:val="00983A96"/>
    <w:rsid w:val="00984CB4"/>
    <w:rsid w:val="009856BD"/>
    <w:rsid w:val="0098589B"/>
    <w:rsid w:val="00985C98"/>
    <w:rsid w:val="0098637F"/>
    <w:rsid w:val="009865C6"/>
    <w:rsid w:val="0098693A"/>
    <w:rsid w:val="00987032"/>
    <w:rsid w:val="00987142"/>
    <w:rsid w:val="009876E9"/>
    <w:rsid w:val="00987E37"/>
    <w:rsid w:val="009904E2"/>
    <w:rsid w:val="009906BD"/>
    <w:rsid w:val="00990D6F"/>
    <w:rsid w:val="00990E39"/>
    <w:rsid w:val="00990FD0"/>
    <w:rsid w:val="00991239"/>
    <w:rsid w:val="00991C60"/>
    <w:rsid w:val="00991D4F"/>
    <w:rsid w:val="00992821"/>
    <w:rsid w:val="00992BE0"/>
    <w:rsid w:val="009930F6"/>
    <w:rsid w:val="009938D9"/>
    <w:rsid w:val="00993F62"/>
    <w:rsid w:val="00994022"/>
    <w:rsid w:val="0099432B"/>
    <w:rsid w:val="00994B69"/>
    <w:rsid w:val="00994BDC"/>
    <w:rsid w:val="00994CA7"/>
    <w:rsid w:val="009950AA"/>
    <w:rsid w:val="009953ED"/>
    <w:rsid w:val="009958C3"/>
    <w:rsid w:val="00995DC2"/>
    <w:rsid w:val="0099690A"/>
    <w:rsid w:val="00996D36"/>
    <w:rsid w:val="00997062"/>
    <w:rsid w:val="00997706"/>
    <w:rsid w:val="00997F4E"/>
    <w:rsid w:val="009A0B1F"/>
    <w:rsid w:val="009A1049"/>
    <w:rsid w:val="009A1098"/>
    <w:rsid w:val="009A132F"/>
    <w:rsid w:val="009A18C0"/>
    <w:rsid w:val="009A21AB"/>
    <w:rsid w:val="009A27BF"/>
    <w:rsid w:val="009A32F2"/>
    <w:rsid w:val="009A34D3"/>
    <w:rsid w:val="009A368C"/>
    <w:rsid w:val="009A43AA"/>
    <w:rsid w:val="009A4571"/>
    <w:rsid w:val="009A534D"/>
    <w:rsid w:val="009A53C1"/>
    <w:rsid w:val="009A579A"/>
    <w:rsid w:val="009A5A4A"/>
    <w:rsid w:val="009A5E63"/>
    <w:rsid w:val="009A6772"/>
    <w:rsid w:val="009A7805"/>
    <w:rsid w:val="009A7DF5"/>
    <w:rsid w:val="009B04F4"/>
    <w:rsid w:val="009B0728"/>
    <w:rsid w:val="009B12F1"/>
    <w:rsid w:val="009B1FE7"/>
    <w:rsid w:val="009B2362"/>
    <w:rsid w:val="009B285F"/>
    <w:rsid w:val="009B39FE"/>
    <w:rsid w:val="009B3F5E"/>
    <w:rsid w:val="009B47E4"/>
    <w:rsid w:val="009B4C91"/>
    <w:rsid w:val="009B4DA2"/>
    <w:rsid w:val="009B5A00"/>
    <w:rsid w:val="009B5A45"/>
    <w:rsid w:val="009B5B3F"/>
    <w:rsid w:val="009B5F31"/>
    <w:rsid w:val="009B6649"/>
    <w:rsid w:val="009B67ED"/>
    <w:rsid w:val="009B6FCB"/>
    <w:rsid w:val="009B73C5"/>
    <w:rsid w:val="009B784D"/>
    <w:rsid w:val="009B78AC"/>
    <w:rsid w:val="009C0CE9"/>
    <w:rsid w:val="009C1245"/>
    <w:rsid w:val="009C1614"/>
    <w:rsid w:val="009C1937"/>
    <w:rsid w:val="009C1BBA"/>
    <w:rsid w:val="009C2077"/>
    <w:rsid w:val="009C2ACD"/>
    <w:rsid w:val="009C32C2"/>
    <w:rsid w:val="009C3338"/>
    <w:rsid w:val="009C3526"/>
    <w:rsid w:val="009C3EF9"/>
    <w:rsid w:val="009C431D"/>
    <w:rsid w:val="009C4DB3"/>
    <w:rsid w:val="009C4EE4"/>
    <w:rsid w:val="009C508B"/>
    <w:rsid w:val="009C50C8"/>
    <w:rsid w:val="009C5118"/>
    <w:rsid w:val="009C5C92"/>
    <w:rsid w:val="009C5F34"/>
    <w:rsid w:val="009C635B"/>
    <w:rsid w:val="009C68F7"/>
    <w:rsid w:val="009C69DA"/>
    <w:rsid w:val="009C6A83"/>
    <w:rsid w:val="009C6BB4"/>
    <w:rsid w:val="009C70F2"/>
    <w:rsid w:val="009C76F7"/>
    <w:rsid w:val="009C7C36"/>
    <w:rsid w:val="009C7FDB"/>
    <w:rsid w:val="009D0378"/>
    <w:rsid w:val="009D0AD8"/>
    <w:rsid w:val="009D0BEE"/>
    <w:rsid w:val="009D12B0"/>
    <w:rsid w:val="009D188A"/>
    <w:rsid w:val="009D2477"/>
    <w:rsid w:val="009D39F9"/>
    <w:rsid w:val="009D3D2F"/>
    <w:rsid w:val="009D4348"/>
    <w:rsid w:val="009D4909"/>
    <w:rsid w:val="009D59CE"/>
    <w:rsid w:val="009D6088"/>
    <w:rsid w:val="009D6274"/>
    <w:rsid w:val="009D6B15"/>
    <w:rsid w:val="009D6D08"/>
    <w:rsid w:val="009D7287"/>
    <w:rsid w:val="009D75C7"/>
    <w:rsid w:val="009D78F4"/>
    <w:rsid w:val="009D7D12"/>
    <w:rsid w:val="009E0270"/>
    <w:rsid w:val="009E0356"/>
    <w:rsid w:val="009E0A36"/>
    <w:rsid w:val="009E1D1C"/>
    <w:rsid w:val="009E1E51"/>
    <w:rsid w:val="009E28D1"/>
    <w:rsid w:val="009E295B"/>
    <w:rsid w:val="009E2966"/>
    <w:rsid w:val="009E2C08"/>
    <w:rsid w:val="009E2D38"/>
    <w:rsid w:val="009E3569"/>
    <w:rsid w:val="009E3B19"/>
    <w:rsid w:val="009E546D"/>
    <w:rsid w:val="009E5A17"/>
    <w:rsid w:val="009E5B5C"/>
    <w:rsid w:val="009E606F"/>
    <w:rsid w:val="009E6B62"/>
    <w:rsid w:val="009E73F8"/>
    <w:rsid w:val="009E743D"/>
    <w:rsid w:val="009E75CF"/>
    <w:rsid w:val="009E7AD9"/>
    <w:rsid w:val="009E7B8B"/>
    <w:rsid w:val="009F005F"/>
    <w:rsid w:val="009F030D"/>
    <w:rsid w:val="009F043D"/>
    <w:rsid w:val="009F049D"/>
    <w:rsid w:val="009F09D3"/>
    <w:rsid w:val="009F0E43"/>
    <w:rsid w:val="009F1593"/>
    <w:rsid w:val="009F2F00"/>
    <w:rsid w:val="009F34E9"/>
    <w:rsid w:val="009F3C1E"/>
    <w:rsid w:val="009F475A"/>
    <w:rsid w:val="009F4CD7"/>
    <w:rsid w:val="009F5213"/>
    <w:rsid w:val="009F5469"/>
    <w:rsid w:val="009F6139"/>
    <w:rsid w:val="009F620F"/>
    <w:rsid w:val="009F6451"/>
    <w:rsid w:val="009F6D1F"/>
    <w:rsid w:val="009F75AB"/>
    <w:rsid w:val="009F7F14"/>
    <w:rsid w:val="009F7FA1"/>
    <w:rsid w:val="00A00129"/>
    <w:rsid w:val="00A002AD"/>
    <w:rsid w:val="00A002C7"/>
    <w:rsid w:val="00A00D1A"/>
    <w:rsid w:val="00A014D6"/>
    <w:rsid w:val="00A018F0"/>
    <w:rsid w:val="00A01AB6"/>
    <w:rsid w:val="00A01BDC"/>
    <w:rsid w:val="00A02767"/>
    <w:rsid w:val="00A02DE1"/>
    <w:rsid w:val="00A02FF9"/>
    <w:rsid w:val="00A03051"/>
    <w:rsid w:val="00A030E2"/>
    <w:rsid w:val="00A037CE"/>
    <w:rsid w:val="00A0382C"/>
    <w:rsid w:val="00A03BC8"/>
    <w:rsid w:val="00A03E41"/>
    <w:rsid w:val="00A03FB8"/>
    <w:rsid w:val="00A04818"/>
    <w:rsid w:val="00A0566B"/>
    <w:rsid w:val="00A05853"/>
    <w:rsid w:val="00A05B60"/>
    <w:rsid w:val="00A05EA5"/>
    <w:rsid w:val="00A0603A"/>
    <w:rsid w:val="00A06788"/>
    <w:rsid w:val="00A06931"/>
    <w:rsid w:val="00A07DBB"/>
    <w:rsid w:val="00A07F58"/>
    <w:rsid w:val="00A10223"/>
    <w:rsid w:val="00A109C4"/>
    <w:rsid w:val="00A10BCB"/>
    <w:rsid w:val="00A10BD4"/>
    <w:rsid w:val="00A10D81"/>
    <w:rsid w:val="00A112C3"/>
    <w:rsid w:val="00A113A0"/>
    <w:rsid w:val="00A11ABA"/>
    <w:rsid w:val="00A11DBB"/>
    <w:rsid w:val="00A126E6"/>
    <w:rsid w:val="00A132FC"/>
    <w:rsid w:val="00A1368F"/>
    <w:rsid w:val="00A13CC9"/>
    <w:rsid w:val="00A13D63"/>
    <w:rsid w:val="00A13F67"/>
    <w:rsid w:val="00A1402F"/>
    <w:rsid w:val="00A14229"/>
    <w:rsid w:val="00A1457F"/>
    <w:rsid w:val="00A1471C"/>
    <w:rsid w:val="00A14E63"/>
    <w:rsid w:val="00A14F74"/>
    <w:rsid w:val="00A15467"/>
    <w:rsid w:val="00A1557D"/>
    <w:rsid w:val="00A160B0"/>
    <w:rsid w:val="00A16C6E"/>
    <w:rsid w:val="00A16C76"/>
    <w:rsid w:val="00A201ED"/>
    <w:rsid w:val="00A205AB"/>
    <w:rsid w:val="00A208D2"/>
    <w:rsid w:val="00A210EA"/>
    <w:rsid w:val="00A2160C"/>
    <w:rsid w:val="00A219E6"/>
    <w:rsid w:val="00A22173"/>
    <w:rsid w:val="00A2338C"/>
    <w:rsid w:val="00A2356B"/>
    <w:rsid w:val="00A2386E"/>
    <w:rsid w:val="00A239DC"/>
    <w:rsid w:val="00A23E2C"/>
    <w:rsid w:val="00A244E0"/>
    <w:rsid w:val="00A24CC4"/>
    <w:rsid w:val="00A24D9B"/>
    <w:rsid w:val="00A24DAC"/>
    <w:rsid w:val="00A24EDB"/>
    <w:rsid w:val="00A24F2E"/>
    <w:rsid w:val="00A25209"/>
    <w:rsid w:val="00A2539A"/>
    <w:rsid w:val="00A254D7"/>
    <w:rsid w:val="00A25845"/>
    <w:rsid w:val="00A259AA"/>
    <w:rsid w:val="00A2628E"/>
    <w:rsid w:val="00A26892"/>
    <w:rsid w:val="00A27041"/>
    <w:rsid w:val="00A271D6"/>
    <w:rsid w:val="00A27CA3"/>
    <w:rsid w:val="00A27E52"/>
    <w:rsid w:val="00A27E5F"/>
    <w:rsid w:val="00A30AEC"/>
    <w:rsid w:val="00A31587"/>
    <w:rsid w:val="00A31E76"/>
    <w:rsid w:val="00A3286A"/>
    <w:rsid w:val="00A32995"/>
    <w:rsid w:val="00A337B1"/>
    <w:rsid w:val="00A34310"/>
    <w:rsid w:val="00A344FE"/>
    <w:rsid w:val="00A3491D"/>
    <w:rsid w:val="00A352EF"/>
    <w:rsid w:val="00A35767"/>
    <w:rsid w:val="00A35803"/>
    <w:rsid w:val="00A35F88"/>
    <w:rsid w:val="00A36063"/>
    <w:rsid w:val="00A3690D"/>
    <w:rsid w:val="00A37064"/>
    <w:rsid w:val="00A37AD0"/>
    <w:rsid w:val="00A37C9F"/>
    <w:rsid w:val="00A37DD8"/>
    <w:rsid w:val="00A37F62"/>
    <w:rsid w:val="00A412A4"/>
    <w:rsid w:val="00A42766"/>
    <w:rsid w:val="00A4297A"/>
    <w:rsid w:val="00A42994"/>
    <w:rsid w:val="00A42F35"/>
    <w:rsid w:val="00A43034"/>
    <w:rsid w:val="00A433D8"/>
    <w:rsid w:val="00A43F22"/>
    <w:rsid w:val="00A4401F"/>
    <w:rsid w:val="00A44661"/>
    <w:rsid w:val="00A446FD"/>
    <w:rsid w:val="00A44A73"/>
    <w:rsid w:val="00A44A8C"/>
    <w:rsid w:val="00A44D97"/>
    <w:rsid w:val="00A456AF"/>
    <w:rsid w:val="00A4578C"/>
    <w:rsid w:val="00A45FA0"/>
    <w:rsid w:val="00A474B6"/>
    <w:rsid w:val="00A477E0"/>
    <w:rsid w:val="00A478E2"/>
    <w:rsid w:val="00A479C6"/>
    <w:rsid w:val="00A47A14"/>
    <w:rsid w:val="00A47AD4"/>
    <w:rsid w:val="00A47E86"/>
    <w:rsid w:val="00A503B5"/>
    <w:rsid w:val="00A50433"/>
    <w:rsid w:val="00A509D2"/>
    <w:rsid w:val="00A51098"/>
    <w:rsid w:val="00A52196"/>
    <w:rsid w:val="00A52399"/>
    <w:rsid w:val="00A5261C"/>
    <w:rsid w:val="00A5270B"/>
    <w:rsid w:val="00A529A4"/>
    <w:rsid w:val="00A52ED2"/>
    <w:rsid w:val="00A53082"/>
    <w:rsid w:val="00A535A7"/>
    <w:rsid w:val="00A537A5"/>
    <w:rsid w:val="00A53AE7"/>
    <w:rsid w:val="00A548C1"/>
    <w:rsid w:val="00A54CEB"/>
    <w:rsid w:val="00A55920"/>
    <w:rsid w:val="00A568AA"/>
    <w:rsid w:val="00A57360"/>
    <w:rsid w:val="00A577A0"/>
    <w:rsid w:val="00A57BA6"/>
    <w:rsid w:val="00A57DFF"/>
    <w:rsid w:val="00A6020C"/>
    <w:rsid w:val="00A60C6C"/>
    <w:rsid w:val="00A60CED"/>
    <w:rsid w:val="00A61159"/>
    <w:rsid w:val="00A614A8"/>
    <w:rsid w:val="00A61AC9"/>
    <w:rsid w:val="00A620B8"/>
    <w:rsid w:val="00A621B0"/>
    <w:rsid w:val="00A622F2"/>
    <w:rsid w:val="00A6239F"/>
    <w:rsid w:val="00A6292D"/>
    <w:rsid w:val="00A62C3E"/>
    <w:rsid w:val="00A62CD8"/>
    <w:rsid w:val="00A635F5"/>
    <w:rsid w:val="00A6373D"/>
    <w:rsid w:val="00A63A80"/>
    <w:rsid w:val="00A645AE"/>
    <w:rsid w:val="00A64FC9"/>
    <w:rsid w:val="00A65139"/>
    <w:rsid w:val="00A657D1"/>
    <w:rsid w:val="00A66530"/>
    <w:rsid w:val="00A667B2"/>
    <w:rsid w:val="00A66D33"/>
    <w:rsid w:val="00A66FB0"/>
    <w:rsid w:val="00A67324"/>
    <w:rsid w:val="00A673EA"/>
    <w:rsid w:val="00A67659"/>
    <w:rsid w:val="00A67F33"/>
    <w:rsid w:val="00A708D1"/>
    <w:rsid w:val="00A709F8"/>
    <w:rsid w:val="00A70A46"/>
    <w:rsid w:val="00A70C95"/>
    <w:rsid w:val="00A70D63"/>
    <w:rsid w:val="00A7129C"/>
    <w:rsid w:val="00A71459"/>
    <w:rsid w:val="00A715C8"/>
    <w:rsid w:val="00A71D36"/>
    <w:rsid w:val="00A72DA9"/>
    <w:rsid w:val="00A730E5"/>
    <w:rsid w:val="00A73539"/>
    <w:rsid w:val="00A739F7"/>
    <w:rsid w:val="00A73FF2"/>
    <w:rsid w:val="00A742BD"/>
    <w:rsid w:val="00A74B62"/>
    <w:rsid w:val="00A74DAD"/>
    <w:rsid w:val="00A74EB9"/>
    <w:rsid w:val="00A76524"/>
    <w:rsid w:val="00A767CB"/>
    <w:rsid w:val="00A774B0"/>
    <w:rsid w:val="00A77DA2"/>
    <w:rsid w:val="00A8073C"/>
    <w:rsid w:val="00A80A05"/>
    <w:rsid w:val="00A815AE"/>
    <w:rsid w:val="00A81BDA"/>
    <w:rsid w:val="00A8206D"/>
    <w:rsid w:val="00A8245F"/>
    <w:rsid w:val="00A825D1"/>
    <w:rsid w:val="00A8309A"/>
    <w:rsid w:val="00A8347D"/>
    <w:rsid w:val="00A83C2D"/>
    <w:rsid w:val="00A83CEE"/>
    <w:rsid w:val="00A8402B"/>
    <w:rsid w:val="00A84846"/>
    <w:rsid w:val="00A84AF7"/>
    <w:rsid w:val="00A8604D"/>
    <w:rsid w:val="00A86182"/>
    <w:rsid w:val="00A86D4A"/>
    <w:rsid w:val="00A872EC"/>
    <w:rsid w:val="00A8788F"/>
    <w:rsid w:val="00A9027C"/>
    <w:rsid w:val="00A907C3"/>
    <w:rsid w:val="00A908F4"/>
    <w:rsid w:val="00A90E2D"/>
    <w:rsid w:val="00A90FD2"/>
    <w:rsid w:val="00A914D4"/>
    <w:rsid w:val="00A91711"/>
    <w:rsid w:val="00A9183F"/>
    <w:rsid w:val="00A91852"/>
    <w:rsid w:val="00A91AF5"/>
    <w:rsid w:val="00A91F49"/>
    <w:rsid w:val="00A92092"/>
    <w:rsid w:val="00A921A1"/>
    <w:rsid w:val="00A922EF"/>
    <w:rsid w:val="00A92B45"/>
    <w:rsid w:val="00A92BC7"/>
    <w:rsid w:val="00A92C89"/>
    <w:rsid w:val="00A931B6"/>
    <w:rsid w:val="00A932D3"/>
    <w:rsid w:val="00A93D7B"/>
    <w:rsid w:val="00A93DDC"/>
    <w:rsid w:val="00A94246"/>
    <w:rsid w:val="00A94607"/>
    <w:rsid w:val="00A94925"/>
    <w:rsid w:val="00A954B9"/>
    <w:rsid w:val="00A95510"/>
    <w:rsid w:val="00A955AB"/>
    <w:rsid w:val="00A95F1F"/>
    <w:rsid w:val="00A96999"/>
    <w:rsid w:val="00A969D5"/>
    <w:rsid w:val="00A96A0F"/>
    <w:rsid w:val="00A97A01"/>
    <w:rsid w:val="00A97D62"/>
    <w:rsid w:val="00A97DE5"/>
    <w:rsid w:val="00AA0543"/>
    <w:rsid w:val="00AA0633"/>
    <w:rsid w:val="00AA0EAC"/>
    <w:rsid w:val="00AA11AD"/>
    <w:rsid w:val="00AA1374"/>
    <w:rsid w:val="00AA1487"/>
    <w:rsid w:val="00AA185F"/>
    <w:rsid w:val="00AA188F"/>
    <w:rsid w:val="00AA1CBD"/>
    <w:rsid w:val="00AA234F"/>
    <w:rsid w:val="00AA244B"/>
    <w:rsid w:val="00AA2C84"/>
    <w:rsid w:val="00AA3295"/>
    <w:rsid w:val="00AA3CE0"/>
    <w:rsid w:val="00AA3D5B"/>
    <w:rsid w:val="00AA4051"/>
    <w:rsid w:val="00AA438A"/>
    <w:rsid w:val="00AA4412"/>
    <w:rsid w:val="00AA49E7"/>
    <w:rsid w:val="00AA544C"/>
    <w:rsid w:val="00AA59D4"/>
    <w:rsid w:val="00AA5C7B"/>
    <w:rsid w:val="00AA5ECC"/>
    <w:rsid w:val="00AA6312"/>
    <w:rsid w:val="00AA66F5"/>
    <w:rsid w:val="00AA6B84"/>
    <w:rsid w:val="00AA6C4A"/>
    <w:rsid w:val="00AA6D85"/>
    <w:rsid w:val="00AA73E4"/>
    <w:rsid w:val="00AA7824"/>
    <w:rsid w:val="00AB0B25"/>
    <w:rsid w:val="00AB130E"/>
    <w:rsid w:val="00AB13F3"/>
    <w:rsid w:val="00AB1468"/>
    <w:rsid w:val="00AB14AD"/>
    <w:rsid w:val="00AB1506"/>
    <w:rsid w:val="00AB15F9"/>
    <w:rsid w:val="00AB18E3"/>
    <w:rsid w:val="00AB194F"/>
    <w:rsid w:val="00AB1D08"/>
    <w:rsid w:val="00AB1D40"/>
    <w:rsid w:val="00AB1E94"/>
    <w:rsid w:val="00AB2AA0"/>
    <w:rsid w:val="00AB2F7F"/>
    <w:rsid w:val="00AB3939"/>
    <w:rsid w:val="00AB3D53"/>
    <w:rsid w:val="00AB40B3"/>
    <w:rsid w:val="00AB4137"/>
    <w:rsid w:val="00AB541D"/>
    <w:rsid w:val="00AB5B7A"/>
    <w:rsid w:val="00AB5D72"/>
    <w:rsid w:val="00AB64CA"/>
    <w:rsid w:val="00AB6B7C"/>
    <w:rsid w:val="00AB6F25"/>
    <w:rsid w:val="00AB7688"/>
    <w:rsid w:val="00AB7754"/>
    <w:rsid w:val="00AB7810"/>
    <w:rsid w:val="00AB7868"/>
    <w:rsid w:val="00AB790A"/>
    <w:rsid w:val="00AB7F61"/>
    <w:rsid w:val="00ABFF02"/>
    <w:rsid w:val="00AC016D"/>
    <w:rsid w:val="00AC0657"/>
    <w:rsid w:val="00AC0AC5"/>
    <w:rsid w:val="00AC0FE0"/>
    <w:rsid w:val="00AC12AE"/>
    <w:rsid w:val="00AC1872"/>
    <w:rsid w:val="00AC1DD0"/>
    <w:rsid w:val="00AC2F55"/>
    <w:rsid w:val="00AC348B"/>
    <w:rsid w:val="00AC36A2"/>
    <w:rsid w:val="00AC3F07"/>
    <w:rsid w:val="00AC5279"/>
    <w:rsid w:val="00AC57FD"/>
    <w:rsid w:val="00AC5ADE"/>
    <w:rsid w:val="00AC5C89"/>
    <w:rsid w:val="00AC5DEC"/>
    <w:rsid w:val="00AC62BE"/>
    <w:rsid w:val="00AC73F5"/>
    <w:rsid w:val="00AC76A0"/>
    <w:rsid w:val="00AC7EA1"/>
    <w:rsid w:val="00AD0022"/>
    <w:rsid w:val="00AD0195"/>
    <w:rsid w:val="00AD0720"/>
    <w:rsid w:val="00AD0C18"/>
    <w:rsid w:val="00AD0C1E"/>
    <w:rsid w:val="00AD1012"/>
    <w:rsid w:val="00AD113B"/>
    <w:rsid w:val="00AD164A"/>
    <w:rsid w:val="00AD1B03"/>
    <w:rsid w:val="00AD2550"/>
    <w:rsid w:val="00AD2678"/>
    <w:rsid w:val="00AD2B65"/>
    <w:rsid w:val="00AD306E"/>
    <w:rsid w:val="00AD3A80"/>
    <w:rsid w:val="00AD4A65"/>
    <w:rsid w:val="00AD5211"/>
    <w:rsid w:val="00AD5E17"/>
    <w:rsid w:val="00AD605B"/>
    <w:rsid w:val="00AD606D"/>
    <w:rsid w:val="00AD6DB1"/>
    <w:rsid w:val="00AD7217"/>
    <w:rsid w:val="00AD75BD"/>
    <w:rsid w:val="00AE0076"/>
    <w:rsid w:val="00AE05DA"/>
    <w:rsid w:val="00AE0704"/>
    <w:rsid w:val="00AE0CEA"/>
    <w:rsid w:val="00AE11F6"/>
    <w:rsid w:val="00AE1639"/>
    <w:rsid w:val="00AE18D5"/>
    <w:rsid w:val="00AE1B92"/>
    <w:rsid w:val="00AE1C84"/>
    <w:rsid w:val="00AE28A9"/>
    <w:rsid w:val="00AE2ECA"/>
    <w:rsid w:val="00AE365D"/>
    <w:rsid w:val="00AE3A84"/>
    <w:rsid w:val="00AE43FC"/>
    <w:rsid w:val="00AE51CB"/>
    <w:rsid w:val="00AE52A5"/>
    <w:rsid w:val="00AE550C"/>
    <w:rsid w:val="00AE594C"/>
    <w:rsid w:val="00AE5B4A"/>
    <w:rsid w:val="00AE6612"/>
    <w:rsid w:val="00AE70C2"/>
    <w:rsid w:val="00AE7935"/>
    <w:rsid w:val="00AF00D5"/>
    <w:rsid w:val="00AF0FCE"/>
    <w:rsid w:val="00AF19D6"/>
    <w:rsid w:val="00AF1A6C"/>
    <w:rsid w:val="00AF1D30"/>
    <w:rsid w:val="00AF208A"/>
    <w:rsid w:val="00AF240B"/>
    <w:rsid w:val="00AF29DF"/>
    <w:rsid w:val="00AF2B61"/>
    <w:rsid w:val="00AF2D25"/>
    <w:rsid w:val="00AF30D5"/>
    <w:rsid w:val="00AF31AA"/>
    <w:rsid w:val="00AF32EC"/>
    <w:rsid w:val="00AF3C44"/>
    <w:rsid w:val="00AF4703"/>
    <w:rsid w:val="00AF4E9F"/>
    <w:rsid w:val="00AF5F5F"/>
    <w:rsid w:val="00AF60AB"/>
    <w:rsid w:val="00AF6126"/>
    <w:rsid w:val="00AF6478"/>
    <w:rsid w:val="00AF6586"/>
    <w:rsid w:val="00AF658E"/>
    <w:rsid w:val="00AF65FB"/>
    <w:rsid w:val="00AF684D"/>
    <w:rsid w:val="00AF6ED1"/>
    <w:rsid w:val="00AF6F4D"/>
    <w:rsid w:val="00AF76D1"/>
    <w:rsid w:val="00AF7737"/>
    <w:rsid w:val="00AF78F9"/>
    <w:rsid w:val="00AF7942"/>
    <w:rsid w:val="00AF7960"/>
    <w:rsid w:val="00AF7BC8"/>
    <w:rsid w:val="00AF7D76"/>
    <w:rsid w:val="00AF7F7F"/>
    <w:rsid w:val="00B014E0"/>
    <w:rsid w:val="00B017F9"/>
    <w:rsid w:val="00B0194F"/>
    <w:rsid w:val="00B01C06"/>
    <w:rsid w:val="00B0279D"/>
    <w:rsid w:val="00B02F99"/>
    <w:rsid w:val="00B02FE6"/>
    <w:rsid w:val="00B030B8"/>
    <w:rsid w:val="00B03363"/>
    <w:rsid w:val="00B03BE7"/>
    <w:rsid w:val="00B04591"/>
    <w:rsid w:val="00B048F2"/>
    <w:rsid w:val="00B0501A"/>
    <w:rsid w:val="00B05280"/>
    <w:rsid w:val="00B05554"/>
    <w:rsid w:val="00B059B1"/>
    <w:rsid w:val="00B06A32"/>
    <w:rsid w:val="00B071AC"/>
    <w:rsid w:val="00B07F39"/>
    <w:rsid w:val="00B1029B"/>
    <w:rsid w:val="00B1118F"/>
    <w:rsid w:val="00B11296"/>
    <w:rsid w:val="00B11991"/>
    <w:rsid w:val="00B11C8E"/>
    <w:rsid w:val="00B11CBD"/>
    <w:rsid w:val="00B12031"/>
    <w:rsid w:val="00B125CF"/>
    <w:rsid w:val="00B127FC"/>
    <w:rsid w:val="00B12F7F"/>
    <w:rsid w:val="00B13363"/>
    <w:rsid w:val="00B13950"/>
    <w:rsid w:val="00B13A6C"/>
    <w:rsid w:val="00B145B2"/>
    <w:rsid w:val="00B14726"/>
    <w:rsid w:val="00B1474A"/>
    <w:rsid w:val="00B14A19"/>
    <w:rsid w:val="00B14E23"/>
    <w:rsid w:val="00B15927"/>
    <w:rsid w:val="00B15F31"/>
    <w:rsid w:val="00B164F0"/>
    <w:rsid w:val="00B1654C"/>
    <w:rsid w:val="00B16E93"/>
    <w:rsid w:val="00B203C0"/>
    <w:rsid w:val="00B204AE"/>
    <w:rsid w:val="00B209AD"/>
    <w:rsid w:val="00B21199"/>
    <w:rsid w:val="00B213BD"/>
    <w:rsid w:val="00B21584"/>
    <w:rsid w:val="00B215D4"/>
    <w:rsid w:val="00B22027"/>
    <w:rsid w:val="00B2236B"/>
    <w:rsid w:val="00B22913"/>
    <w:rsid w:val="00B24B1A"/>
    <w:rsid w:val="00B24E13"/>
    <w:rsid w:val="00B25805"/>
    <w:rsid w:val="00B25EFC"/>
    <w:rsid w:val="00B26314"/>
    <w:rsid w:val="00B26640"/>
    <w:rsid w:val="00B26664"/>
    <w:rsid w:val="00B26DC9"/>
    <w:rsid w:val="00B26DD2"/>
    <w:rsid w:val="00B26FB0"/>
    <w:rsid w:val="00B27219"/>
    <w:rsid w:val="00B300B5"/>
    <w:rsid w:val="00B30DE2"/>
    <w:rsid w:val="00B314BF"/>
    <w:rsid w:val="00B3190B"/>
    <w:rsid w:val="00B31D36"/>
    <w:rsid w:val="00B3210F"/>
    <w:rsid w:val="00B323B4"/>
    <w:rsid w:val="00B32642"/>
    <w:rsid w:val="00B32DB8"/>
    <w:rsid w:val="00B33411"/>
    <w:rsid w:val="00B336FB"/>
    <w:rsid w:val="00B35065"/>
    <w:rsid w:val="00B35CD1"/>
    <w:rsid w:val="00B36077"/>
    <w:rsid w:val="00B360FB"/>
    <w:rsid w:val="00B3693C"/>
    <w:rsid w:val="00B36BCD"/>
    <w:rsid w:val="00B372E2"/>
    <w:rsid w:val="00B37344"/>
    <w:rsid w:val="00B37BBA"/>
    <w:rsid w:val="00B37F23"/>
    <w:rsid w:val="00B40ABE"/>
    <w:rsid w:val="00B40D7E"/>
    <w:rsid w:val="00B41298"/>
    <w:rsid w:val="00B414B6"/>
    <w:rsid w:val="00B414C0"/>
    <w:rsid w:val="00B415F6"/>
    <w:rsid w:val="00B4207E"/>
    <w:rsid w:val="00B42100"/>
    <w:rsid w:val="00B429C7"/>
    <w:rsid w:val="00B42E93"/>
    <w:rsid w:val="00B4411B"/>
    <w:rsid w:val="00B441EA"/>
    <w:rsid w:val="00B4478C"/>
    <w:rsid w:val="00B45027"/>
    <w:rsid w:val="00B45DBD"/>
    <w:rsid w:val="00B460F3"/>
    <w:rsid w:val="00B509FE"/>
    <w:rsid w:val="00B50BE5"/>
    <w:rsid w:val="00B5152D"/>
    <w:rsid w:val="00B517FC"/>
    <w:rsid w:val="00B52240"/>
    <w:rsid w:val="00B52256"/>
    <w:rsid w:val="00B52279"/>
    <w:rsid w:val="00B52EE6"/>
    <w:rsid w:val="00B539EE"/>
    <w:rsid w:val="00B53C1D"/>
    <w:rsid w:val="00B53FCF"/>
    <w:rsid w:val="00B5416A"/>
    <w:rsid w:val="00B5420F"/>
    <w:rsid w:val="00B54426"/>
    <w:rsid w:val="00B54555"/>
    <w:rsid w:val="00B54D5E"/>
    <w:rsid w:val="00B56531"/>
    <w:rsid w:val="00B56835"/>
    <w:rsid w:val="00B56AD2"/>
    <w:rsid w:val="00B57EF3"/>
    <w:rsid w:val="00B60374"/>
    <w:rsid w:val="00B60BDC"/>
    <w:rsid w:val="00B61425"/>
    <w:rsid w:val="00B61666"/>
    <w:rsid w:val="00B616A9"/>
    <w:rsid w:val="00B61892"/>
    <w:rsid w:val="00B618FB"/>
    <w:rsid w:val="00B61E57"/>
    <w:rsid w:val="00B625DF"/>
    <w:rsid w:val="00B62800"/>
    <w:rsid w:val="00B62861"/>
    <w:rsid w:val="00B630FF"/>
    <w:rsid w:val="00B63229"/>
    <w:rsid w:val="00B63714"/>
    <w:rsid w:val="00B6394B"/>
    <w:rsid w:val="00B6424B"/>
    <w:rsid w:val="00B64561"/>
    <w:rsid w:val="00B645B9"/>
    <w:rsid w:val="00B646FB"/>
    <w:rsid w:val="00B6479F"/>
    <w:rsid w:val="00B65B80"/>
    <w:rsid w:val="00B65D1E"/>
    <w:rsid w:val="00B65E06"/>
    <w:rsid w:val="00B6654B"/>
    <w:rsid w:val="00B66629"/>
    <w:rsid w:val="00B667EE"/>
    <w:rsid w:val="00B6745E"/>
    <w:rsid w:val="00B674BD"/>
    <w:rsid w:val="00B67B95"/>
    <w:rsid w:val="00B70216"/>
    <w:rsid w:val="00B70315"/>
    <w:rsid w:val="00B704A2"/>
    <w:rsid w:val="00B704D8"/>
    <w:rsid w:val="00B717F2"/>
    <w:rsid w:val="00B7209C"/>
    <w:rsid w:val="00B7257A"/>
    <w:rsid w:val="00B72FF2"/>
    <w:rsid w:val="00B73107"/>
    <w:rsid w:val="00B733F2"/>
    <w:rsid w:val="00B73526"/>
    <w:rsid w:val="00B73ED8"/>
    <w:rsid w:val="00B7444E"/>
    <w:rsid w:val="00B74586"/>
    <w:rsid w:val="00B7462A"/>
    <w:rsid w:val="00B74CA5"/>
    <w:rsid w:val="00B74F02"/>
    <w:rsid w:val="00B74F3A"/>
    <w:rsid w:val="00B75219"/>
    <w:rsid w:val="00B75763"/>
    <w:rsid w:val="00B75867"/>
    <w:rsid w:val="00B759A0"/>
    <w:rsid w:val="00B76B72"/>
    <w:rsid w:val="00B802CE"/>
    <w:rsid w:val="00B8064F"/>
    <w:rsid w:val="00B80988"/>
    <w:rsid w:val="00B80CFB"/>
    <w:rsid w:val="00B80E0D"/>
    <w:rsid w:val="00B810B5"/>
    <w:rsid w:val="00B8174E"/>
    <w:rsid w:val="00B81756"/>
    <w:rsid w:val="00B8175B"/>
    <w:rsid w:val="00B818E2"/>
    <w:rsid w:val="00B8195F"/>
    <w:rsid w:val="00B81A07"/>
    <w:rsid w:val="00B81CA8"/>
    <w:rsid w:val="00B823A4"/>
    <w:rsid w:val="00B8286A"/>
    <w:rsid w:val="00B828F6"/>
    <w:rsid w:val="00B83962"/>
    <w:rsid w:val="00B83C8E"/>
    <w:rsid w:val="00B84341"/>
    <w:rsid w:val="00B84448"/>
    <w:rsid w:val="00B84574"/>
    <w:rsid w:val="00B847C7"/>
    <w:rsid w:val="00B84A5A"/>
    <w:rsid w:val="00B84A60"/>
    <w:rsid w:val="00B84B74"/>
    <w:rsid w:val="00B857E1"/>
    <w:rsid w:val="00B85939"/>
    <w:rsid w:val="00B859CA"/>
    <w:rsid w:val="00B862B0"/>
    <w:rsid w:val="00B863C3"/>
    <w:rsid w:val="00B86D25"/>
    <w:rsid w:val="00B873C5"/>
    <w:rsid w:val="00B875AF"/>
    <w:rsid w:val="00B87863"/>
    <w:rsid w:val="00B87BE2"/>
    <w:rsid w:val="00B87F6F"/>
    <w:rsid w:val="00B90466"/>
    <w:rsid w:val="00B905A8"/>
    <w:rsid w:val="00B9116C"/>
    <w:rsid w:val="00B9155C"/>
    <w:rsid w:val="00B91753"/>
    <w:rsid w:val="00B919BE"/>
    <w:rsid w:val="00B91EB4"/>
    <w:rsid w:val="00B92018"/>
    <w:rsid w:val="00B92523"/>
    <w:rsid w:val="00B925C5"/>
    <w:rsid w:val="00B9260F"/>
    <w:rsid w:val="00B9277F"/>
    <w:rsid w:val="00B92F87"/>
    <w:rsid w:val="00B9361E"/>
    <w:rsid w:val="00B93871"/>
    <w:rsid w:val="00B93B63"/>
    <w:rsid w:val="00B953D1"/>
    <w:rsid w:val="00B9553D"/>
    <w:rsid w:val="00B959A3"/>
    <w:rsid w:val="00B95E2F"/>
    <w:rsid w:val="00B965D1"/>
    <w:rsid w:val="00B96788"/>
    <w:rsid w:val="00B97DC0"/>
    <w:rsid w:val="00BA02D8"/>
    <w:rsid w:val="00BA0A75"/>
    <w:rsid w:val="00BA15F3"/>
    <w:rsid w:val="00BA1BE9"/>
    <w:rsid w:val="00BA230D"/>
    <w:rsid w:val="00BA2F6E"/>
    <w:rsid w:val="00BA3AD2"/>
    <w:rsid w:val="00BA40E8"/>
    <w:rsid w:val="00BA428D"/>
    <w:rsid w:val="00BA4865"/>
    <w:rsid w:val="00BA4CA3"/>
    <w:rsid w:val="00BA4D4A"/>
    <w:rsid w:val="00BA4EC3"/>
    <w:rsid w:val="00BA5236"/>
    <w:rsid w:val="00BA5D03"/>
    <w:rsid w:val="00BA5FED"/>
    <w:rsid w:val="00BA62CA"/>
    <w:rsid w:val="00BA653C"/>
    <w:rsid w:val="00BA692C"/>
    <w:rsid w:val="00BA6C28"/>
    <w:rsid w:val="00BA75CE"/>
    <w:rsid w:val="00BA79A3"/>
    <w:rsid w:val="00BA7F4A"/>
    <w:rsid w:val="00BA7F7F"/>
    <w:rsid w:val="00BB0AEC"/>
    <w:rsid w:val="00BB0DA2"/>
    <w:rsid w:val="00BB1AB3"/>
    <w:rsid w:val="00BB1D3A"/>
    <w:rsid w:val="00BB2231"/>
    <w:rsid w:val="00BB2ABA"/>
    <w:rsid w:val="00BB3618"/>
    <w:rsid w:val="00BB39A3"/>
    <w:rsid w:val="00BB4104"/>
    <w:rsid w:val="00BB42C7"/>
    <w:rsid w:val="00BB4CFD"/>
    <w:rsid w:val="00BB55F9"/>
    <w:rsid w:val="00BB55FE"/>
    <w:rsid w:val="00BB590B"/>
    <w:rsid w:val="00BB5C58"/>
    <w:rsid w:val="00BB5DB0"/>
    <w:rsid w:val="00BB65AC"/>
    <w:rsid w:val="00BB690B"/>
    <w:rsid w:val="00BB6977"/>
    <w:rsid w:val="00BC0F47"/>
    <w:rsid w:val="00BC0FF0"/>
    <w:rsid w:val="00BC13AD"/>
    <w:rsid w:val="00BC15B2"/>
    <w:rsid w:val="00BC1A47"/>
    <w:rsid w:val="00BC1C04"/>
    <w:rsid w:val="00BC1DBF"/>
    <w:rsid w:val="00BC1E65"/>
    <w:rsid w:val="00BC1F7C"/>
    <w:rsid w:val="00BC229D"/>
    <w:rsid w:val="00BC28EB"/>
    <w:rsid w:val="00BC3162"/>
    <w:rsid w:val="00BC3D0D"/>
    <w:rsid w:val="00BC3DFD"/>
    <w:rsid w:val="00BC4747"/>
    <w:rsid w:val="00BC4B81"/>
    <w:rsid w:val="00BC4C3D"/>
    <w:rsid w:val="00BC4C43"/>
    <w:rsid w:val="00BC5CA2"/>
    <w:rsid w:val="00BC662F"/>
    <w:rsid w:val="00BC6D2E"/>
    <w:rsid w:val="00BC7148"/>
    <w:rsid w:val="00BC756E"/>
    <w:rsid w:val="00BC7F64"/>
    <w:rsid w:val="00BD0559"/>
    <w:rsid w:val="00BD14CB"/>
    <w:rsid w:val="00BD154E"/>
    <w:rsid w:val="00BD1694"/>
    <w:rsid w:val="00BD1866"/>
    <w:rsid w:val="00BD22A5"/>
    <w:rsid w:val="00BD2AC2"/>
    <w:rsid w:val="00BD2BF0"/>
    <w:rsid w:val="00BD2C70"/>
    <w:rsid w:val="00BD2D07"/>
    <w:rsid w:val="00BD303D"/>
    <w:rsid w:val="00BD3694"/>
    <w:rsid w:val="00BD3B0A"/>
    <w:rsid w:val="00BD3B3A"/>
    <w:rsid w:val="00BD3C8E"/>
    <w:rsid w:val="00BD3CC5"/>
    <w:rsid w:val="00BD40B1"/>
    <w:rsid w:val="00BD40CA"/>
    <w:rsid w:val="00BD42D6"/>
    <w:rsid w:val="00BD5052"/>
    <w:rsid w:val="00BD6AF7"/>
    <w:rsid w:val="00BD6B8F"/>
    <w:rsid w:val="00BD6EF0"/>
    <w:rsid w:val="00BD722A"/>
    <w:rsid w:val="00BD72D7"/>
    <w:rsid w:val="00BD745D"/>
    <w:rsid w:val="00BD7AD7"/>
    <w:rsid w:val="00BE0803"/>
    <w:rsid w:val="00BE0865"/>
    <w:rsid w:val="00BE0A0C"/>
    <w:rsid w:val="00BE0E09"/>
    <w:rsid w:val="00BE0E55"/>
    <w:rsid w:val="00BE1996"/>
    <w:rsid w:val="00BE19C0"/>
    <w:rsid w:val="00BE1C38"/>
    <w:rsid w:val="00BE22F0"/>
    <w:rsid w:val="00BE35F1"/>
    <w:rsid w:val="00BE3A48"/>
    <w:rsid w:val="00BE3AF7"/>
    <w:rsid w:val="00BE3C75"/>
    <w:rsid w:val="00BE3F2F"/>
    <w:rsid w:val="00BE403C"/>
    <w:rsid w:val="00BE453B"/>
    <w:rsid w:val="00BE4BCF"/>
    <w:rsid w:val="00BE51C1"/>
    <w:rsid w:val="00BE544E"/>
    <w:rsid w:val="00BE54C5"/>
    <w:rsid w:val="00BE5516"/>
    <w:rsid w:val="00BE55A3"/>
    <w:rsid w:val="00BE5614"/>
    <w:rsid w:val="00BE5619"/>
    <w:rsid w:val="00BE5AB9"/>
    <w:rsid w:val="00BE5D5E"/>
    <w:rsid w:val="00BE61DA"/>
    <w:rsid w:val="00BE67DA"/>
    <w:rsid w:val="00BE6847"/>
    <w:rsid w:val="00BF012E"/>
    <w:rsid w:val="00BF0A0D"/>
    <w:rsid w:val="00BF150A"/>
    <w:rsid w:val="00BF2209"/>
    <w:rsid w:val="00BF23C6"/>
    <w:rsid w:val="00BF2BAE"/>
    <w:rsid w:val="00BF2D10"/>
    <w:rsid w:val="00BF314E"/>
    <w:rsid w:val="00BF35E1"/>
    <w:rsid w:val="00BF3AB2"/>
    <w:rsid w:val="00BF3B2B"/>
    <w:rsid w:val="00BF3B61"/>
    <w:rsid w:val="00BF3C56"/>
    <w:rsid w:val="00BF409D"/>
    <w:rsid w:val="00BF49D8"/>
    <w:rsid w:val="00BF4A89"/>
    <w:rsid w:val="00BF620A"/>
    <w:rsid w:val="00BF62EF"/>
    <w:rsid w:val="00BF663E"/>
    <w:rsid w:val="00BF723B"/>
    <w:rsid w:val="00BF730A"/>
    <w:rsid w:val="00BF7447"/>
    <w:rsid w:val="00BF7BAE"/>
    <w:rsid w:val="00BF7C30"/>
    <w:rsid w:val="00BF7C7A"/>
    <w:rsid w:val="00BF7E3C"/>
    <w:rsid w:val="00C0069B"/>
    <w:rsid w:val="00C00C51"/>
    <w:rsid w:val="00C00D5E"/>
    <w:rsid w:val="00C01107"/>
    <w:rsid w:val="00C01FBA"/>
    <w:rsid w:val="00C02327"/>
    <w:rsid w:val="00C02575"/>
    <w:rsid w:val="00C02AEA"/>
    <w:rsid w:val="00C02D97"/>
    <w:rsid w:val="00C03499"/>
    <w:rsid w:val="00C03568"/>
    <w:rsid w:val="00C03645"/>
    <w:rsid w:val="00C038F9"/>
    <w:rsid w:val="00C0390B"/>
    <w:rsid w:val="00C04024"/>
    <w:rsid w:val="00C0497C"/>
    <w:rsid w:val="00C04E7C"/>
    <w:rsid w:val="00C05228"/>
    <w:rsid w:val="00C05769"/>
    <w:rsid w:val="00C057BE"/>
    <w:rsid w:val="00C05F1F"/>
    <w:rsid w:val="00C06027"/>
    <w:rsid w:val="00C062DE"/>
    <w:rsid w:val="00C06782"/>
    <w:rsid w:val="00C06B94"/>
    <w:rsid w:val="00C073B4"/>
    <w:rsid w:val="00C07BDC"/>
    <w:rsid w:val="00C07CDB"/>
    <w:rsid w:val="00C07E1B"/>
    <w:rsid w:val="00C101C7"/>
    <w:rsid w:val="00C109F7"/>
    <w:rsid w:val="00C11495"/>
    <w:rsid w:val="00C115A3"/>
    <w:rsid w:val="00C11740"/>
    <w:rsid w:val="00C11FE8"/>
    <w:rsid w:val="00C12044"/>
    <w:rsid w:val="00C12368"/>
    <w:rsid w:val="00C12A54"/>
    <w:rsid w:val="00C12A65"/>
    <w:rsid w:val="00C12CC1"/>
    <w:rsid w:val="00C12DD1"/>
    <w:rsid w:val="00C14077"/>
    <w:rsid w:val="00C141E8"/>
    <w:rsid w:val="00C1469C"/>
    <w:rsid w:val="00C14A1A"/>
    <w:rsid w:val="00C14BF0"/>
    <w:rsid w:val="00C14E13"/>
    <w:rsid w:val="00C159DF"/>
    <w:rsid w:val="00C15B9C"/>
    <w:rsid w:val="00C15C70"/>
    <w:rsid w:val="00C16C2C"/>
    <w:rsid w:val="00C16C65"/>
    <w:rsid w:val="00C1706B"/>
    <w:rsid w:val="00C17259"/>
    <w:rsid w:val="00C1729A"/>
    <w:rsid w:val="00C1750F"/>
    <w:rsid w:val="00C179B6"/>
    <w:rsid w:val="00C203B1"/>
    <w:rsid w:val="00C20C01"/>
    <w:rsid w:val="00C20ED7"/>
    <w:rsid w:val="00C211A3"/>
    <w:rsid w:val="00C21255"/>
    <w:rsid w:val="00C21952"/>
    <w:rsid w:val="00C21C85"/>
    <w:rsid w:val="00C21E16"/>
    <w:rsid w:val="00C224C5"/>
    <w:rsid w:val="00C224F2"/>
    <w:rsid w:val="00C22726"/>
    <w:rsid w:val="00C2276E"/>
    <w:rsid w:val="00C23096"/>
    <w:rsid w:val="00C23212"/>
    <w:rsid w:val="00C23673"/>
    <w:rsid w:val="00C23FD4"/>
    <w:rsid w:val="00C2451C"/>
    <w:rsid w:val="00C2479B"/>
    <w:rsid w:val="00C248B0"/>
    <w:rsid w:val="00C2547D"/>
    <w:rsid w:val="00C257CE"/>
    <w:rsid w:val="00C25F05"/>
    <w:rsid w:val="00C269FA"/>
    <w:rsid w:val="00C26A35"/>
    <w:rsid w:val="00C273E1"/>
    <w:rsid w:val="00C27BAD"/>
    <w:rsid w:val="00C3033F"/>
    <w:rsid w:val="00C305E6"/>
    <w:rsid w:val="00C30DA6"/>
    <w:rsid w:val="00C318AB"/>
    <w:rsid w:val="00C320A8"/>
    <w:rsid w:val="00C32264"/>
    <w:rsid w:val="00C325DB"/>
    <w:rsid w:val="00C3284A"/>
    <w:rsid w:val="00C32D00"/>
    <w:rsid w:val="00C33638"/>
    <w:rsid w:val="00C34425"/>
    <w:rsid w:val="00C34D21"/>
    <w:rsid w:val="00C354D7"/>
    <w:rsid w:val="00C35982"/>
    <w:rsid w:val="00C359DF"/>
    <w:rsid w:val="00C35BBA"/>
    <w:rsid w:val="00C36384"/>
    <w:rsid w:val="00C36ADD"/>
    <w:rsid w:val="00C3747A"/>
    <w:rsid w:val="00C3760C"/>
    <w:rsid w:val="00C37D68"/>
    <w:rsid w:val="00C37E37"/>
    <w:rsid w:val="00C40118"/>
    <w:rsid w:val="00C40B04"/>
    <w:rsid w:val="00C4141B"/>
    <w:rsid w:val="00C4180C"/>
    <w:rsid w:val="00C41F22"/>
    <w:rsid w:val="00C42046"/>
    <w:rsid w:val="00C4227B"/>
    <w:rsid w:val="00C427B8"/>
    <w:rsid w:val="00C42A5A"/>
    <w:rsid w:val="00C42DFF"/>
    <w:rsid w:val="00C42FE1"/>
    <w:rsid w:val="00C42FE9"/>
    <w:rsid w:val="00C430D3"/>
    <w:rsid w:val="00C433A8"/>
    <w:rsid w:val="00C4378B"/>
    <w:rsid w:val="00C43E73"/>
    <w:rsid w:val="00C4439B"/>
    <w:rsid w:val="00C443DC"/>
    <w:rsid w:val="00C44400"/>
    <w:rsid w:val="00C44BFC"/>
    <w:rsid w:val="00C46408"/>
    <w:rsid w:val="00C46BD0"/>
    <w:rsid w:val="00C4725B"/>
    <w:rsid w:val="00C47B9D"/>
    <w:rsid w:val="00C47D6D"/>
    <w:rsid w:val="00C47ECE"/>
    <w:rsid w:val="00C5005D"/>
    <w:rsid w:val="00C50A45"/>
    <w:rsid w:val="00C50FE1"/>
    <w:rsid w:val="00C53158"/>
    <w:rsid w:val="00C53354"/>
    <w:rsid w:val="00C545BA"/>
    <w:rsid w:val="00C545C2"/>
    <w:rsid w:val="00C548BA"/>
    <w:rsid w:val="00C54A3F"/>
    <w:rsid w:val="00C556AD"/>
    <w:rsid w:val="00C55737"/>
    <w:rsid w:val="00C5647B"/>
    <w:rsid w:val="00C56A68"/>
    <w:rsid w:val="00C56EBD"/>
    <w:rsid w:val="00C5705C"/>
    <w:rsid w:val="00C5709D"/>
    <w:rsid w:val="00C5719C"/>
    <w:rsid w:val="00C57212"/>
    <w:rsid w:val="00C57555"/>
    <w:rsid w:val="00C57933"/>
    <w:rsid w:val="00C6028B"/>
    <w:rsid w:val="00C60749"/>
    <w:rsid w:val="00C607EE"/>
    <w:rsid w:val="00C60D1A"/>
    <w:rsid w:val="00C61686"/>
    <w:rsid w:val="00C61D08"/>
    <w:rsid w:val="00C62C42"/>
    <w:rsid w:val="00C632FC"/>
    <w:rsid w:val="00C6337F"/>
    <w:rsid w:val="00C634CF"/>
    <w:rsid w:val="00C639C8"/>
    <w:rsid w:val="00C63B38"/>
    <w:rsid w:val="00C63BC8"/>
    <w:rsid w:val="00C63F07"/>
    <w:rsid w:val="00C646AF"/>
    <w:rsid w:val="00C649CD"/>
    <w:rsid w:val="00C64A2B"/>
    <w:rsid w:val="00C64C09"/>
    <w:rsid w:val="00C64DB7"/>
    <w:rsid w:val="00C64E5A"/>
    <w:rsid w:val="00C65093"/>
    <w:rsid w:val="00C6518B"/>
    <w:rsid w:val="00C65302"/>
    <w:rsid w:val="00C6558B"/>
    <w:rsid w:val="00C65753"/>
    <w:rsid w:val="00C65A65"/>
    <w:rsid w:val="00C65F39"/>
    <w:rsid w:val="00C660C8"/>
    <w:rsid w:val="00C670D2"/>
    <w:rsid w:val="00C67490"/>
    <w:rsid w:val="00C67AC1"/>
    <w:rsid w:val="00C70404"/>
    <w:rsid w:val="00C7079C"/>
    <w:rsid w:val="00C70CD1"/>
    <w:rsid w:val="00C722F3"/>
    <w:rsid w:val="00C72644"/>
    <w:rsid w:val="00C7270E"/>
    <w:rsid w:val="00C72AB9"/>
    <w:rsid w:val="00C72DAA"/>
    <w:rsid w:val="00C7348F"/>
    <w:rsid w:val="00C73523"/>
    <w:rsid w:val="00C73531"/>
    <w:rsid w:val="00C7381A"/>
    <w:rsid w:val="00C73D27"/>
    <w:rsid w:val="00C73DD8"/>
    <w:rsid w:val="00C73E45"/>
    <w:rsid w:val="00C73F7E"/>
    <w:rsid w:val="00C74049"/>
    <w:rsid w:val="00C74610"/>
    <w:rsid w:val="00C74688"/>
    <w:rsid w:val="00C74BAA"/>
    <w:rsid w:val="00C74CC6"/>
    <w:rsid w:val="00C75A3D"/>
    <w:rsid w:val="00C76803"/>
    <w:rsid w:val="00C76EF2"/>
    <w:rsid w:val="00C7740B"/>
    <w:rsid w:val="00C77A35"/>
    <w:rsid w:val="00C77B4F"/>
    <w:rsid w:val="00C77C71"/>
    <w:rsid w:val="00C77D5F"/>
    <w:rsid w:val="00C80192"/>
    <w:rsid w:val="00C80EB4"/>
    <w:rsid w:val="00C821AF"/>
    <w:rsid w:val="00C8282E"/>
    <w:rsid w:val="00C82B6E"/>
    <w:rsid w:val="00C82D87"/>
    <w:rsid w:val="00C82E8C"/>
    <w:rsid w:val="00C83EA1"/>
    <w:rsid w:val="00C84128"/>
    <w:rsid w:val="00C84A19"/>
    <w:rsid w:val="00C84D06"/>
    <w:rsid w:val="00C84F55"/>
    <w:rsid w:val="00C851E3"/>
    <w:rsid w:val="00C852DA"/>
    <w:rsid w:val="00C856AC"/>
    <w:rsid w:val="00C86142"/>
    <w:rsid w:val="00C86AF8"/>
    <w:rsid w:val="00C87091"/>
    <w:rsid w:val="00C903AB"/>
    <w:rsid w:val="00C90500"/>
    <w:rsid w:val="00C906AE"/>
    <w:rsid w:val="00C90B10"/>
    <w:rsid w:val="00C90F55"/>
    <w:rsid w:val="00C914C7"/>
    <w:rsid w:val="00C918F5"/>
    <w:rsid w:val="00C91D83"/>
    <w:rsid w:val="00C920A5"/>
    <w:rsid w:val="00C926EE"/>
    <w:rsid w:val="00C92815"/>
    <w:rsid w:val="00C92AB2"/>
    <w:rsid w:val="00C92ABA"/>
    <w:rsid w:val="00C931E8"/>
    <w:rsid w:val="00C9347C"/>
    <w:rsid w:val="00C935B1"/>
    <w:rsid w:val="00C93D43"/>
    <w:rsid w:val="00C940B9"/>
    <w:rsid w:val="00C940D2"/>
    <w:rsid w:val="00C94621"/>
    <w:rsid w:val="00C946B6"/>
    <w:rsid w:val="00C948DB"/>
    <w:rsid w:val="00C94D4D"/>
    <w:rsid w:val="00C95073"/>
    <w:rsid w:val="00C95306"/>
    <w:rsid w:val="00C9548B"/>
    <w:rsid w:val="00C95534"/>
    <w:rsid w:val="00C9595C"/>
    <w:rsid w:val="00C95C43"/>
    <w:rsid w:val="00C95F10"/>
    <w:rsid w:val="00C9628D"/>
    <w:rsid w:val="00C9648F"/>
    <w:rsid w:val="00C96632"/>
    <w:rsid w:val="00C96713"/>
    <w:rsid w:val="00C9685E"/>
    <w:rsid w:val="00C96EE3"/>
    <w:rsid w:val="00C96FEB"/>
    <w:rsid w:val="00C9727B"/>
    <w:rsid w:val="00C97365"/>
    <w:rsid w:val="00C977F3"/>
    <w:rsid w:val="00C97F12"/>
    <w:rsid w:val="00CA0289"/>
    <w:rsid w:val="00CA06C3"/>
    <w:rsid w:val="00CA086C"/>
    <w:rsid w:val="00CA163C"/>
    <w:rsid w:val="00CA1817"/>
    <w:rsid w:val="00CA2C16"/>
    <w:rsid w:val="00CA32D1"/>
    <w:rsid w:val="00CA3FCE"/>
    <w:rsid w:val="00CA406E"/>
    <w:rsid w:val="00CA4771"/>
    <w:rsid w:val="00CA477B"/>
    <w:rsid w:val="00CA4DAD"/>
    <w:rsid w:val="00CA534D"/>
    <w:rsid w:val="00CA538A"/>
    <w:rsid w:val="00CA575B"/>
    <w:rsid w:val="00CA5AB0"/>
    <w:rsid w:val="00CA5B44"/>
    <w:rsid w:val="00CA6494"/>
    <w:rsid w:val="00CA64EE"/>
    <w:rsid w:val="00CA752D"/>
    <w:rsid w:val="00CA761F"/>
    <w:rsid w:val="00CB002B"/>
    <w:rsid w:val="00CB0113"/>
    <w:rsid w:val="00CB0183"/>
    <w:rsid w:val="00CB04F3"/>
    <w:rsid w:val="00CB0636"/>
    <w:rsid w:val="00CB06D2"/>
    <w:rsid w:val="00CB1903"/>
    <w:rsid w:val="00CB1CE8"/>
    <w:rsid w:val="00CB1F9C"/>
    <w:rsid w:val="00CB22BF"/>
    <w:rsid w:val="00CB2876"/>
    <w:rsid w:val="00CB2BE8"/>
    <w:rsid w:val="00CB3AE8"/>
    <w:rsid w:val="00CB3B3E"/>
    <w:rsid w:val="00CB4AF4"/>
    <w:rsid w:val="00CB4B38"/>
    <w:rsid w:val="00CB4EAB"/>
    <w:rsid w:val="00CB5686"/>
    <w:rsid w:val="00CB5848"/>
    <w:rsid w:val="00CB59D5"/>
    <w:rsid w:val="00CB5AC3"/>
    <w:rsid w:val="00CB5C05"/>
    <w:rsid w:val="00CB6361"/>
    <w:rsid w:val="00CB643F"/>
    <w:rsid w:val="00CB65FA"/>
    <w:rsid w:val="00CB67AE"/>
    <w:rsid w:val="00CB67DD"/>
    <w:rsid w:val="00CB6887"/>
    <w:rsid w:val="00CB6D43"/>
    <w:rsid w:val="00CB7464"/>
    <w:rsid w:val="00CB768C"/>
    <w:rsid w:val="00CB76E9"/>
    <w:rsid w:val="00CB7BF3"/>
    <w:rsid w:val="00CB7E52"/>
    <w:rsid w:val="00CB7FE1"/>
    <w:rsid w:val="00CC0218"/>
    <w:rsid w:val="00CC063D"/>
    <w:rsid w:val="00CC076E"/>
    <w:rsid w:val="00CC086E"/>
    <w:rsid w:val="00CC1098"/>
    <w:rsid w:val="00CC2066"/>
    <w:rsid w:val="00CC2D67"/>
    <w:rsid w:val="00CC32E0"/>
    <w:rsid w:val="00CC38B7"/>
    <w:rsid w:val="00CC3BFE"/>
    <w:rsid w:val="00CC4A53"/>
    <w:rsid w:val="00CC57A8"/>
    <w:rsid w:val="00CC633F"/>
    <w:rsid w:val="00CC6822"/>
    <w:rsid w:val="00CC68F9"/>
    <w:rsid w:val="00CC6FD3"/>
    <w:rsid w:val="00CC7745"/>
    <w:rsid w:val="00CC7854"/>
    <w:rsid w:val="00CD006D"/>
    <w:rsid w:val="00CD1658"/>
    <w:rsid w:val="00CD1BC5"/>
    <w:rsid w:val="00CD22C5"/>
    <w:rsid w:val="00CD2406"/>
    <w:rsid w:val="00CD242D"/>
    <w:rsid w:val="00CD36B3"/>
    <w:rsid w:val="00CD4608"/>
    <w:rsid w:val="00CD5487"/>
    <w:rsid w:val="00CD54F5"/>
    <w:rsid w:val="00CD561C"/>
    <w:rsid w:val="00CD5C44"/>
    <w:rsid w:val="00CD6077"/>
    <w:rsid w:val="00CD6119"/>
    <w:rsid w:val="00CD66FF"/>
    <w:rsid w:val="00CD69DC"/>
    <w:rsid w:val="00CD6B05"/>
    <w:rsid w:val="00CD6F22"/>
    <w:rsid w:val="00CD6F74"/>
    <w:rsid w:val="00CE012B"/>
    <w:rsid w:val="00CE055D"/>
    <w:rsid w:val="00CE08FD"/>
    <w:rsid w:val="00CE092A"/>
    <w:rsid w:val="00CE09EA"/>
    <w:rsid w:val="00CE0B01"/>
    <w:rsid w:val="00CE0CC5"/>
    <w:rsid w:val="00CE2082"/>
    <w:rsid w:val="00CE2835"/>
    <w:rsid w:val="00CE298E"/>
    <w:rsid w:val="00CE364E"/>
    <w:rsid w:val="00CE3CA8"/>
    <w:rsid w:val="00CE415B"/>
    <w:rsid w:val="00CE423E"/>
    <w:rsid w:val="00CE4FEA"/>
    <w:rsid w:val="00CE56AA"/>
    <w:rsid w:val="00CE5874"/>
    <w:rsid w:val="00CE5F22"/>
    <w:rsid w:val="00CE6295"/>
    <w:rsid w:val="00CE6762"/>
    <w:rsid w:val="00CE681A"/>
    <w:rsid w:val="00CE7094"/>
    <w:rsid w:val="00CE7321"/>
    <w:rsid w:val="00CE7697"/>
    <w:rsid w:val="00CF009E"/>
    <w:rsid w:val="00CF05D3"/>
    <w:rsid w:val="00CF0CF2"/>
    <w:rsid w:val="00CF0D37"/>
    <w:rsid w:val="00CF0E3D"/>
    <w:rsid w:val="00CF12ED"/>
    <w:rsid w:val="00CF1B09"/>
    <w:rsid w:val="00CF1EE5"/>
    <w:rsid w:val="00CF1F6C"/>
    <w:rsid w:val="00CF2FDD"/>
    <w:rsid w:val="00CF30AC"/>
    <w:rsid w:val="00CF312B"/>
    <w:rsid w:val="00CF3327"/>
    <w:rsid w:val="00CF3B54"/>
    <w:rsid w:val="00CF46B1"/>
    <w:rsid w:val="00CF5103"/>
    <w:rsid w:val="00CF53A8"/>
    <w:rsid w:val="00CF551A"/>
    <w:rsid w:val="00CF55F7"/>
    <w:rsid w:val="00CF5907"/>
    <w:rsid w:val="00CF5BBB"/>
    <w:rsid w:val="00CF5F7D"/>
    <w:rsid w:val="00CF6451"/>
    <w:rsid w:val="00CF66E9"/>
    <w:rsid w:val="00CF6A84"/>
    <w:rsid w:val="00CF6B8A"/>
    <w:rsid w:val="00CF7C1F"/>
    <w:rsid w:val="00CF7D58"/>
    <w:rsid w:val="00D00B85"/>
    <w:rsid w:val="00D00E27"/>
    <w:rsid w:val="00D01178"/>
    <w:rsid w:val="00D01261"/>
    <w:rsid w:val="00D01277"/>
    <w:rsid w:val="00D015E0"/>
    <w:rsid w:val="00D01AC2"/>
    <w:rsid w:val="00D02090"/>
    <w:rsid w:val="00D0224F"/>
    <w:rsid w:val="00D02377"/>
    <w:rsid w:val="00D0290E"/>
    <w:rsid w:val="00D029DC"/>
    <w:rsid w:val="00D02F65"/>
    <w:rsid w:val="00D03680"/>
    <w:rsid w:val="00D04D5E"/>
    <w:rsid w:val="00D04E97"/>
    <w:rsid w:val="00D05432"/>
    <w:rsid w:val="00D054AE"/>
    <w:rsid w:val="00D05B63"/>
    <w:rsid w:val="00D06246"/>
    <w:rsid w:val="00D06821"/>
    <w:rsid w:val="00D06C6F"/>
    <w:rsid w:val="00D07290"/>
    <w:rsid w:val="00D07A91"/>
    <w:rsid w:val="00D07C70"/>
    <w:rsid w:val="00D10EA2"/>
    <w:rsid w:val="00D1102F"/>
    <w:rsid w:val="00D11968"/>
    <w:rsid w:val="00D11C15"/>
    <w:rsid w:val="00D124B1"/>
    <w:rsid w:val="00D1271D"/>
    <w:rsid w:val="00D1281D"/>
    <w:rsid w:val="00D12B46"/>
    <w:rsid w:val="00D1315B"/>
    <w:rsid w:val="00D13919"/>
    <w:rsid w:val="00D13C92"/>
    <w:rsid w:val="00D14133"/>
    <w:rsid w:val="00D1420A"/>
    <w:rsid w:val="00D143DD"/>
    <w:rsid w:val="00D1466A"/>
    <w:rsid w:val="00D14849"/>
    <w:rsid w:val="00D148EC"/>
    <w:rsid w:val="00D14BF5"/>
    <w:rsid w:val="00D15AE9"/>
    <w:rsid w:val="00D15E85"/>
    <w:rsid w:val="00D162B2"/>
    <w:rsid w:val="00D163A1"/>
    <w:rsid w:val="00D1655A"/>
    <w:rsid w:val="00D16C73"/>
    <w:rsid w:val="00D1708A"/>
    <w:rsid w:val="00D1731C"/>
    <w:rsid w:val="00D173C7"/>
    <w:rsid w:val="00D17498"/>
    <w:rsid w:val="00D20216"/>
    <w:rsid w:val="00D206DE"/>
    <w:rsid w:val="00D218B5"/>
    <w:rsid w:val="00D2216E"/>
    <w:rsid w:val="00D224BC"/>
    <w:rsid w:val="00D228DE"/>
    <w:rsid w:val="00D22AB1"/>
    <w:rsid w:val="00D23671"/>
    <w:rsid w:val="00D237BA"/>
    <w:rsid w:val="00D237EB"/>
    <w:rsid w:val="00D23B98"/>
    <w:rsid w:val="00D24092"/>
    <w:rsid w:val="00D25590"/>
    <w:rsid w:val="00D2572A"/>
    <w:rsid w:val="00D2653C"/>
    <w:rsid w:val="00D26565"/>
    <w:rsid w:val="00D268C8"/>
    <w:rsid w:val="00D26BB2"/>
    <w:rsid w:val="00D27693"/>
    <w:rsid w:val="00D2772D"/>
    <w:rsid w:val="00D30769"/>
    <w:rsid w:val="00D30EFB"/>
    <w:rsid w:val="00D316AE"/>
    <w:rsid w:val="00D31A3E"/>
    <w:rsid w:val="00D3213B"/>
    <w:rsid w:val="00D324CD"/>
    <w:rsid w:val="00D326EB"/>
    <w:rsid w:val="00D32866"/>
    <w:rsid w:val="00D32906"/>
    <w:rsid w:val="00D32A18"/>
    <w:rsid w:val="00D32EB7"/>
    <w:rsid w:val="00D32FAE"/>
    <w:rsid w:val="00D3387F"/>
    <w:rsid w:val="00D33D92"/>
    <w:rsid w:val="00D33E8F"/>
    <w:rsid w:val="00D3466E"/>
    <w:rsid w:val="00D35821"/>
    <w:rsid w:val="00D36028"/>
    <w:rsid w:val="00D36036"/>
    <w:rsid w:val="00D3707F"/>
    <w:rsid w:val="00D373F6"/>
    <w:rsid w:val="00D375A5"/>
    <w:rsid w:val="00D37B01"/>
    <w:rsid w:val="00D37B6D"/>
    <w:rsid w:val="00D37C98"/>
    <w:rsid w:val="00D40055"/>
    <w:rsid w:val="00D40E75"/>
    <w:rsid w:val="00D4142E"/>
    <w:rsid w:val="00D42352"/>
    <w:rsid w:val="00D42659"/>
    <w:rsid w:val="00D42BA0"/>
    <w:rsid w:val="00D42C7C"/>
    <w:rsid w:val="00D435C3"/>
    <w:rsid w:val="00D43624"/>
    <w:rsid w:val="00D43CB0"/>
    <w:rsid w:val="00D43CE8"/>
    <w:rsid w:val="00D4457E"/>
    <w:rsid w:val="00D446E4"/>
    <w:rsid w:val="00D45374"/>
    <w:rsid w:val="00D458E0"/>
    <w:rsid w:val="00D46967"/>
    <w:rsid w:val="00D46ADC"/>
    <w:rsid w:val="00D4742C"/>
    <w:rsid w:val="00D47706"/>
    <w:rsid w:val="00D4797F"/>
    <w:rsid w:val="00D47B09"/>
    <w:rsid w:val="00D500E4"/>
    <w:rsid w:val="00D50741"/>
    <w:rsid w:val="00D510FF"/>
    <w:rsid w:val="00D51B0C"/>
    <w:rsid w:val="00D51E77"/>
    <w:rsid w:val="00D52826"/>
    <w:rsid w:val="00D52BE7"/>
    <w:rsid w:val="00D52C9D"/>
    <w:rsid w:val="00D531AB"/>
    <w:rsid w:val="00D53263"/>
    <w:rsid w:val="00D533A7"/>
    <w:rsid w:val="00D5381A"/>
    <w:rsid w:val="00D53A08"/>
    <w:rsid w:val="00D53C7E"/>
    <w:rsid w:val="00D53E9A"/>
    <w:rsid w:val="00D54464"/>
    <w:rsid w:val="00D546F3"/>
    <w:rsid w:val="00D54BB1"/>
    <w:rsid w:val="00D54E88"/>
    <w:rsid w:val="00D5500E"/>
    <w:rsid w:val="00D5593B"/>
    <w:rsid w:val="00D5618B"/>
    <w:rsid w:val="00D56480"/>
    <w:rsid w:val="00D56621"/>
    <w:rsid w:val="00D56AC0"/>
    <w:rsid w:val="00D56E41"/>
    <w:rsid w:val="00D56F47"/>
    <w:rsid w:val="00D577FF"/>
    <w:rsid w:val="00D57A46"/>
    <w:rsid w:val="00D57B7C"/>
    <w:rsid w:val="00D57C44"/>
    <w:rsid w:val="00D57D1A"/>
    <w:rsid w:val="00D57E94"/>
    <w:rsid w:val="00D60215"/>
    <w:rsid w:val="00D6054E"/>
    <w:rsid w:val="00D6079F"/>
    <w:rsid w:val="00D6095C"/>
    <w:rsid w:val="00D60991"/>
    <w:rsid w:val="00D60B77"/>
    <w:rsid w:val="00D61164"/>
    <w:rsid w:val="00D617B0"/>
    <w:rsid w:val="00D61D2E"/>
    <w:rsid w:val="00D61E10"/>
    <w:rsid w:val="00D62437"/>
    <w:rsid w:val="00D62CD7"/>
    <w:rsid w:val="00D62D91"/>
    <w:rsid w:val="00D62EB1"/>
    <w:rsid w:val="00D631B6"/>
    <w:rsid w:val="00D63765"/>
    <w:rsid w:val="00D63F77"/>
    <w:rsid w:val="00D6426D"/>
    <w:rsid w:val="00D6465C"/>
    <w:rsid w:val="00D6543B"/>
    <w:rsid w:val="00D656A2"/>
    <w:rsid w:val="00D6580C"/>
    <w:rsid w:val="00D65C7B"/>
    <w:rsid w:val="00D65D58"/>
    <w:rsid w:val="00D65DDE"/>
    <w:rsid w:val="00D66950"/>
    <w:rsid w:val="00D66A9E"/>
    <w:rsid w:val="00D66F18"/>
    <w:rsid w:val="00D676A4"/>
    <w:rsid w:val="00D678F9"/>
    <w:rsid w:val="00D67AAB"/>
    <w:rsid w:val="00D67D7F"/>
    <w:rsid w:val="00D67F57"/>
    <w:rsid w:val="00D70089"/>
    <w:rsid w:val="00D708F0"/>
    <w:rsid w:val="00D71214"/>
    <w:rsid w:val="00D722AF"/>
    <w:rsid w:val="00D722B9"/>
    <w:rsid w:val="00D72AE5"/>
    <w:rsid w:val="00D72F6A"/>
    <w:rsid w:val="00D73452"/>
    <w:rsid w:val="00D73703"/>
    <w:rsid w:val="00D73A35"/>
    <w:rsid w:val="00D73B58"/>
    <w:rsid w:val="00D73C1E"/>
    <w:rsid w:val="00D74094"/>
    <w:rsid w:val="00D740CF"/>
    <w:rsid w:val="00D742B4"/>
    <w:rsid w:val="00D7431A"/>
    <w:rsid w:val="00D74859"/>
    <w:rsid w:val="00D74983"/>
    <w:rsid w:val="00D74C94"/>
    <w:rsid w:val="00D7512A"/>
    <w:rsid w:val="00D7512B"/>
    <w:rsid w:val="00D75421"/>
    <w:rsid w:val="00D755DA"/>
    <w:rsid w:val="00D75D70"/>
    <w:rsid w:val="00D76569"/>
    <w:rsid w:val="00D765F2"/>
    <w:rsid w:val="00D7673E"/>
    <w:rsid w:val="00D76D33"/>
    <w:rsid w:val="00D77104"/>
    <w:rsid w:val="00D7770A"/>
    <w:rsid w:val="00D778F1"/>
    <w:rsid w:val="00D8098A"/>
    <w:rsid w:val="00D811A9"/>
    <w:rsid w:val="00D8149F"/>
    <w:rsid w:val="00D81583"/>
    <w:rsid w:val="00D81DC6"/>
    <w:rsid w:val="00D820A4"/>
    <w:rsid w:val="00D8236C"/>
    <w:rsid w:val="00D823B9"/>
    <w:rsid w:val="00D82400"/>
    <w:rsid w:val="00D825FC"/>
    <w:rsid w:val="00D829CB"/>
    <w:rsid w:val="00D82C88"/>
    <w:rsid w:val="00D8307A"/>
    <w:rsid w:val="00D83CE4"/>
    <w:rsid w:val="00D84AA4"/>
    <w:rsid w:val="00D84B02"/>
    <w:rsid w:val="00D84C29"/>
    <w:rsid w:val="00D84FEE"/>
    <w:rsid w:val="00D8582F"/>
    <w:rsid w:val="00D8596E"/>
    <w:rsid w:val="00D85AA4"/>
    <w:rsid w:val="00D85B99"/>
    <w:rsid w:val="00D86018"/>
    <w:rsid w:val="00D86202"/>
    <w:rsid w:val="00D86258"/>
    <w:rsid w:val="00D87063"/>
    <w:rsid w:val="00D8767B"/>
    <w:rsid w:val="00D8775C"/>
    <w:rsid w:val="00D877A1"/>
    <w:rsid w:val="00D87D37"/>
    <w:rsid w:val="00D87F80"/>
    <w:rsid w:val="00D9040B"/>
    <w:rsid w:val="00D9055C"/>
    <w:rsid w:val="00D90F8E"/>
    <w:rsid w:val="00D91578"/>
    <w:rsid w:val="00D91C70"/>
    <w:rsid w:val="00D92C86"/>
    <w:rsid w:val="00D934B2"/>
    <w:rsid w:val="00D939E0"/>
    <w:rsid w:val="00D93B5C"/>
    <w:rsid w:val="00D949FC"/>
    <w:rsid w:val="00D94EBF"/>
    <w:rsid w:val="00D95A8A"/>
    <w:rsid w:val="00D95AE7"/>
    <w:rsid w:val="00D95E20"/>
    <w:rsid w:val="00D95FD8"/>
    <w:rsid w:val="00D96B82"/>
    <w:rsid w:val="00D96C3A"/>
    <w:rsid w:val="00D97092"/>
    <w:rsid w:val="00D97147"/>
    <w:rsid w:val="00D97862"/>
    <w:rsid w:val="00D97B1E"/>
    <w:rsid w:val="00DA00B3"/>
    <w:rsid w:val="00DA01A5"/>
    <w:rsid w:val="00DA048E"/>
    <w:rsid w:val="00DA0536"/>
    <w:rsid w:val="00DA08E5"/>
    <w:rsid w:val="00DA0F83"/>
    <w:rsid w:val="00DA119F"/>
    <w:rsid w:val="00DA146F"/>
    <w:rsid w:val="00DA1AD3"/>
    <w:rsid w:val="00DA2074"/>
    <w:rsid w:val="00DA20FD"/>
    <w:rsid w:val="00DA22CF"/>
    <w:rsid w:val="00DA2679"/>
    <w:rsid w:val="00DA285B"/>
    <w:rsid w:val="00DA318D"/>
    <w:rsid w:val="00DA39AC"/>
    <w:rsid w:val="00DA3AD2"/>
    <w:rsid w:val="00DA3B20"/>
    <w:rsid w:val="00DA4104"/>
    <w:rsid w:val="00DA4CE0"/>
    <w:rsid w:val="00DA519E"/>
    <w:rsid w:val="00DA5488"/>
    <w:rsid w:val="00DA5D41"/>
    <w:rsid w:val="00DA651F"/>
    <w:rsid w:val="00DA6CF7"/>
    <w:rsid w:val="00DA79F3"/>
    <w:rsid w:val="00DA7F77"/>
    <w:rsid w:val="00DB0787"/>
    <w:rsid w:val="00DB1713"/>
    <w:rsid w:val="00DB19B7"/>
    <w:rsid w:val="00DB205B"/>
    <w:rsid w:val="00DB2420"/>
    <w:rsid w:val="00DB2572"/>
    <w:rsid w:val="00DB2647"/>
    <w:rsid w:val="00DB282C"/>
    <w:rsid w:val="00DB332E"/>
    <w:rsid w:val="00DB3447"/>
    <w:rsid w:val="00DB37C6"/>
    <w:rsid w:val="00DB39C0"/>
    <w:rsid w:val="00DB41B8"/>
    <w:rsid w:val="00DB4392"/>
    <w:rsid w:val="00DB4529"/>
    <w:rsid w:val="00DB46F0"/>
    <w:rsid w:val="00DB4ABF"/>
    <w:rsid w:val="00DB50A4"/>
    <w:rsid w:val="00DB5F63"/>
    <w:rsid w:val="00DB60BC"/>
    <w:rsid w:val="00DB7575"/>
    <w:rsid w:val="00DB7634"/>
    <w:rsid w:val="00DB7946"/>
    <w:rsid w:val="00DB79D7"/>
    <w:rsid w:val="00DC0246"/>
    <w:rsid w:val="00DC04BB"/>
    <w:rsid w:val="00DC0534"/>
    <w:rsid w:val="00DC073D"/>
    <w:rsid w:val="00DC0B6F"/>
    <w:rsid w:val="00DC0D97"/>
    <w:rsid w:val="00DC1CCC"/>
    <w:rsid w:val="00DC20CC"/>
    <w:rsid w:val="00DC2B23"/>
    <w:rsid w:val="00DC2FD9"/>
    <w:rsid w:val="00DC3306"/>
    <w:rsid w:val="00DC377D"/>
    <w:rsid w:val="00DC378B"/>
    <w:rsid w:val="00DC3E64"/>
    <w:rsid w:val="00DC3F86"/>
    <w:rsid w:val="00DC4007"/>
    <w:rsid w:val="00DC45FA"/>
    <w:rsid w:val="00DC4845"/>
    <w:rsid w:val="00DC4912"/>
    <w:rsid w:val="00DC5970"/>
    <w:rsid w:val="00DC5B73"/>
    <w:rsid w:val="00DC6245"/>
    <w:rsid w:val="00DC6764"/>
    <w:rsid w:val="00DC67AC"/>
    <w:rsid w:val="00DC68BC"/>
    <w:rsid w:val="00DC7EEA"/>
    <w:rsid w:val="00DC7FEC"/>
    <w:rsid w:val="00DD0A36"/>
    <w:rsid w:val="00DD0F88"/>
    <w:rsid w:val="00DD1488"/>
    <w:rsid w:val="00DD15D3"/>
    <w:rsid w:val="00DD1807"/>
    <w:rsid w:val="00DD1872"/>
    <w:rsid w:val="00DD244C"/>
    <w:rsid w:val="00DD29E3"/>
    <w:rsid w:val="00DD37FA"/>
    <w:rsid w:val="00DD4448"/>
    <w:rsid w:val="00DD4A48"/>
    <w:rsid w:val="00DD50B6"/>
    <w:rsid w:val="00DD6416"/>
    <w:rsid w:val="00DD6646"/>
    <w:rsid w:val="00DD66C4"/>
    <w:rsid w:val="00DD6E19"/>
    <w:rsid w:val="00DD6EAC"/>
    <w:rsid w:val="00DD6FC6"/>
    <w:rsid w:val="00DD7B71"/>
    <w:rsid w:val="00DE0AB5"/>
    <w:rsid w:val="00DE0C34"/>
    <w:rsid w:val="00DE15CA"/>
    <w:rsid w:val="00DE16E7"/>
    <w:rsid w:val="00DE1817"/>
    <w:rsid w:val="00DE1884"/>
    <w:rsid w:val="00DE24DA"/>
    <w:rsid w:val="00DE2D03"/>
    <w:rsid w:val="00DE32E6"/>
    <w:rsid w:val="00DE46C1"/>
    <w:rsid w:val="00DE4F05"/>
    <w:rsid w:val="00DE50BB"/>
    <w:rsid w:val="00DE5659"/>
    <w:rsid w:val="00DE584F"/>
    <w:rsid w:val="00DE6108"/>
    <w:rsid w:val="00DE6458"/>
    <w:rsid w:val="00DE64B6"/>
    <w:rsid w:val="00DE6732"/>
    <w:rsid w:val="00DE6BC7"/>
    <w:rsid w:val="00DE7153"/>
    <w:rsid w:val="00DE71FB"/>
    <w:rsid w:val="00DE7688"/>
    <w:rsid w:val="00DE77A6"/>
    <w:rsid w:val="00DF0493"/>
    <w:rsid w:val="00DF0D49"/>
    <w:rsid w:val="00DF0DBC"/>
    <w:rsid w:val="00DF0EA6"/>
    <w:rsid w:val="00DF13E5"/>
    <w:rsid w:val="00DF1541"/>
    <w:rsid w:val="00DF1805"/>
    <w:rsid w:val="00DF19EC"/>
    <w:rsid w:val="00DF1D37"/>
    <w:rsid w:val="00DF20BB"/>
    <w:rsid w:val="00DF2436"/>
    <w:rsid w:val="00DF2B49"/>
    <w:rsid w:val="00DF3202"/>
    <w:rsid w:val="00DF3668"/>
    <w:rsid w:val="00DF3E39"/>
    <w:rsid w:val="00DF4235"/>
    <w:rsid w:val="00DF43C1"/>
    <w:rsid w:val="00DF4DF3"/>
    <w:rsid w:val="00DF4F06"/>
    <w:rsid w:val="00DF4F0A"/>
    <w:rsid w:val="00DF50B2"/>
    <w:rsid w:val="00DF5801"/>
    <w:rsid w:val="00DF5DDB"/>
    <w:rsid w:val="00DF71F6"/>
    <w:rsid w:val="00DF77D4"/>
    <w:rsid w:val="00DF785E"/>
    <w:rsid w:val="00DF7ABD"/>
    <w:rsid w:val="00DF7D45"/>
    <w:rsid w:val="00E000FD"/>
    <w:rsid w:val="00E006B9"/>
    <w:rsid w:val="00E00EC9"/>
    <w:rsid w:val="00E017FA"/>
    <w:rsid w:val="00E02A78"/>
    <w:rsid w:val="00E03882"/>
    <w:rsid w:val="00E03C6E"/>
    <w:rsid w:val="00E03E97"/>
    <w:rsid w:val="00E0409A"/>
    <w:rsid w:val="00E040CF"/>
    <w:rsid w:val="00E04D17"/>
    <w:rsid w:val="00E04E9F"/>
    <w:rsid w:val="00E058C3"/>
    <w:rsid w:val="00E058CE"/>
    <w:rsid w:val="00E05C54"/>
    <w:rsid w:val="00E05E16"/>
    <w:rsid w:val="00E064B5"/>
    <w:rsid w:val="00E06742"/>
    <w:rsid w:val="00E07750"/>
    <w:rsid w:val="00E0781C"/>
    <w:rsid w:val="00E079B7"/>
    <w:rsid w:val="00E07BDB"/>
    <w:rsid w:val="00E07FAF"/>
    <w:rsid w:val="00E1077C"/>
    <w:rsid w:val="00E109CC"/>
    <w:rsid w:val="00E10F41"/>
    <w:rsid w:val="00E116C1"/>
    <w:rsid w:val="00E12670"/>
    <w:rsid w:val="00E12F2C"/>
    <w:rsid w:val="00E13BFF"/>
    <w:rsid w:val="00E14324"/>
    <w:rsid w:val="00E14BB3"/>
    <w:rsid w:val="00E15955"/>
    <w:rsid w:val="00E15B5D"/>
    <w:rsid w:val="00E1618E"/>
    <w:rsid w:val="00E1679C"/>
    <w:rsid w:val="00E16873"/>
    <w:rsid w:val="00E16D39"/>
    <w:rsid w:val="00E16E80"/>
    <w:rsid w:val="00E17462"/>
    <w:rsid w:val="00E174B9"/>
    <w:rsid w:val="00E2035C"/>
    <w:rsid w:val="00E20D5F"/>
    <w:rsid w:val="00E20F0B"/>
    <w:rsid w:val="00E2149B"/>
    <w:rsid w:val="00E2214C"/>
    <w:rsid w:val="00E221E3"/>
    <w:rsid w:val="00E2298F"/>
    <w:rsid w:val="00E22EBC"/>
    <w:rsid w:val="00E23944"/>
    <w:rsid w:val="00E23DB1"/>
    <w:rsid w:val="00E24332"/>
    <w:rsid w:val="00E24C74"/>
    <w:rsid w:val="00E25017"/>
    <w:rsid w:val="00E253B7"/>
    <w:rsid w:val="00E25C2A"/>
    <w:rsid w:val="00E261E9"/>
    <w:rsid w:val="00E26971"/>
    <w:rsid w:val="00E26C10"/>
    <w:rsid w:val="00E26EB5"/>
    <w:rsid w:val="00E2747C"/>
    <w:rsid w:val="00E27C99"/>
    <w:rsid w:val="00E27EDE"/>
    <w:rsid w:val="00E30BBE"/>
    <w:rsid w:val="00E30DE2"/>
    <w:rsid w:val="00E30FF1"/>
    <w:rsid w:val="00E3138A"/>
    <w:rsid w:val="00E31ACB"/>
    <w:rsid w:val="00E31E44"/>
    <w:rsid w:val="00E31F89"/>
    <w:rsid w:val="00E324CA"/>
    <w:rsid w:val="00E324D0"/>
    <w:rsid w:val="00E3290A"/>
    <w:rsid w:val="00E33840"/>
    <w:rsid w:val="00E33D0B"/>
    <w:rsid w:val="00E34A64"/>
    <w:rsid w:val="00E359C1"/>
    <w:rsid w:val="00E36466"/>
    <w:rsid w:val="00E364DD"/>
    <w:rsid w:val="00E36D83"/>
    <w:rsid w:val="00E4060F"/>
    <w:rsid w:val="00E4081A"/>
    <w:rsid w:val="00E4129C"/>
    <w:rsid w:val="00E412A5"/>
    <w:rsid w:val="00E41842"/>
    <w:rsid w:val="00E41D78"/>
    <w:rsid w:val="00E41F07"/>
    <w:rsid w:val="00E420A2"/>
    <w:rsid w:val="00E4266D"/>
    <w:rsid w:val="00E426E7"/>
    <w:rsid w:val="00E4277E"/>
    <w:rsid w:val="00E4279D"/>
    <w:rsid w:val="00E431B4"/>
    <w:rsid w:val="00E4364D"/>
    <w:rsid w:val="00E4373B"/>
    <w:rsid w:val="00E43881"/>
    <w:rsid w:val="00E449C3"/>
    <w:rsid w:val="00E453EC"/>
    <w:rsid w:val="00E45EB3"/>
    <w:rsid w:val="00E463CB"/>
    <w:rsid w:val="00E46ACF"/>
    <w:rsid w:val="00E46B88"/>
    <w:rsid w:val="00E47797"/>
    <w:rsid w:val="00E477CE"/>
    <w:rsid w:val="00E47C24"/>
    <w:rsid w:val="00E501C3"/>
    <w:rsid w:val="00E501FC"/>
    <w:rsid w:val="00E50507"/>
    <w:rsid w:val="00E50D8C"/>
    <w:rsid w:val="00E510D1"/>
    <w:rsid w:val="00E5120C"/>
    <w:rsid w:val="00E5125D"/>
    <w:rsid w:val="00E512A3"/>
    <w:rsid w:val="00E514A1"/>
    <w:rsid w:val="00E51FA2"/>
    <w:rsid w:val="00E51FFB"/>
    <w:rsid w:val="00E52331"/>
    <w:rsid w:val="00E52F8F"/>
    <w:rsid w:val="00E53A9B"/>
    <w:rsid w:val="00E53B59"/>
    <w:rsid w:val="00E54A3E"/>
    <w:rsid w:val="00E54B55"/>
    <w:rsid w:val="00E54B93"/>
    <w:rsid w:val="00E54C25"/>
    <w:rsid w:val="00E54ED2"/>
    <w:rsid w:val="00E551CC"/>
    <w:rsid w:val="00E5573A"/>
    <w:rsid w:val="00E55CFA"/>
    <w:rsid w:val="00E55EF0"/>
    <w:rsid w:val="00E56235"/>
    <w:rsid w:val="00E562A5"/>
    <w:rsid w:val="00E566BB"/>
    <w:rsid w:val="00E570F6"/>
    <w:rsid w:val="00E5759B"/>
    <w:rsid w:val="00E57CCB"/>
    <w:rsid w:val="00E60151"/>
    <w:rsid w:val="00E6093B"/>
    <w:rsid w:val="00E60C38"/>
    <w:rsid w:val="00E61AFA"/>
    <w:rsid w:val="00E62B64"/>
    <w:rsid w:val="00E6399D"/>
    <w:rsid w:val="00E639DC"/>
    <w:rsid w:val="00E63BB2"/>
    <w:rsid w:val="00E63E33"/>
    <w:rsid w:val="00E64F66"/>
    <w:rsid w:val="00E65294"/>
    <w:rsid w:val="00E65A58"/>
    <w:rsid w:val="00E66054"/>
    <w:rsid w:val="00E662DF"/>
    <w:rsid w:val="00E666B7"/>
    <w:rsid w:val="00E66805"/>
    <w:rsid w:val="00E66A3B"/>
    <w:rsid w:val="00E66AD3"/>
    <w:rsid w:val="00E66CE9"/>
    <w:rsid w:val="00E66FEC"/>
    <w:rsid w:val="00E67153"/>
    <w:rsid w:val="00E67B56"/>
    <w:rsid w:val="00E67EA5"/>
    <w:rsid w:val="00E70346"/>
    <w:rsid w:val="00E7039D"/>
    <w:rsid w:val="00E70A7B"/>
    <w:rsid w:val="00E71112"/>
    <w:rsid w:val="00E7171F"/>
    <w:rsid w:val="00E71C43"/>
    <w:rsid w:val="00E721A8"/>
    <w:rsid w:val="00E7252E"/>
    <w:rsid w:val="00E7269F"/>
    <w:rsid w:val="00E726C2"/>
    <w:rsid w:val="00E73949"/>
    <w:rsid w:val="00E73D8A"/>
    <w:rsid w:val="00E73D94"/>
    <w:rsid w:val="00E74CA9"/>
    <w:rsid w:val="00E7531B"/>
    <w:rsid w:val="00E75DD4"/>
    <w:rsid w:val="00E764B6"/>
    <w:rsid w:val="00E76D46"/>
    <w:rsid w:val="00E76DAD"/>
    <w:rsid w:val="00E76E16"/>
    <w:rsid w:val="00E7747B"/>
    <w:rsid w:val="00E7761B"/>
    <w:rsid w:val="00E7771E"/>
    <w:rsid w:val="00E8022E"/>
    <w:rsid w:val="00E806F2"/>
    <w:rsid w:val="00E80B7F"/>
    <w:rsid w:val="00E810B0"/>
    <w:rsid w:val="00E81541"/>
    <w:rsid w:val="00E81A0A"/>
    <w:rsid w:val="00E81C18"/>
    <w:rsid w:val="00E82118"/>
    <w:rsid w:val="00E82222"/>
    <w:rsid w:val="00E82A62"/>
    <w:rsid w:val="00E831BB"/>
    <w:rsid w:val="00E83784"/>
    <w:rsid w:val="00E839B5"/>
    <w:rsid w:val="00E83B8A"/>
    <w:rsid w:val="00E83DB6"/>
    <w:rsid w:val="00E84640"/>
    <w:rsid w:val="00E84746"/>
    <w:rsid w:val="00E84B05"/>
    <w:rsid w:val="00E84B19"/>
    <w:rsid w:val="00E84C8E"/>
    <w:rsid w:val="00E85026"/>
    <w:rsid w:val="00E850EB"/>
    <w:rsid w:val="00E85A2C"/>
    <w:rsid w:val="00E85A47"/>
    <w:rsid w:val="00E86116"/>
    <w:rsid w:val="00E86131"/>
    <w:rsid w:val="00E86842"/>
    <w:rsid w:val="00E8729F"/>
    <w:rsid w:val="00E87870"/>
    <w:rsid w:val="00E87DF3"/>
    <w:rsid w:val="00E87EA5"/>
    <w:rsid w:val="00E90E14"/>
    <w:rsid w:val="00E90F5D"/>
    <w:rsid w:val="00E90FCD"/>
    <w:rsid w:val="00E91499"/>
    <w:rsid w:val="00E91D15"/>
    <w:rsid w:val="00E9209C"/>
    <w:rsid w:val="00E92142"/>
    <w:rsid w:val="00E92275"/>
    <w:rsid w:val="00E92287"/>
    <w:rsid w:val="00E9262E"/>
    <w:rsid w:val="00E92877"/>
    <w:rsid w:val="00E9323D"/>
    <w:rsid w:val="00E939F9"/>
    <w:rsid w:val="00E93D83"/>
    <w:rsid w:val="00E93E00"/>
    <w:rsid w:val="00E93F41"/>
    <w:rsid w:val="00E9432A"/>
    <w:rsid w:val="00E944B4"/>
    <w:rsid w:val="00E94516"/>
    <w:rsid w:val="00E9481C"/>
    <w:rsid w:val="00E94A6C"/>
    <w:rsid w:val="00E9535E"/>
    <w:rsid w:val="00E957FB"/>
    <w:rsid w:val="00E95B84"/>
    <w:rsid w:val="00E95D8E"/>
    <w:rsid w:val="00E9622E"/>
    <w:rsid w:val="00E9656C"/>
    <w:rsid w:val="00E971F5"/>
    <w:rsid w:val="00E973CE"/>
    <w:rsid w:val="00E973D3"/>
    <w:rsid w:val="00E9761D"/>
    <w:rsid w:val="00E97650"/>
    <w:rsid w:val="00E97B64"/>
    <w:rsid w:val="00E97E1F"/>
    <w:rsid w:val="00E97FB4"/>
    <w:rsid w:val="00EA038C"/>
    <w:rsid w:val="00EA078B"/>
    <w:rsid w:val="00EA0E0D"/>
    <w:rsid w:val="00EA102D"/>
    <w:rsid w:val="00EA1795"/>
    <w:rsid w:val="00EA1A26"/>
    <w:rsid w:val="00EA1A40"/>
    <w:rsid w:val="00EA253C"/>
    <w:rsid w:val="00EA34E6"/>
    <w:rsid w:val="00EA3731"/>
    <w:rsid w:val="00EA3842"/>
    <w:rsid w:val="00EA4127"/>
    <w:rsid w:val="00EA4405"/>
    <w:rsid w:val="00EA45BD"/>
    <w:rsid w:val="00EA487E"/>
    <w:rsid w:val="00EA4C09"/>
    <w:rsid w:val="00EA4C9D"/>
    <w:rsid w:val="00EA54AD"/>
    <w:rsid w:val="00EA617C"/>
    <w:rsid w:val="00EA6408"/>
    <w:rsid w:val="00EA643A"/>
    <w:rsid w:val="00EA68AD"/>
    <w:rsid w:val="00EA6BAF"/>
    <w:rsid w:val="00EA768B"/>
    <w:rsid w:val="00EA76DC"/>
    <w:rsid w:val="00EA7A16"/>
    <w:rsid w:val="00EB042A"/>
    <w:rsid w:val="00EB08F8"/>
    <w:rsid w:val="00EB0F5D"/>
    <w:rsid w:val="00EB1951"/>
    <w:rsid w:val="00EB1C79"/>
    <w:rsid w:val="00EB1E49"/>
    <w:rsid w:val="00EB2269"/>
    <w:rsid w:val="00EB240B"/>
    <w:rsid w:val="00EB291F"/>
    <w:rsid w:val="00EB332B"/>
    <w:rsid w:val="00EB38B0"/>
    <w:rsid w:val="00EB3A15"/>
    <w:rsid w:val="00EB3ED9"/>
    <w:rsid w:val="00EB40AA"/>
    <w:rsid w:val="00EB4431"/>
    <w:rsid w:val="00EB44D4"/>
    <w:rsid w:val="00EB4DAD"/>
    <w:rsid w:val="00EB4DE8"/>
    <w:rsid w:val="00EB4EE2"/>
    <w:rsid w:val="00EB5214"/>
    <w:rsid w:val="00EB5932"/>
    <w:rsid w:val="00EB5A29"/>
    <w:rsid w:val="00EB6A89"/>
    <w:rsid w:val="00EB6D8C"/>
    <w:rsid w:val="00EB781E"/>
    <w:rsid w:val="00EB7E14"/>
    <w:rsid w:val="00EC0465"/>
    <w:rsid w:val="00EC0A12"/>
    <w:rsid w:val="00EC0B3E"/>
    <w:rsid w:val="00EC0D6A"/>
    <w:rsid w:val="00EC10F1"/>
    <w:rsid w:val="00EC14FD"/>
    <w:rsid w:val="00EC1650"/>
    <w:rsid w:val="00EC1E93"/>
    <w:rsid w:val="00EC299F"/>
    <w:rsid w:val="00EC2E91"/>
    <w:rsid w:val="00EC327B"/>
    <w:rsid w:val="00EC36BB"/>
    <w:rsid w:val="00EC3A1B"/>
    <w:rsid w:val="00EC3AB9"/>
    <w:rsid w:val="00EC54EC"/>
    <w:rsid w:val="00EC572C"/>
    <w:rsid w:val="00EC6421"/>
    <w:rsid w:val="00EC6941"/>
    <w:rsid w:val="00EC6C50"/>
    <w:rsid w:val="00EC6F9C"/>
    <w:rsid w:val="00EC70C5"/>
    <w:rsid w:val="00EC72A7"/>
    <w:rsid w:val="00EC7BE1"/>
    <w:rsid w:val="00EC7DB0"/>
    <w:rsid w:val="00ED0417"/>
    <w:rsid w:val="00ED12AF"/>
    <w:rsid w:val="00ED185E"/>
    <w:rsid w:val="00ED18F4"/>
    <w:rsid w:val="00ED1B5B"/>
    <w:rsid w:val="00ED236B"/>
    <w:rsid w:val="00ED2667"/>
    <w:rsid w:val="00ED2EBC"/>
    <w:rsid w:val="00ED3381"/>
    <w:rsid w:val="00ED3988"/>
    <w:rsid w:val="00ED3A1A"/>
    <w:rsid w:val="00ED3A52"/>
    <w:rsid w:val="00ED3AD8"/>
    <w:rsid w:val="00ED4332"/>
    <w:rsid w:val="00ED45AA"/>
    <w:rsid w:val="00ED46D5"/>
    <w:rsid w:val="00ED49EB"/>
    <w:rsid w:val="00ED520E"/>
    <w:rsid w:val="00ED5A9F"/>
    <w:rsid w:val="00ED6D72"/>
    <w:rsid w:val="00ED74BB"/>
    <w:rsid w:val="00ED7C39"/>
    <w:rsid w:val="00EE0155"/>
    <w:rsid w:val="00EE0A31"/>
    <w:rsid w:val="00EE0E4F"/>
    <w:rsid w:val="00EE0FA3"/>
    <w:rsid w:val="00EE115A"/>
    <w:rsid w:val="00EE1E41"/>
    <w:rsid w:val="00EE1F55"/>
    <w:rsid w:val="00EE2D62"/>
    <w:rsid w:val="00EE3575"/>
    <w:rsid w:val="00EE47FC"/>
    <w:rsid w:val="00EE498F"/>
    <w:rsid w:val="00EE6007"/>
    <w:rsid w:val="00EE6187"/>
    <w:rsid w:val="00EE61AD"/>
    <w:rsid w:val="00EE6A24"/>
    <w:rsid w:val="00EE77AD"/>
    <w:rsid w:val="00EE78F0"/>
    <w:rsid w:val="00EE7957"/>
    <w:rsid w:val="00EF04D7"/>
    <w:rsid w:val="00EF0D4B"/>
    <w:rsid w:val="00EF12FA"/>
    <w:rsid w:val="00EF1566"/>
    <w:rsid w:val="00EF18D2"/>
    <w:rsid w:val="00EF30F8"/>
    <w:rsid w:val="00EF3B60"/>
    <w:rsid w:val="00EF42B4"/>
    <w:rsid w:val="00EF4343"/>
    <w:rsid w:val="00EF4F82"/>
    <w:rsid w:val="00EF54B8"/>
    <w:rsid w:val="00EF5637"/>
    <w:rsid w:val="00EF589F"/>
    <w:rsid w:val="00EF6645"/>
    <w:rsid w:val="00EF67AD"/>
    <w:rsid w:val="00EF69CF"/>
    <w:rsid w:val="00EF6ECA"/>
    <w:rsid w:val="00EF7B98"/>
    <w:rsid w:val="00EF7C7C"/>
    <w:rsid w:val="00F00561"/>
    <w:rsid w:val="00F0056B"/>
    <w:rsid w:val="00F012FF"/>
    <w:rsid w:val="00F0154B"/>
    <w:rsid w:val="00F01E36"/>
    <w:rsid w:val="00F0233F"/>
    <w:rsid w:val="00F02570"/>
    <w:rsid w:val="00F027E6"/>
    <w:rsid w:val="00F03434"/>
    <w:rsid w:val="00F036A3"/>
    <w:rsid w:val="00F03E9C"/>
    <w:rsid w:val="00F03ECD"/>
    <w:rsid w:val="00F03F34"/>
    <w:rsid w:val="00F03F3E"/>
    <w:rsid w:val="00F03F81"/>
    <w:rsid w:val="00F047EB"/>
    <w:rsid w:val="00F0484A"/>
    <w:rsid w:val="00F04F68"/>
    <w:rsid w:val="00F05814"/>
    <w:rsid w:val="00F05A8D"/>
    <w:rsid w:val="00F0623E"/>
    <w:rsid w:val="00F0693B"/>
    <w:rsid w:val="00F06ADE"/>
    <w:rsid w:val="00F06B8A"/>
    <w:rsid w:val="00F076EC"/>
    <w:rsid w:val="00F10205"/>
    <w:rsid w:val="00F103CC"/>
    <w:rsid w:val="00F10426"/>
    <w:rsid w:val="00F105F0"/>
    <w:rsid w:val="00F10E71"/>
    <w:rsid w:val="00F117E8"/>
    <w:rsid w:val="00F12338"/>
    <w:rsid w:val="00F126CD"/>
    <w:rsid w:val="00F12864"/>
    <w:rsid w:val="00F12A77"/>
    <w:rsid w:val="00F13055"/>
    <w:rsid w:val="00F13337"/>
    <w:rsid w:val="00F13827"/>
    <w:rsid w:val="00F13F3C"/>
    <w:rsid w:val="00F14C37"/>
    <w:rsid w:val="00F14F8D"/>
    <w:rsid w:val="00F156ED"/>
    <w:rsid w:val="00F157A2"/>
    <w:rsid w:val="00F16251"/>
    <w:rsid w:val="00F16819"/>
    <w:rsid w:val="00F16ACC"/>
    <w:rsid w:val="00F16DF4"/>
    <w:rsid w:val="00F173A8"/>
    <w:rsid w:val="00F17A1A"/>
    <w:rsid w:val="00F1CA32"/>
    <w:rsid w:val="00F2006E"/>
    <w:rsid w:val="00F201FD"/>
    <w:rsid w:val="00F20CF7"/>
    <w:rsid w:val="00F20E32"/>
    <w:rsid w:val="00F210A2"/>
    <w:rsid w:val="00F213D7"/>
    <w:rsid w:val="00F215C6"/>
    <w:rsid w:val="00F22A55"/>
    <w:rsid w:val="00F231D1"/>
    <w:rsid w:val="00F2326D"/>
    <w:rsid w:val="00F23A67"/>
    <w:rsid w:val="00F24141"/>
    <w:rsid w:val="00F24258"/>
    <w:rsid w:val="00F24D8F"/>
    <w:rsid w:val="00F2515D"/>
    <w:rsid w:val="00F25ABC"/>
    <w:rsid w:val="00F25C7A"/>
    <w:rsid w:val="00F25F01"/>
    <w:rsid w:val="00F260D7"/>
    <w:rsid w:val="00F2637F"/>
    <w:rsid w:val="00F2730E"/>
    <w:rsid w:val="00F275FE"/>
    <w:rsid w:val="00F27750"/>
    <w:rsid w:val="00F278A0"/>
    <w:rsid w:val="00F27977"/>
    <w:rsid w:val="00F302E9"/>
    <w:rsid w:val="00F304F6"/>
    <w:rsid w:val="00F312F2"/>
    <w:rsid w:val="00F31671"/>
    <w:rsid w:val="00F320BD"/>
    <w:rsid w:val="00F3276D"/>
    <w:rsid w:val="00F3347F"/>
    <w:rsid w:val="00F33776"/>
    <w:rsid w:val="00F337F2"/>
    <w:rsid w:val="00F33833"/>
    <w:rsid w:val="00F338ED"/>
    <w:rsid w:val="00F33BB1"/>
    <w:rsid w:val="00F3424A"/>
    <w:rsid w:val="00F34318"/>
    <w:rsid w:val="00F34557"/>
    <w:rsid w:val="00F34575"/>
    <w:rsid w:val="00F35001"/>
    <w:rsid w:val="00F3599B"/>
    <w:rsid w:val="00F36B00"/>
    <w:rsid w:val="00F36E34"/>
    <w:rsid w:val="00F3708A"/>
    <w:rsid w:val="00F370FA"/>
    <w:rsid w:val="00F3710C"/>
    <w:rsid w:val="00F375C8"/>
    <w:rsid w:val="00F37617"/>
    <w:rsid w:val="00F37C52"/>
    <w:rsid w:val="00F4016F"/>
    <w:rsid w:val="00F40482"/>
    <w:rsid w:val="00F4096C"/>
    <w:rsid w:val="00F40DC7"/>
    <w:rsid w:val="00F40F06"/>
    <w:rsid w:val="00F411A4"/>
    <w:rsid w:val="00F417F2"/>
    <w:rsid w:val="00F41CB5"/>
    <w:rsid w:val="00F41DA3"/>
    <w:rsid w:val="00F41DE8"/>
    <w:rsid w:val="00F42E8D"/>
    <w:rsid w:val="00F43557"/>
    <w:rsid w:val="00F438CB"/>
    <w:rsid w:val="00F439FE"/>
    <w:rsid w:val="00F43E28"/>
    <w:rsid w:val="00F43E5E"/>
    <w:rsid w:val="00F4489E"/>
    <w:rsid w:val="00F45094"/>
    <w:rsid w:val="00F45997"/>
    <w:rsid w:val="00F45E72"/>
    <w:rsid w:val="00F46C29"/>
    <w:rsid w:val="00F46E39"/>
    <w:rsid w:val="00F4700E"/>
    <w:rsid w:val="00F4711A"/>
    <w:rsid w:val="00F50CBA"/>
    <w:rsid w:val="00F5101A"/>
    <w:rsid w:val="00F510E8"/>
    <w:rsid w:val="00F51ACB"/>
    <w:rsid w:val="00F51DC0"/>
    <w:rsid w:val="00F52085"/>
    <w:rsid w:val="00F5233A"/>
    <w:rsid w:val="00F52547"/>
    <w:rsid w:val="00F5287F"/>
    <w:rsid w:val="00F52D52"/>
    <w:rsid w:val="00F533FF"/>
    <w:rsid w:val="00F53C20"/>
    <w:rsid w:val="00F541C1"/>
    <w:rsid w:val="00F548CD"/>
    <w:rsid w:val="00F54A17"/>
    <w:rsid w:val="00F550BA"/>
    <w:rsid w:val="00F551D9"/>
    <w:rsid w:val="00F553A3"/>
    <w:rsid w:val="00F5553D"/>
    <w:rsid w:val="00F5560B"/>
    <w:rsid w:val="00F556D8"/>
    <w:rsid w:val="00F5598B"/>
    <w:rsid w:val="00F5623F"/>
    <w:rsid w:val="00F56282"/>
    <w:rsid w:val="00F57B25"/>
    <w:rsid w:val="00F57D18"/>
    <w:rsid w:val="00F6088D"/>
    <w:rsid w:val="00F609BF"/>
    <w:rsid w:val="00F60C52"/>
    <w:rsid w:val="00F60E00"/>
    <w:rsid w:val="00F613FF"/>
    <w:rsid w:val="00F6140B"/>
    <w:rsid w:val="00F6143B"/>
    <w:rsid w:val="00F61631"/>
    <w:rsid w:val="00F6167E"/>
    <w:rsid w:val="00F61BFE"/>
    <w:rsid w:val="00F6236A"/>
    <w:rsid w:val="00F6278E"/>
    <w:rsid w:val="00F630FB"/>
    <w:rsid w:val="00F6346B"/>
    <w:rsid w:val="00F63BBA"/>
    <w:rsid w:val="00F63D4C"/>
    <w:rsid w:val="00F63FD0"/>
    <w:rsid w:val="00F644DC"/>
    <w:rsid w:val="00F64DF3"/>
    <w:rsid w:val="00F64E5B"/>
    <w:rsid w:val="00F65FD9"/>
    <w:rsid w:val="00F6628B"/>
    <w:rsid w:val="00F664C0"/>
    <w:rsid w:val="00F6668D"/>
    <w:rsid w:val="00F66777"/>
    <w:rsid w:val="00F667B3"/>
    <w:rsid w:val="00F66C80"/>
    <w:rsid w:val="00F66E5F"/>
    <w:rsid w:val="00F674C9"/>
    <w:rsid w:val="00F674D7"/>
    <w:rsid w:val="00F675AC"/>
    <w:rsid w:val="00F67E26"/>
    <w:rsid w:val="00F67EC8"/>
    <w:rsid w:val="00F7109E"/>
    <w:rsid w:val="00F713F9"/>
    <w:rsid w:val="00F717B4"/>
    <w:rsid w:val="00F718A5"/>
    <w:rsid w:val="00F72251"/>
    <w:rsid w:val="00F72264"/>
    <w:rsid w:val="00F72CE6"/>
    <w:rsid w:val="00F72F8E"/>
    <w:rsid w:val="00F7307A"/>
    <w:rsid w:val="00F736FC"/>
    <w:rsid w:val="00F737FF"/>
    <w:rsid w:val="00F73837"/>
    <w:rsid w:val="00F73AC5"/>
    <w:rsid w:val="00F73E8A"/>
    <w:rsid w:val="00F7474F"/>
    <w:rsid w:val="00F75807"/>
    <w:rsid w:val="00F75C24"/>
    <w:rsid w:val="00F75ECB"/>
    <w:rsid w:val="00F76521"/>
    <w:rsid w:val="00F766B0"/>
    <w:rsid w:val="00F7696F"/>
    <w:rsid w:val="00F7697D"/>
    <w:rsid w:val="00F77421"/>
    <w:rsid w:val="00F776CF"/>
    <w:rsid w:val="00F77C3A"/>
    <w:rsid w:val="00F77DFA"/>
    <w:rsid w:val="00F8030A"/>
    <w:rsid w:val="00F80398"/>
    <w:rsid w:val="00F80994"/>
    <w:rsid w:val="00F80BB0"/>
    <w:rsid w:val="00F81001"/>
    <w:rsid w:val="00F81CCE"/>
    <w:rsid w:val="00F81DEA"/>
    <w:rsid w:val="00F81E51"/>
    <w:rsid w:val="00F81FD7"/>
    <w:rsid w:val="00F8295C"/>
    <w:rsid w:val="00F834F7"/>
    <w:rsid w:val="00F83724"/>
    <w:rsid w:val="00F83C60"/>
    <w:rsid w:val="00F84AB5"/>
    <w:rsid w:val="00F84ABB"/>
    <w:rsid w:val="00F8506C"/>
    <w:rsid w:val="00F86272"/>
    <w:rsid w:val="00F86755"/>
    <w:rsid w:val="00F872A7"/>
    <w:rsid w:val="00F903FD"/>
    <w:rsid w:val="00F90548"/>
    <w:rsid w:val="00F907CC"/>
    <w:rsid w:val="00F90DB2"/>
    <w:rsid w:val="00F9112A"/>
    <w:rsid w:val="00F919D0"/>
    <w:rsid w:val="00F920FA"/>
    <w:rsid w:val="00F921D0"/>
    <w:rsid w:val="00F92AAE"/>
    <w:rsid w:val="00F92AC7"/>
    <w:rsid w:val="00F92D3A"/>
    <w:rsid w:val="00F92FAF"/>
    <w:rsid w:val="00F930EC"/>
    <w:rsid w:val="00F939D5"/>
    <w:rsid w:val="00F93A6A"/>
    <w:rsid w:val="00F93DFE"/>
    <w:rsid w:val="00F9402D"/>
    <w:rsid w:val="00F945E3"/>
    <w:rsid w:val="00F9473E"/>
    <w:rsid w:val="00F94A19"/>
    <w:rsid w:val="00F95284"/>
    <w:rsid w:val="00F959EF"/>
    <w:rsid w:val="00F967F7"/>
    <w:rsid w:val="00F969D2"/>
    <w:rsid w:val="00F96DDC"/>
    <w:rsid w:val="00F96E0C"/>
    <w:rsid w:val="00F975E8"/>
    <w:rsid w:val="00F97AC4"/>
    <w:rsid w:val="00F97CE5"/>
    <w:rsid w:val="00FA07D2"/>
    <w:rsid w:val="00FA0968"/>
    <w:rsid w:val="00FA0CBE"/>
    <w:rsid w:val="00FA13E0"/>
    <w:rsid w:val="00FA1B6D"/>
    <w:rsid w:val="00FA204D"/>
    <w:rsid w:val="00FA23BC"/>
    <w:rsid w:val="00FA23EF"/>
    <w:rsid w:val="00FA2990"/>
    <w:rsid w:val="00FA2B92"/>
    <w:rsid w:val="00FA2C8E"/>
    <w:rsid w:val="00FA2DE7"/>
    <w:rsid w:val="00FA3839"/>
    <w:rsid w:val="00FA3A30"/>
    <w:rsid w:val="00FA4B18"/>
    <w:rsid w:val="00FA4BF0"/>
    <w:rsid w:val="00FA4CAD"/>
    <w:rsid w:val="00FA4E6C"/>
    <w:rsid w:val="00FA5037"/>
    <w:rsid w:val="00FA51A1"/>
    <w:rsid w:val="00FA5A8A"/>
    <w:rsid w:val="00FA5DEF"/>
    <w:rsid w:val="00FA666C"/>
    <w:rsid w:val="00FA716B"/>
    <w:rsid w:val="00FB06D1"/>
    <w:rsid w:val="00FB0726"/>
    <w:rsid w:val="00FB2534"/>
    <w:rsid w:val="00FB26DE"/>
    <w:rsid w:val="00FB2870"/>
    <w:rsid w:val="00FB319F"/>
    <w:rsid w:val="00FB3B05"/>
    <w:rsid w:val="00FB43D0"/>
    <w:rsid w:val="00FB43F4"/>
    <w:rsid w:val="00FB48B5"/>
    <w:rsid w:val="00FB553C"/>
    <w:rsid w:val="00FB60CF"/>
    <w:rsid w:val="00FB66E7"/>
    <w:rsid w:val="00FB6B31"/>
    <w:rsid w:val="00FB7634"/>
    <w:rsid w:val="00FB7B7F"/>
    <w:rsid w:val="00FB7E25"/>
    <w:rsid w:val="00FB7F95"/>
    <w:rsid w:val="00FC0070"/>
    <w:rsid w:val="00FC0D68"/>
    <w:rsid w:val="00FC19D6"/>
    <w:rsid w:val="00FC1AE6"/>
    <w:rsid w:val="00FC1E81"/>
    <w:rsid w:val="00FC2DC9"/>
    <w:rsid w:val="00FC330E"/>
    <w:rsid w:val="00FC3BA6"/>
    <w:rsid w:val="00FC3CB0"/>
    <w:rsid w:val="00FC44D1"/>
    <w:rsid w:val="00FC4708"/>
    <w:rsid w:val="00FC471B"/>
    <w:rsid w:val="00FC4857"/>
    <w:rsid w:val="00FC4B6B"/>
    <w:rsid w:val="00FC5200"/>
    <w:rsid w:val="00FC5224"/>
    <w:rsid w:val="00FC5721"/>
    <w:rsid w:val="00FC65F8"/>
    <w:rsid w:val="00FC669F"/>
    <w:rsid w:val="00FC69CC"/>
    <w:rsid w:val="00FC69CE"/>
    <w:rsid w:val="00FC6F29"/>
    <w:rsid w:val="00FC7014"/>
    <w:rsid w:val="00FC740C"/>
    <w:rsid w:val="00FC742D"/>
    <w:rsid w:val="00FC7A93"/>
    <w:rsid w:val="00FC7FEA"/>
    <w:rsid w:val="00FD05E8"/>
    <w:rsid w:val="00FD0B5D"/>
    <w:rsid w:val="00FD1889"/>
    <w:rsid w:val="00FD1C48"/>
    <w:rsid w:val="00FD37EA"/>
    <w:rsid w:val="00FD3C26"/>
    <w:rsid w:val="00FD4486"/>
    <w:rsid w:val="00FD4B28"/>
    <w:rsid w:val="00FD5C86"/>
    <w:rsid w:val="00FD6073"/>
    <w:rsid w:val="00FD6609"/>
    <w:rsid w:val="00FD675C"/>
    <w:rsid w:val="00FE01D7"/>
    <w:rsid w:val="00FE01FB"/>
    <w:rsid w:val="00FE086B"/>
    <w:rsid w:val="00FE09E0"/>
    <w:rsid w:val="00FE0ABC"/>
    <w:rsid w:val="00FE0BF4"/>
    <w:rsid w:val="00FE0FB1"/>
    <w:rsid w:val="00FE10BB"/>
    <w:rsid w:val="00FE1230"/>
    <w:rsid w:val="00FE1353"/>
    <w:rsid w:val="00FE13E1"/>
    <w:rsid w:val="00FE1443"/>
    <w:rsid w:val="00FE192C"/>
    <w:rsid w:val="00FE19AE"/>
    <w:rsid w:val="00FE1C57"/>
    <w:rsid w:val="00FE2626"/>
    <w:rsid w:val="00FE327F"/>
    <w:rsid w:val="00FE3337"/>
    <w:rsid w:val="00FE3499"/>
    <w:rsid w:val="00FE3CF8"/>
    <w:rsid w:val="00FE429C"/>
    <w:rsid w:val="00FE4B53"/>
    <w:rsid w:val="00FE5BE7"/>
    <w:rsid w:val="00FE5DC6"/>
    <w:rsid w:val="00FE64A7"/>
    <w:rsid w:val="00FE6662"/>
    <w:rsid w:val="00FE6D1F"/>
    <w:rsid w:val="00FE713D"/>
    <w:rsid w:val="00FE73A7"/>
    <w:rsid w:val="00FF0A1D"/>
    <w:rsid w:val="00FF0A72"/>
    <w:rsid w:val="00FF0BB1"/>
    <w:rsid w:val="00FF0F44"/>
    <w:rsid w:val="00FF1107"/>
    <w:rsid w:val="00FF12B2"/>
    <w:rsid w:val="00FF16B5"/>
    <w:rsid w:val="00FF257E"/>
    <w:rsid w:val="00FF271A"/>
    <w:rsid w:val="00FF2CE9"/>
    <w:rsid w:val="00FF3300"/>
    <w:rsid w:val="00FF384A"/>
    <w:rsid w:val="00FF3CF4"/>
    <w:rsid w:val="00FF42B9"/>
    <w:rsid w:val="00FF50E5"/>
    <w:rsid w:val="00FF5E31"/>
    <w:rsid w:val="00FF63B5"/>
    <w:rsid w:val="00FF64B3"/>
    <w:rsid w:val="00FF64CD"/>
    <w:rsid w:val="00FF6725"/>
    <w:rsid w:val="00FF6E8F"/>
    <w:rsid w:val="00FF758F"/>
    <w:rsid w:val="00FF75FB"/>
    <w:rsid w:val="011C14C5"/>
    <w:rsid w:val="0142803D"/>
    <w:rsid w:val="017E2ADE"/>
    <w:rsid w:val="01806ECD"/>
    <w:rsid w:val="01ED0538"/>
    <w:rsid w:val="0298CAD3"/>
    <w:rsid w:val="02AA3F4D"/>
    <w:rsid w:val="02B0B03B"/>
    <w:rsid w:val="02EF2F65"/>
    <w:rsid w:val="0303D768"/>
    <w:rsid w:val="03157FD0"/>
    <w:rsid w:val="031960B3"/>
    <w:rsid w:val="0388EE1E"/>
    <w:rsid w:val="038F1357"/>
    <w:rsid w:val="03DD05F7"/>
    <w:rsid w:val="04DD7644"/>
    <w:rsid w:val="04E27821"/>
    <w:rsid w:val="053615DB"/>
    <w:rsid w:val="0566099D"/>
    <w:rsid w:val="05BFCA5D"/>
    <w:rsid w:val="05C9F9ED"/>
    <w:rsid w:val="060AAB5A"/>
    <w:rsid w:val="064477DF"/>
    <w:rsid w:val="06719198"/>
    <w:rsid w:val="06E7E9E7"/>
    <w:rsid w:val="06F8383F"/>
    <w:rsid w:val="06FF360E"/>
    <w:rsid w:val="074A4E26"/>
    <w:rsid w:val="0761E07E"/>
    <w:rsid w:val="07CF5E75"/>
    <w:rsid w:val="07DE21D5"/>
    <w:rsid w:val="0806A19B"/>
    <w:rsid w:val="0810A921"/>
    <w:rsid w:val="0864596A"/>
    <w:rsid w:val="0881B73E"/>
    <w:rsid w:val="08D0B5ED"/>
    <w:rsid w:val="0997B6DC"/>
    <w:rsid w:val="099ED10F"/>
    <w:rsid w:val="09CD6168"/>
    <w:rsid w:val="0A4753A4"/>
    <w:rsid w:val="0A54C808"/>
    <w:rsid w:val="0B053792"/>
    <w:rsid w:val="0C0DC355"/>
    <w:rsid w:val="0C91DF9B"/>
    <w:rsid w:val="0CBD92AC"/>
    <w:rsid w:val="0D10025E"/>
    <w:rsid w:val="0D492415"/>
    <w:rsid w:val="0D591A8B"/>
    <w:rsid w:val="0DB91289"/>
    <w:rsid w:val="0DC863C8"/>
    <w:rsid w:val="0DC96ECA"/>
    <w:rsid w:val="0DFB4F81"/>
    <w:rsid w:val="0E37E022"/>
    <w:rsid w:val="0E44C636"/>
    <w:rsid w:val="0E4DD9CA"/>
    <w:rsid w:val="0E5202F6"/>
    <w:rsid w:val="0ECD1382"/>
    <w:rsid w:val="0F0736C1"/>
    <w:rsid w:val="0F14C31A"/>
    <w:rsid w:val="0F4D2C4C"/>
    <w:rsid w:val="0F634808"/>
    <w:rsid w:val="0F98658E"/>
    <w:rsid w:val="0FA293EC"/>
    <w:rsid w:val="0FB98F62"/>
    <w:rsid w:val="0FBC043E"/>
    <w:rsid w:val="1004DD57"/>
    <w:rsid w:val="103EA826"/>
    <w:rsid w:val="10521C97"/>
    <w:rsid w:val="10F8A924"/>
    <w:rsid w:val="1146C8DE"/>
    <w:rsid w:val="11BF1E70"/>
    <w:rsid w:val="12226B02"/>
    <w:rsid w:val="12B3DD5F"/>
    <w:rsid w:val="12E012EC"/>
    <w:rsid w:val="1301BBAA"/>
    <w:rsid w:val="1329ADD7"/>
    <w:rsid w:val="135A94AB"/>
    <w:rsid w:val="13AC7225"/>
    <w:rsid w:val="13BFCE49"/>
    <w:rsid w:val="13F30D8D"/>
    <w:rsid w:val="145BD10D"/>
    <w:rsid w:val="148A3F9C"/>
    <w:rsid w:val="14905042"/>
    <w:rsid w:val="14C1CB4F"/>
    <w:rsid w:val="15977C4F"/>
    <w:rsid w:val="160B55B2"/>
    <w:rsid w:val="178BDE47"/>
    <w:rsid w:val="1796F1BA"/>
    <w:rsid w:val="17AF5290"/>
    <w:rsid w:val="17BDC9A3"/>
    <w:rsid w:val="17D93587"/>
    <w:rsid w:val="1804DF7F"/>
    <w:rsid w:val="18336160"/>
    <w:rsid w:val="185549C5"/>
    <w:rsid w:val="185BC37D"/>
    <w:rsid w:val="19487BA0"/>
    <w:rsid w:val="194E685B"/>
    <w:rsid w:val="1A173893"/>
    <w:rsid w:val="1A4082E6"/>
    <w:rsid w:val="1A6B6353"/>
    <w:rsid w:val="1A8A604C"/>
    <w:rsid w:val="1B0FE32C"/>
    <w:rsid w:val="1B4A5438"/>
    <w:rsid w:val="1B4D5EAB"/>
    <w:rsid w:val="1B75B040"/>
    <w:rsid w:val="1BCC526A"/>
    <w:rsid w:val="1C18A50D"/>
    <w:rsid w:val="1C256F61"/>
    <w:rsid w:val="1C300DFF"/>
    <w:rsid w:val="1CB9D6FD"/>
    <w:rsid w:val="1CBBFDB2"/>
    <w:rsid w:val="1CE7A3DD"/>
    <w:rsid w:val="1D0660F0"/>
    <w:rsid w:val="1D296786"/>
    <w:rsid w:val="1D316A2C"/>
    <w:rsid w:val="1D3B3117"/>
    <w:rsid w:val="1D8AC8DF"/>
    <w:rsid w:val="1D91CE7E"/>
    <w:rsid w:val="1E2B64D7"/>
    <w:rsid w:val="1E73A25D"/>
    <w:rsid w:val="1EDF86BE"/>
    <w:rsid w:val="1F409E27"/>
    <w:rsid w:val="1F9E8930"/>
    <w:rsid w:val="1FB0E6BB"/>
    <w:rsid w:val="201FF9B8"/>
    <w:rsid w:val="202E70F7"/>
    <w:rsid w:val="20B828EF"/>
    <w:rsid w:val="20D4FE80"/>
    <w:rsid w:val="20F07D69"/>
    <w:rsid w:val="2118FAA8"/>
    <w:rsid w:val="213F3173"/>
    <w:rsid w:val="2176A9B8"/>
    <w:rsid w:val="21A9F53B"/>
    <w:rsid w:val="21B6BA78"/>
    <w:rsid w:val="21E0EB93"/>
    <w:rsid w:val="21EB441C"/>
    <w:rsid w:val="222D58FD"/>
    <w:rsid w:val="223C1483"/>
    <w:rsid w:val="229E3C92"/>
    <w:rsid w:val="23213B77"/>
    <w:rsid w:val="237B8F16"/>
    <w:rsid w:val="23B27968"/>
    <w:rsid w:val="23DF7717"/>
    <w:rsid w:val="23EDFEDF"/>
    <w:rsid w:val="2407F5D7"/>
    <w:rsid w:val="2446A422"/>
    <w:rsid w:val="24633754"/>
    <w:rsid w:val="24C0487B"/>
    <w:rsid w:val="25123EBC"/>
    <w:rsid w:val="25170A07"/>
    <w:rsid w:val="253928C1"/>
    <w:rsid w:val="254A6F68"/>
    <w:rsid w:val="25AB7DDF"/>
    <w:rsid w:val="260C23FC"/>
    <w:rsid w:val="2625443B"/>
    <w:rsid w:val="26907A62"/>
    <w:rsid w:val="26B5B26C"/>
    <w:rsid w:val="276263AE"/>
    <w:rsid w:val="27CA585A"/>
    <w:rsid w:val="27DFA6E4"/>
    <w:rsid w:val="28505E32"/>
    <w:rsid w:val="28BE5F02"/>
    <w:rsid w:val="28FACF44"/>
    <w:rsid w:val="29560402"/>
    <w:rsid w:val="295F35C4"/>
    <w:rsid w:val="29FAD3DA"/>
    <w:rsid w:val="2A1DE15C"/>
    <w:rsid w:val="2A3CA4B9"/>
    <w:rsid w:val="2A5EE523"/>
    <w:rsid w:val="2A75A631"/>
    <w:rsid w:val="2A9BE7F6"/>
    <w:rsid w:val="2AA49E40"/>
    <w:rsid w:val="2AAC8227"/>
    <w:rsid w:val="2AF1C0EB"/>
    <w:rsid w:val="2BCFE3A8"/>
    <w:rsid w:val="2C0263F0"/>
    <w:rsid w:val="2C12CB94"/>
    <w:rsid w:val="2C9FB073"/>
    <w:rsid w:val="2CA61B50"/>
    <w:rsid w:val="2CCB957D"/>
    <w:rsid w:val="2D0C32A5"/>
    <w:rsid w:val="2D189128"/>
    <w:rsid w:val="2D3D6DEB"/>
    <w:rsid w:val="2D42A401"/>
    <w:rsid w:val="2D4310D1"/>
    <w:rsid w:val="2D614AB4"/>
    <w:rsid w:val="2D7EFBF0"/>
    <w:rsid w:val="2D7F9BBB"/>
    <w:rsid w:val="2DA9484E"/>
    <w:rsid w:val="2ED39B42"/>
    <w:rsid w:val="2EE0A5D8"/>
    <w:rsid w:val="2F6ADDCD"/>
    <w:rsid w:val="2FB32525"/>
    <w:rsid w:val="3016CB83"/>
    <w:rsid w:val="303B3C52"/>
    <w:rsid w:val="3084FFE4"/>
    <w:rsid w:val="30891B5A"/>
    <w:rsid w:val="3091DBBF"/>
    <w:rsid w:val="314834DB"/>
    <w:rsid w:val="314C85B0"/>
    <w:rsid w:val="3157EDF4"/>
    <w:rsid w:val="32136C1B"/>
    <w:rsid w:val="3246D659"/>
    <w:rsid w:val="3291DD17"/>
    <w:rsid w:val="3390C056"/>
    <w:rsid w:val="33B00EDB"/>
    <w:rsid w:val="33C8B900"/>
    <w:rsid w:val="33E83390"/>
    <w:rsid w:val="34074570"/>
    <w:rsid w:val="3436EC2D"/>
    <w:rsid w:val="34DE226F"/>
    <w:rsid w:val="34E64CF8"/>
    <w:rsid w:val="350C144E"/>
    <w:rsid w:val="35625509"/>
    <w:rsid w:val="35666C81"/>
    <w:rsid w:val="35A8582D"/>
    <w:rsid w:val="35E8A610"/>
    <w:rsid w:val="36083707"/>
    <w:rsid w:val="36274CAF"/>
    <w:rsid w:val="3669D45E"/>
    <w:rsid w:val="3697B340"/>
    <w:rsid w:val="36BEED31"/>
    <w:rsid w:val="36C1ADE0"/>
    <w:rsid w:val="377596A9"/>
    <w:rsid w:val="37DCEBC1"/>
    <w:rsid w:val="38645AEE"/>
    <w:rsid w:val="38723AC8"/>
    <w:rsid w:val="38D64743"/>
    <w:rsid w:val="3975B696"/>
    <w:rsid w:val="3994D646"/>
    <w:rsid w:val="3A009BF7"/>
    <w:rsid w:val="3A547591"/>
    <w:rsid w:val="3AF47652"/>
    <w:rsid w:val="3B29C2F6"/>
    <w:rsid w:val="3B3F5D80"/>
    <w:rsid w:val="3B5A6115"/>
    <w:rsid w:val="3BA94CFD"/>
    <w:rsid w:val="3BDD5170"/>
    <w:rsid w:val="3C59E00A"/>
    <w:rsid w:val="3CA3F2F1"/>
    <w:rsid w:val="3D184228"/>
    <w:rsid w:val="3D225DB5"/>
    <w:rsid w:val="3D42AC04"/>
    <w:rsid w:val="3D42E844"/>
    <w:rsid w:val="3D5E814F"/>
    <w:rsid w:val="3D61AB9D"/>
    <w:rsid w:val="3D969B4E"/>
    <w:rsid w:val="3DB043B5"/>
    <w:rsid w:val="3DED7DB5"/>
    <w:rsid w:val="3E3FDDF9"/>
    <w:rsid w:val="3E70DE1C"/>
    <w:rsid w:val="3E86E277"/>
    <w:rsid w:val="3E9CD664"/>
    <w:rsid w:val="3EB04EDB"/>
    <w:rsid w:val="3EDBDAB9"/>
    <w:rsid w:val="3EEA9666"/>
    <w:rsid w:val="3F3D8037"/>
    <w:rsid w:val="3F74D743"/>
    <w:rsid w:val="3F82B2B9"/>
    <w:rsid w:val="3F943FF3"/>
    <w:rsid w:val="4012F0B3"/>
    <w:rsid w:val="40CFB52C"/>
    <w:rsid w:val="415B73ED"/>
    <w:rsid w:val="415C8B73"/>
    <w:rsid w:val="4170DF55"/>
    <w:rsid w:val="41FCEAC2"/>
    <w:rsid w:val="41FF4864"/>
    <w:rsid w:val="42159059"/>
    <w:rsid w:val="42C508E9"/>
    <w:rsid w:val="42D1E662"/>
    <w:rsid w:val="4326C6E1"/>
    <w:rsid w:val="434E23DE"/>
    <w:rsid w:val="43DC4C31"/>
    <w:rsid w:val="43FB2A6C"/>
    <w:rsid w:val="45306716"/>
    <w:rsid w:val="45960117"/>
    <w:rsid w:val="45A3065B"/>
    <w:rsid w:val="45F7C638"/>
    <w:rsid w:val="464024ED"/>
    <w:rsid w:val="4691A550"/>
    <w:rsid w:val="46D9D194"/>
    <w:rsid w:val="476EAD25"/>
    <w:rsid w:val="478682C1"/>
    <w:rsid w:val="47A1BA63"/>
    <w:rsid w:val="47BB182F"/>
    <w:rsid w:val="47D77E0D"/>
    <w:rsid w:val="47D83496"/>
    <w:rsid w:val="480EDA90"/>
    <w:rsid w:val="4841A73A"/>
    <w:rsid w:val="48693D2B"/>
    <w:rsid w:val="491044B5"/>
    <w:rsid w:val="491E3935"/>
    <w:rsid w:val="49CB9B14"/>
    <w:rsid w:val="49D24B84"/>
    <w:rsid w:val="49D6D85C"/>
    <w:rsid w:val="4A335789"/>
    <w:rsid w:val="4A862C40"/>
    <w:rsid w:val="4B52AD1A"/>
    <w:rsid w:val="4B704A8E"/>
    <w:rsid w:val="4BB84CD9"/>
    <w:rsid w:val="4BC09B00"/>
    <w:rsid w:val="4BD1613E"/>
    <w:rsid w:val="4BDB86AF"/>
    <w:rsid w:val="4C1530A4"/>
    <w:rsid w:val="4C8022E9"/>
    <w:rsid w:val="4C98DDBB"/>
    <w:rsid w:val="4D1574FA"/>
    <w:rsid w:val="4D7B0630"/>
    <w:rsid w:val="4DA12F56"/>
    <w:rsid w:val="4DD99B1E"/>
    <w:rsid w:val="4DE2F3FB"/>
    <w:rsid w:val="4E36AB59"/>
    <w:rsid w:val="4E382391"/>
    <w:rsid w:val="4E645E67"/>
    <w:rsid w:val="4EC88E1D"/>
    <w:rsid w:val="4F4A48AE"/>
    <w:rsid w:val="4FB711E1"/>
    <w:rsid w:val="4FC158F6"/>
    <w:rsid w:val="50E0D4EF"/>
    <w:rsid w:val="510D5D81"/>
    <w:rsid w:val="511D3BC7"/>
    <w:rsid w:val="51217E96"/>
    <w:rsid w:val="512953FF"/>
    <w:rsid w:val="5139CC29"/>
    <w:rsid w:val="51BD6B15"/>
    <w:rsid w:val="51C3DF29"/>
    <w:rsid w:val="5203C62C"/>
    <w:rsid w:val="52132548"/>
    <w:rsid w:val="5268DB46"/>
    <w:rsid w:val="52ECB8CD"/>
    <w:rsid w:val="530E96B2"/>
    <w:rsid w:val="5345B242"/>
    <w:rsid w:val="534C9B95"/>
    <w:rsid w:val="5350E10B"/>
    <w:rsid w:val="535C1534"/>
    <w:rsid w:val="5363A333"/>
    <w:rsid w:val="53846802"/>
    <w:rsid w:val="53DB0AF4"/>
    <w:rsid w:val="54137D2D"/>
    <w:rsid w:val="5428E333"/>
    <w:rsid w:val="542AAF11"/>
    <w:rsid w:val="548CDE08"/>
    <w:rsid w:val="54E82071"/>
    <w:rsid w:val="54FA8589"/>
    <w:rsid w:val="54FC92CF"/>
    <w:rsid w:val="55095213"/>
    <w:rsid w:val="5510D807"/>
    <w:rsid w:val="55115985"/>
    <w:rsid w:val="552A5964"/>
    <w:rsid w:val="553B30A4"/>
    <w:rsid w:val="5540B938"/>
    <w:rsid w:val="561AD2FB"/>
    <w:rsid w:val="56CE2FD9"/>
    <w:rsid w:val="56DF24B6"/>
    <w:rsid w:val="577538AB"/>
    <w:rsid w:val="5793FEEC"/>
    <w:rsid w:val="57951BCC"/>
    <w:rsid w:val="57CFA8F1"/>
    <w:rsid w:val="589575E9"/>
    <w:rsid w:val="58C5802F"/>
    <w:rsid w:val="5956FA5E"/>
    <w:rsid w:val="5976A472"/>
    <w:rsid w:val="597903C3"/>
    <w:rsid w:val="597AD23C"/>
    <w:rsid w:val="59AF26B1"/>
    <w:rsid w:val="59BD4A12"/>
    <w:rsid w:val="59EEE5FE"/>
    <w:rsid w:val="5A870CB2"/>
    <w:rsid w:val="5AB5707A"/>
    <w:rsid w:val="5B10F7A0"/>
    <w:rsid w:val="5B52AEAF"/>
    <w:rsid w:val="5B7AC764"/>
    <w:rsid w:val="5B989A33"/>
    <w:rsid w:val="5BC1C3B4"/>
    <w:rsid w:val="5BD282AF"/>
    <w:rsid w:val="5C248DED"/>
    <w:rsid w:val="5C8952AB"/>
    <w:rsid w:val="5CE78A58"/>
    <w:rsid w:val="5CEE3A48"/>
    <w:rsid w:val="5D40CAAA"/>
    <w:rsid w:val="5D46FB41"/>
    <w:rsid w:val="5D61093D"/>
    <w:rsid w:val="5D65AC46"/>
    <w:rsid w:val="5DA70A52"/>
    <w:rsid w:val="5DCE677F"/>
    <w:rsid w:val="5DFA3A0E"/>
    <w:rsid w:val="5E373E16"/>
    <w:rsid w:val="5E3D1333"/>
    <w:rsid w:val="5E7F380B"/>
    <w:rsid w:val="5EE100BC"/>
    <w:rsid w:val="5EEA1FD8"/>
    <w:rsid w:val="5EEB2575"/>
    <w:rsid w:val="5EF86335"/>
    <w:rsid w:val="5EFB3B4B"/>
    <w:rsid w:val="5F190056"/>
    <w:rsid w:val="5F7535AA"/>
    <w:rsid w:val="600E6E12"/>
    <w:rsid w:val="6018B4CA"/>
    <w:rsid w:val="6039B2F9"/>
    <w:rsid w:val="605803CC"/>
    <w:rsid w:val="609949EE"/>
    <w:rsid w:val="60E3E14E"/>
    <w:rsid w:val="613B0782"/>
    <w:rsid w:val="6163451E"/>
    <w:rsid w:val="6177CE6B"/>
    <w:rsid w:val="619272B4"/>
    <w:rsid w:val="61B498A0"/>
    <w:rsid w:val="61E2C9CA"/>
    <w:rsid w:val="61F9E4E1"/>
    <w:rsid w:val="6210412F"/>
    <w:rsid w:val="6211621A"/>
    <w:rsid w:val="6255F2F1"/>
    <w:rsid w:val="6274C2ED"/>
    <w:rsid w:val="62842F62"/>
    <w:rsid w:val="62A03AEA"/>
    <w:rsid w:val="62A0FA1A"/>
    <w:rsid w:val="62C4109F"/>
    <w:rsid w:val="62E97274"/>
    <w:rsid w:val="62F4B18C"/>
    <w:rsid w:val="6303DAAC"/>
    <w:rsid w:val="6313FEFE"/>
    <w:rsid w:val="634B155D"/>
    <w:rsid w:val="634F9DA2"/>
    <w:rsid w:val="635BC81A"/>
    <w:rsid w:val="63E28391"/>
    <w:rsid w:val="63F8EF27"/>
    <w:rsid w:val="645107EE"/>
    <w:rsid w:val="6484B789"/>
    <w:rsid w:val="649435E7"/>
    <w:rsid w:val="64A052CA"/>
    <w:rsid w:val="64E2FB4A"/>
    <w:rsid w:val="64F0B31A"/>
    <w:rsid w:val="65357773"/>
    <w:rsid w:val="6582E766"/>
    <w:rsid w:val="65867362"/>
    <w:rsid w:val="658CFDD6"/>
    <w:rsid w:val="65D3E4FD"/>
    <w:rsid w:val="662248B9"/>
    <w:rsid w:val="6632D445"/>
    <w:rsid w:val="66366493"/>
    <w:rsid w:val="6681C9F8"/>
    <w:rsid w:val="66C179FC"/>
    <w:rsid w:val="66C50508"/>
    <w:rsid w:val="66C52DC7"/>
    <w:rsid w:val="66D2BA30"/>
    <w:rsid w:val="672086F7"/>
    <w:rsid w:val="6739E5B8"/>
    <w:rsid w:val="6747B354"/>
    <w:rsid w:val="6784A136"/>
    <w:rsid w:val="67B1D40D"/>
    <w:rsid w:val="684C9DA7"/>
    <w:rsid w:val="685740D3"/>
    <w:rsid w:val="686A1293"/>
    <w:rsid w:val="68A6756A"/>
    <w:rsid w:val="68D20F3F"/>
    <w:rsid w:val="6935088F"/>
    <w:rsid w:val="693A663F"/>
    <w:rsid w:val="69421662"/>
    <w:rsid w:val="69BB27FA"/>
    <w:rsid w:val="69EC54BB"/>
    <w:rsid w:val="6A28BC81"/>
    <w:rsid w:val="6A3DAF94"/>
    <w:rsid w:val="6A464A6C"/>
    <w:rsid w:val="6A60513F"/>
    <w:rsid w:val="6B179A20"/>
    <w:rsid w:val="6B4DB74E"/>
    <w:rsid w:val="6B6305A4"/>
    <w:rsid w:val="6BB00FF0"/>
    <w:rsid w:val="6BC3BA4C"/>
    <w:rsid w:val="6BF71217"/>
    <w:rsid w:val="6C2DC5D0"/>
    <w:rsid w:val="6C8CA4F9"/>
    <w:rsid w:val="6CF89FDD"/>
    <w:rsid w:val="6D2025BC"/>
    <w:rsid w:val="6D21DBEA"/>
    <w:rsid w:val="6D500D51"/>
    <w:rsid w:val="6D825918"/>
    <w:rsid w:val="6DEEF977"/>
    <w:rsid w:val="6DF2381C"/>
    <w:rsid w:val="6E168123"/>
    <w:rsid w:val="6E9E63E9"/>
    <w:rsid w:val="6EA03330"/>
    <w:rsid w:val="6EABE210"/>
    <w:rsid w:val="6EE0E53A"/>
    <w:rsid w:val="6F16CA4C"/>
    <w:rsid w:val="6F44A182"/>
    <w:rsid w:val="6FB873E2"/>
    <w:rsid w:val="6FD4D0AA"/>
    <w:rsid w:val="6FD76570"/>
    <w:rsid w:val="6FE02BE6"/>
    <w:rsid w:val="6FE5743D"/>
    <w:rsid w:val="70323E74"/>
    <w:rsid w:val="704C712A"/>
    <w:rsid w:val="705683D9"/>
    <w:rsid w:val="708625B2"/>
    <w:rsid w:val="708A35F5"/>
    <w:rsid w:val="70D4CE04"/>
    <w:rsid w:val="71DEA428"/>
    <w:rsid w:val="7224FC65"/>
    <w:rsid w:val="726C5B26"/>
    <w:rsid w:val="72730B3F"/>
    <w:rsid w:val="72A941F3"/>
    <w:rsid w:val="72E183CB"/>
    <w:rsid w:val="73122BE2"/>
    <w:rsid w:val="73133B1D"/>
    <w:rsid w:val="732D2EE5"/>
    <w:rsid w:val="737067A2"/>
    <w:rsid w:val="73A30789"/>
    <w:rsid w:val="73CF08AB"/>
    <w:rsid w:val="73DC5F18"/>
    <w:rsid w:val="74088E44"/>
    <w:rsid w:val="744FBB59"/>
    <w:rsid w:val="7470F1CF"/>
    <w:rsid w:val="74AFB761"/>
    <w:rsid w:val="74C82EAD"/>
    <w:rsid w:val="74F95298"/>
    <w:rsid w:val="751D62AB"/>
    <w:rsid w:val="751E155C"/>
    <w:rsid w:val="7520A382"/>
    <w:rsid w:val="7558DBDB"/>
    <w:rsid w:val="7577CE9E"/>
    <w:rsid w:val="75D85171"/>
    <w:rsid w:val="76289F96"/>
    <w:rsid w:val="762C81FE"/>
    <w:rsid w:val="76C846AB"/>
    <w:rsid w:val="77346587"/>
    <w:rsid w:val="7746EAC3"/>
    <w:rsid w:val="776BEC7E"/>
    <w:rsid w:val="777B44D9"/>
    <w:rsid w:val="778028E3"/>
    <w:rsid w:val="7792E71C"/>
    <w:rsid w:val="78023B8D"/>
    <w:rsid w:val="7832DCC0"/>
    <w:rsid w:val="7833DD99"/>
    <w:rsid w:val="7875829C"/>
    <w:rsid w:val="790EE403"/>
    <w:rsid w:val="791BF83A"/>
    <w:rsid w:val="791E93DB"/>
    <w:rsid w:val="7921E02B"/>
    <w:rsid w:val="792C6709"/>
    <w:rsid w:val="7962A8DA"/>
    <w:rsid w:val="79BCE885"/>
    <w:rsid w:val="79C7672E"/>
    <w:rsid w:val="79F044DE"/>
    <w:rsid w:val="7A0DFCCA"/>
    <w:rsid w:val="7A0F5640"/>
    <w:rsid w:val="7A21F6DA"/>
    <w:rsid w:val="7AA90817"/>
    <w:rsid w:val="7AE33F9C"/>
    <w:rsid w:val="7B88375B"/>
    <w:rsid w:val="7B895B07"/>
    <w:rsid w:val="7BCA8A9E"/>
    <w:rsid w:val="7C34E472"/>
    <w:rsid w:val="7C58865F"/>
    <w:rsid w:val="7C9EC667"/>
    <w:rsid w:val="7CF6D292"/>
    <w:rsid w:val="7D26F62F"/>
    <w:rsid w:val="7D433B79"/>
    <w:rsid w:val="7D9027FB"/>
    <w:rsid w:val="7DA0CF66"/>
    <w:rsid w:val="7F284B8A"/>
    <w:rsid w:val="7FA9E25D"/>
    <w:rsid w:val="7FC71AB2"/>
    <w:rsid w:val="7FD86A2A"/>
    <w:rsid w:val="7FF0EA9B"/>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6719198"/>
  <w15:chartTrackingRefBased/>
  <w15:docId w15:val="{2B5B7225-526A-47A9-8C3D-B2DFEEC30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4ED"/>
    <w:rPr>
      <w:rFonts w:ascii="Times New Roman" w:hAnsi="Times New Roman"/>
      <w:lang w:val="en-GB"/>
    </w:rPr>
  </w:style>
  <w:style w:type="paragraph" w:styleId="Heading1">
    <w:name w:val="heading 1"/>
    <w:basedOn w:val="Normal"/>
    <w:next w:val="Normal"/>
    <w:link w:val="Heading1Char"/>
    <w:uiPriority w:val="9"/>
    <w:qFormat/>
    <w:rsid w:val="00AC5C89"/>
    <w:pPr>
      <w:keepNext/>
      <w:keepLines/>
      <w:spacing w:before="360" w:after="80"/>
      <w:outlineLvl w:val="0"/>
    </w:pPr>
    <w:rPr>
      <w:rFonts w:eastAsiaTheme="majorEastAsia" w:cstheme="majorBidi"/>
      <w:b/>
      <w:bCs/>
      <w:szCs w:val="40"/>
    </w:rPr>
  </w:style>
  <w:style w:type="paragraph" w:styleId="Heading2">
    <w:name w:val="heading 2"/>
    <w:basedOn w:val="ListParagraph"/>
    <w:next w:val="Normal"/>
    <w:link w:val="Heading2Char"/>
    <w:uiPriority w:val="9"/>
    <w:unhideWhenUsed/>
    <w:qFormat/>
    <w:rsid w:val="00D66950"/>
    <w:pPr>
      <w:numPr>
        <w:ilvl w:val="1"/>
        <w:numId w:val="16"/>
      </w:numPr>
      <w:spacing w:line="276" w:lineRule="auto"/>
      <w:ind w:left="709" w:hanging="426"/>
      <w:jc w:val="both"/>
      <w:outlineLvl w:val="1"/>
    </w:pPr>
    <w:rPr>
      <w:rFonts w:eastAsia="Times New Roman" w:cs="Times New Roman"/>
      <w:b/>
      <w:bCs/>
      <w:lang w:eastAsia="en-GB"/>
    </w:rPr>
  </w:style>
  <w:style w:type="paragraph" w:styleId="Heading3">
    <w:name w:val="heading 3"/>
    <w:basedOn w:val="Normal"/>
    <w:next w:val="Normal"/>
    <w:link w:val="Heading3Char"/>
    <w:uiPriority w:val="9"/>
    <w:unhideWhenUsed/>
    <w:qFormat/>
    <w:rsid w:val="00420F4A"/>
    <w:pPr>
      <w:keepNext/>
      <w:keepLines/>
      <w:numPr>
        <w:ilvl w:val="2"/>
        <w:numId w:val="12"/>
      </w:numPr>
      <w:spacing w:before="160" w:after="80"/>
      <w:outlineLvl w:val="2"/>
    </w:pPr>
    <w:rPr>
      <w:rFonts w:eastAsiaTheme="majorEastAsia" w:cs="Times New Roman"/>
      <w:b/>
      <w:iCs/>
      <w:lang w:eastAsia="en-GB"/>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89"/>
    <w:rPr>
      <w:rFonts w:ascii="Times New Roman" w:eastAsiaTheme="majorEastAsia" w:hAnsi="Times New Roman" w:cstheme="majorBidi"/>
      <w:b/>
      <w:bCs/>
      <w:szCs w:val="40"/>
      <w:lang w:val="en-GB"/>
    </w:rPr>
  </w:style>
  <w:style w:type="character" w:customStyle="1" w:styleId="Heading2Char">
    <w:name w:val="Heading 2 Char"/>
    <w:basedOn w:val="DefaultParagraphFont"/>
    <w:link w:val="Heading2"/>
    <w:uiPriority w:val="9"/>
    <w:rsid w:val="00F63FD0"/>
    <w:rPr>
      <w:rFonts w:ascii="Times New Roman" w:eastAsia="Times New Roman" w:hAnsi="Times New Roman" w:cs="Times New Roman"/>
      <w:b/>
      <w:bCs/>
      <w:lang w:val="en-GB" w:eastAsia="en-GB"/>
    </w:rPr>
  </w:style>
  <w:style w:type="character" w:customStyle="1" w:styleId="Heading3Char">
    <w:name w:val="Heading 3 Char"/>
    <w:basedOn w:val="DefaultParagraphFont"/>
    <w:link w:val="Heading3"/>
    <w:uiPriority w:val="9"/>
    <w:rsid w:val="00FF50E5"/>
    <w:rPr>
      <w:rFonts w:ascii="Times New Roman" w:eastAsiaTheme="majorEastAsia" w:hAnsi="Times New Roman" w:cs="Times New Roman"/>
      <w:b/>
      <w:iCs/>
      <w:lang w:val="en-GB" w:eastAsia="en-GB"/>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link w:val="ListParagraphChar"/>
    <w:uiPriority w:val="34"/>
    <w:qFormat/>
    <w:rsid w:val="792C6709"/>
    <w:pPr>
      <w:ind w:left="720"/>
      <w:contextualSpacing/>
    </w:pPr>
  </w:style>
  <w:style w:type="paragraph" w:styleId="NoSpacing">
    <w:name w:val="No Spacing"/>
    <w:uiPriority w:val="1"/>
    <w:qFormat/>
    <w:rsid w:val="00F80994"/>
    <w:pPr>
      <w:spacing w:after="0"/>
    </w:p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customStyle="1" w:styleId="p1">
    <w:name w:val="p1"/>
    <w:basedOn w:val="Normal"/>
    <w:rsid w:val="0070470B"/>
    <w:pPr>
      <w:spacing w:after="0" w:line="240" w:lineRule="auto"/>
    </w:pPr>
    <w:rPr>
      <w:rFonts w:eastAsia="Times New Roman" w:cs="Times New Roman"/>
      <w:color w:val="000000"/>
      <w:sz w:val="15"/>
      <w:szCs w:val="15"/>
      <w:lang w:eastAsia="en-GB"/>
    </w:rPr>
  </w:style>
  <w:style w:type="character" w:customStyle="1" w:styleId="s1">
    <w:name w:val="s1"/>
    <w:basedOn w:val="DefaultParagraphFont"/>
    <w:rsid w:val="0070470B"/>
    <w:rPr>
      <w:rFonts w:ascii="Helvetica" w:hAnsi="Helvetica" w:hint="default"/>
      <w:sz w:val="15"/>
      <w:szCs w:val="15"/>
    </w:rPr>
  </w:style>
  <w:style w:type="character" w:customStyle="1" w:styleId="s2">
    <w:name w:val="s2"/>
    <w:basedOn w:val="DefaultParagraphFont"/>
    <w:rsid w:val="0070470B"/>
    <w:rPr>
      <w:rFonts w:ascii="Arial" w:hAnsi="Arial" w:cs="Arial" w:hint="default"/>
      <w:sz w:val="15"/>
      <w:szCs w:val="15"/>
    </w:rPr>
  </w:style>
  <w:style w:type="paragraph" w:customStyle="1" w:styleId="EndNoteBibliographyTitle">
    <w:name w:val="EndNote Bibliography Title"/>
    <w:basedOn w:val="Normal"/>
    <w:link w:val="EndNoteBibliographyTitleChar"/>
    <w:rsid w:val="009706B8"/>
    <w:pPr>
      <w:spacing w:after="0"/>
      <w:jc w:val="center"/>
    </w:pPr>
    <w:rPr>
      <w:rFonts w:cs="Times New Roman"/>
    </w:rPr>
  </w:style>
  <w:style w:type="character" w:customStyle="1" w:styleId="ListParagraphChar">
    <w:name w:val="List Paragraph Char"/>
    <w:basedOn w:val="DefaultParagraphFont"/>
    <w:link w:val="ListParagraph"/>
    <w:uiPriority w:val="34"/>
    <w:rsid w:val="009706B8"/>
  </w:style>
  <w:style w:type="character" w:customStyle="1" w:styleId="EndNoteBibliographyTitleChar">
    <w:name w:val="EndNote Bibliography Title Char"/>
    <w:basedOn w:val="ListParagraphChar"/>
    <w:link w:val="EndNoteBibliographyTitle"/>
    <w:rsid w:val="009706B8"/>
    <w:rPr>
      <w:rFonts w:ascii="Times New Roman" w:hAnsi="Times New Roman" w:cs="Times New Roman"/>
      <w:lang w:val="en-GB"/>
    </w:rPr>
  </w:style>
  <w:style w:type="paragraph" w:customStyle="1" w:styleId="EndNoteBibliography">
    <w:name w:val="EndNote Bibliography"/>
    <w:basedOn w:val="Normal"/>
    <w:link w:val="EndNoteBibliographyChar"/>
    <w:rsid w:val="009706B8"/>
    <w:pPr>
      <w:spacing w:line="240" w:lineRule="auto"/>
    </w:pPr>
    <w:rPr>
      <w:rFonts w:cs="Times New Roman"/>
    </w:rPr>
  </w:style>
  <w:style w:type="character" w:customStyle="1" w:styleId="EndNoteBibliographyChar">
    <w:name w:val="EndNote Bibliography Char"/>
    <w:basedOn w:val="ListParagraphChar"/>
    <w:link w:val="EndNoteBibliography"/>
    <w:rsid w:val="009706B8"/>
    <w:rPr>
      <w:rFonts w:ascii="Times New Roman" w:hAnsi="Times New Roman" w:cs="Times New Roman"/>
      <w:lang w:val="en-GB"/>
    </w:rPr>
  </w:style>
  <w:style w:type="character" w:styleId="Hyperlink">
    <w:name w:val="Hyperlink"/>
    <w:basedOn w:val="DefaultParagraphFont"/>
    <w:uiPriority w:val="99"/>
    <w:unhideWhenUsed/>
    <w:rsid w:val="009706B8"/>
    <w:rPr>
      <w:color w:val="467886" w:themeColor="hyperlink"/>
      <w:u w:val="single"/>
    </w:rPr>
  </w:style>
  <w:style w:type="character" w:styleId="UnresolvedMention">
    <w:name w:val="Unresolved Mention"/>
    <w:basedOn w:val="DefaultParagraphFont"/>
    <w:uiPriority w:val="99"/>
    <w:semiHidden/>
    <w:unhideWhenUsed/>
    <w:rsid w:val="009706B8"/>
    <w:rPr>
      <w:color w:val="605E5C"/>
      <w:shd w:val="clear" w:color="auto" w:fill="E1DFDD"/>
    </w:rPr>
  </w:style>
  <w:style w:type="paragraph" w:styleId="Header">
    <w:name w:val="header"/>
    <w:basedOn w:val="Normal"/>
    <w:link w:val="HeaderChar"/>
    <w:uiPriority w:val="99"/>
    <w:unhideWhenUsed/>
    <w:rsid w:val="000E0252"/>
    <w:pPr>
      <w:tabs>
        <w:tab w:val="center" w:pos="4153"/>
        <w:tab w:val="right" w:pos="8306"/>
      </w:tabs>
      <w:spacing w:after="0" w:line="240" w:lineRule="auto"/>
    </w:pPr>
  </w:style>
  <w:style w:type="character" w:customStyle="1" w:styleId="HeaderChar">
    <w:name w:val="Header Char"/>
    <w:basedOn w:val="DefaultParagraphFont"/>
    <w:link w:val="Header"/>
    <w:uiPriority w:val="99"/>
    <w:rsid w:val="000E0252"/>
  </w:style>
  <w:style w:type="paragraph" w:styleId="Footer">
    <w:name w:val="footer"/>
    <w:basedOn w:val="Normal"/>
    <w:link w:val="FooterChar"/>
    <w:uiPriority w:val="99"/>
    <w:unhideWhenUsed/>
    <w:rsid w:val="000E0252"/>
    <w:pPr>
      <w:tabs>
        <w:tab w:val="center" w:pos="4153"/>
        <w:tab w:val="right" w:pos="8306"/>
      </w:tabs>
      <w:spacing w:after="0" w:line="240" w:lineRule="auto"/>
    </w:pPr>
  </w:style>
  <w:style w:type="character" w:customStyle="1" w:styleId="FooterChar">
    <w:name w:val="Footer Char"/>
    <w:basedOn w:val="DefaultParagraphFont"/>
    <w:link w:val="Footer"/>
    <w:uiPriority w:val="99"/>
    <w:rsid w:val="000E0252"/>
  </w:style>
  <w:style w:type="table" w:styleId="GridTable2-Accent1">
    <w:name w:val="Grid Table 2 Accent 1"/>
    <w:basedOn w:val="TableNormal"/>
    <w:uiPriority w:val="47"/>
    <w:rsid w:val="00F81001"/>
    <w:pPr>
      <w:spacing w:after="0" w:line="240" w:lineRule="auto"/>
    </w:pPr>
    <w:tblPr>
      <w:tblStyleRowBandSize w:val="1"/>
      <w:tblStyleColBandSize w:val="1"/>
      <w:tblBorders>
        <w:top w:val="single" w:sz="2" w:space="0" w:color="45B0E1" w:themeColor="accent1" w:themeTint="99"/>
        <w:bottom w:val="single" w:sz="2" w:space="0" w:color="45B0E1" w:themeColor="accent1" w:themeTint="99"/>
        <w:insideH w:val="single" w:sz="2" w:space="0" w:color="45B0E1" w:themeColor="accent1" w:themeTint="99"/>
        <w:insideV w:val="single" w:sz="2" w:space="0" w:color="45B0E1" w:themeColor="accent1" w:themeTint="99"/>
      </w:tblBorders>
    </w:tblPr>
    <w:tblStylePr w:type="firstRow">
      <w:rPr>
        <w:b/>
        <w:bCs/>
      </w:rPr>
      <w:tblPr/>
      <w:tcPr>
        <w:tcBorders>
          <w:top w:val="nil"/>
          <w:bottom w:val="single" w:sz="12" w:space="0" w:color="45B0E1" w:themeColor="accent1" w:themeTint="99"/>
          <w:insideH w:val="nil"/>
          <w:insideV w:val="nil"/>
        </w:tcBorders>
        <w:shd w:val="clear" w:color="auto" w:fill="FFFFFF" w:themeFill="background1"/>
      </w:tcPr>
    </w:tblStylePr>
    <w:tblStylePr w:type="lastRow">
      <w:rPr>
        <w:b/>
        <w:bCs/>
      </w:rPr>
      <w:tblPr/>
      <w:tcPr>
        <w:tcBorders>
          <w:top w:val="double" w:sz="2" w:space="0" w:color="45B0E1"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ListTable1Light-Accent1">
    <w:name w:val="List Table 1 Light Accent 1"/>
    <w:basedOn w:val="TableNormal"/>
    <w:uiPriority w:val="46"/>
    <w:rsid w:val="0049640D"/>
    <w:pPr>
      <w:spacing w:after="0" w:line="240" w:lineRule="auto"/>
    </w:pPr>
    <w:tblPr>
      <w:tblStyleRowBandSize w:val="1"/>
      <w:tblStyleColBandSize w:val="1"/>
    </w:tblPr>
    <w:tblStylePr w:type="firstRow">
      <w:rPr>
        <w:b/>
        <w:bCs/>
      </w:rPr>
      <w:tblPr/>
      <w:tcPr>
        <w:tcBorders>
          <w:bottom w:val="single" w:sz="4" w:space="0" w:color="45B0E1" w:themeColor="accent1" w:themeTint="99"/>
        </w:tcBorders>
      </w:tcPr>
    </w:tblStylePr>
    <w:tblStylePr w:type="lastRow">
      <w:rPr>
        <w:b/>
        <w:bCs/>
      </w:rPr>
      <w:tblPr/>
      <w:tcPr>
        <w:tcBorders>
          <w:top w:val="sing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NormalWeb">
    <w:name w:val="Normal (Web)"/>
    <w:basedOn w:val="Normal"/>
    <w:link w:val="NormalWebChar"/>
    <w:uiPriority w:val="99"/>
    <w:unhideWhenUsed/>
    <w:rsid w:val="006B6B48"/>
    <w:pPr>
      <w:spacing w:before="100" w:beforeAutospacing="1" w:after="100" w:afterAutospacing="1" w:line="240" w:lineRule="auto"/>
    </w:pPr>
    <w:rPr>
      <w:rFonts w:eastAsia="Times New Roman" w:cs="Times New Roman"/>
      <w:lang w:eastAsia="en-GB"/>
    </w:rPr>
  </w:style>
  <w:style w:type="character" w:customStyle="1" w:styleId="button-container">
    <w:name w:val="button-container"/>
    <w:basedOn w:val="DefaultParagraphFont"/>
    <w:rsid w:val="006B6B48"/>
  </w:style>
  <w:style w:type="character" w:styleId="Strong">
    <w:name w:val="Strong"/>
    <w:basedOn w:val="DefaultParagraphFont"/>
    <w:uiPriority w:val="22"/>
    <w:qFormat/>
    <w:rsid w:val="006B6B48"/>
    <w:rPr>
      <w:b/>
      <w:bCs/>
    </w:rPr>
  </w:style>
  <w:style w:type="character" w:customStyle="1" w:styleId="NormalWebChar">
    <w:name w:val="Normal (Web) Char"/>
    <w:basedOn w:val="DefaultParagraphFont"/>
    <w:link w:val="NormalWeb"/>
    <w:uiPriority w:val="99"/>
    <w:rsid w:val="006B6B48"/>
    <w:rPr>
      <w:rFonts w:ascii="Times New Roman" w:eastAsia="Times New Roman" w:hAnsi="Times New Roman" w:cs="Times New Roman"/>
      <w:lang w:val="en-GB" w:eastAsia="en-GB"/>
    </w:rPr>
  </w:style>
  <w:style w:type="table" w:styleId="TableGrid">
    <w:name w:val="Table Grid"/>
    <w:basedOn w:val="TableNormal"/>
    <w:uiPriority w:val="39"/>
    <w:rsid w:val="00EE498F"/>
    <w:pPr>
      <w:spacing w:after="0" w:line="240" w:lineRule="auto"/>
    </w:pPr>
    <w:rPr>
      <w:rFonts w:eastAsiaTheme="minorHAnsi"/>
      <w:kern w:val="2"/>
      <w:lang w:val="en-AU"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C03D8"/>
    <w:pPr>
      <w:spacing w:after="200" w:line="240" w:lineRule="auto"/>
    </w:pPr>
    <w:rPr>
      <w:i/>
      <w:iCs/>
      <w:color w:val="0E2841" w:themeColor="text2"/>
      <w:sz w:val="18"/>
      <w:szCs w:val="18"/>
    </w:rPr>
  </w:style>
  <w:style w:type="paragraph" w:customStyle="1" w:styleId="Level4bullters">
    <w:name w:val="Level 4 bullters"/>
    <w:basedOn w:val="Normal"/>
    <w:uiPriority w:val="1"/>
    <w:qFormat/>
    <w:rsid w:val="0041643C"/>
    <w:pPr>
      <w:numPr>
        <w:numId w:val="2"/>
      </w:numPr>
      <w:contextualSpacing/>
    </w:pPr>
    <w:rPr>
      <w:lang w:eastAsia="en-GB"/>
    </w:rPr>
  </w:style>
  <w:style w:type="paragraph" w:customStyle="1" w:styleId="Level3bullets">
    <w:name w:val="Level 3 bullets"/>
    <w:basedOn w:val="Normal"/>
    <w:uiPriority w:val="1"/>
    <w:qFormat/>
    <w:rsid w:val="0041643C"/>
    <w:pPr>
      <w:ind w:left="720" w:hanging="360"/>
      <w:contextualSpacing/>
    </w:pPr>
    <w:rPr>
      <w:lang w:eastAsia="en-GB"/>
    </w:rPr>
  </w:style>
  <w:style w:type="paragraph" w:customStyle="1" w:styleId="Level4Heading">
    <w:name w:val="Level 4 Heading"/>
    <w:basedOn w:val="Normal"/>
    <w:uiPriority w:val="1"/>
    <w:qFormat/>
    <w:rsid w:val="23B27968"/>
    <w:pPr>
      <w:keepNext/>
      <w:keepLines/>
      <w:spacing w:before="160" w:after="80"/>
      <w:ind w:left="709" w:hanging="180"/>
      <w:outlineLvl w:val="2"/>
    </w:pPr>
    <w:rPr>
      <w:rFonts w:eastAsiaTheme="majorEastAsia"/>
      <w:b/>
      <w:bCs/>
      <w:i/>
      <w:iCs/>
      <w:color w:val="0F4761" w:themeColor="accent1" w:themeShade="BF"/>
      <w:lang w:eastAsia="en-GB"/>
    </w:rPr>
  </w:style>
  <w:style w:type="paragraph" w:styleId="Revision">
    <w:name w:val="Revision"/>
    <w:hidden/>
    <w:uiPriority w:val="99"/>
    <w:semiHidden/>
    <w:rsid w:val="00E55CFA"/>
    <w:pPr>
      <w:spacing w:after="0" w:line="240" w:lineRule="auto"/>
    </w:pPr>
  </w:style>
  <w:style w:type="character" w:styleId="PageNumber">
    <w:name w:val="page number"/>
    <w:basedOn w:val="DefaultParagraphFont"/>
    <w:uiPriority w:val="99"/>
    <w:semiHidden/>
    <w:unhideWhenUsed/>
    <w:rsid w:val="001C5F25"/>
  </w:style>
  <w:style w:type="table" w:styleId="GridTable6Colorful-Accent1">
    <w:name w:val="Grid Table 6 Colorful Accent 1"/>
    <w:basedOn w:val="TableNormal"/>
    <w:uiPriority w:val="51"/>
    <w:rsid w:val="00C65F39"/>
    <w:pPr>
      <w:spacing w:after="0" w:line="240" w:lineRule="auto"/>
    </w:pPr>
    <w:rPr>
      <w:color w:val="0F4761" w:themeColor="accent1" w:themeShade="BF"/>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6Colorful-Accent4">
    <w:name w:val="Grid Table 6 Colorful Accent 4"/>
    <w:basedOn w:val="TableNormal"/>
    <w:uiPriority w:val="51"/>
    <w:rsid w:val="00C65F39"/>
    <w:pPr>
      <w:spacing w:after="0" w:line="240" w:lineRule="auto"/>
    </w:pPr>
    <w:rPr>
      <w:color w:val="0B769F" w:themeColor="accent4" w:themeShade="BF"/>
    </w:r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4" w:space="0" w:color="60CAF3" w:themeColor="accent4" w:themeTint="99"/>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2-Accent1">
    <w:name w:val="List Table 2 Accent 1"/>
    <w:basedOn w:val="TableNormal"/>
    <w:uiPriority w:val="47"/>
    <w:rsid w:val="00C65F39"/>
    <w:pPr>
      <w:spacing w:after="0" w:line="240" w:lineRule="auto"/>
    </w:pPr>
    <w:tblPr>
      <w:tblStyleRowBandSize w:val="1"/>
      <w:tblStyleColBandSize w:val="1"/>
      <w:tblBorders>
        <w:top w:val="single" w:sz="4" w:space="0" w:color="45B0E1" w:themeColor="accent1" w:themeTint="99"/>
        <w:bottom w:val="single" w:sz="4" w:space="0" w:color="45B0E1" w:themeColor="accent1" w:themeTint="99"/>
        <w:insideH w:val="single" w:sz="4" w:space="0" w:color="45B0E1"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FollowedHyperlink">
    <w:name w:val="FollowedHyperlink"/>
    <w:basedOn w:val="DefaultParagraphFont"/>
    <w:uiPriority w:val="99"/>
    <w:semiHidden/>
    <w:unhideWhenUsed/>
    <w:rsid w:val="00694C93"/>
    <w:rPr>
      <w:color w:val="96607D" w:themeColor="followedHyperlink"/>
      <w:u w:val="single"/>
    </w:rPr>
  </w:style>
  <w:style w:type="paragraph" w:customStyle="1" w:styleId="TableCaption">
    <w:name w:val="Table Caption"/>
    <w:basedOn w:val="Caption"/>
    <w:qFormat/>
    <w:rsid w:val="00E412A5"/>
    <w:pPr>
      <w:spacing w:before="240" w:after="0" w:line="276" w:lineRule="auto"/>
      <w:jc w:val="center"/>
    </w:pPr>
    <w:rPr>
      <w:rFonts w:cs="Times New Roman"/>
      <w:i w:val="0"/>
      <w:iCs w:val="0"/>
      <w:smallCaps/>
      <w:color w:val="auto"/>
      <w:sz w:val="20"/>
      <w:szCs w:val="20"/>
    </w:rPr>
  </w:style>
  <w:style w:type="paragraph" w:customStyle="1" w:styleId="Figurecaption">
    <w:name w:val="Figure caption"/>
    <w:basedOn w:val="Normal"/>
    <w:qFormat/>
    <w:rsid w:val="00BF7C7A"/>
    <w:pPr>
      <w:jc w:val="center"/>
    </w:pPr>
    <w:rPr>
      <w:i/>
      <w:iCs/>
      <w:sz w:val="21"/>
      <w:szCs w:val="21"/>
    </w:rPr>
  </w:style>
  <w:style w:type="paragraph" w:styleId="CommentSubject">
    <w:name w:val="annotation subject"/>
    <w:basedOn w:val="CommentText"/>
    <w:next w:val="CommentText"/>
    <w:link w:val="CommentSubjectChar"/>
    <w:uiPriority w:val="99"/>
    <w:semiHidden/>
    <w:unhideWhenUsed/>
    <w:rsid w:val="00565A5B"/>
    <w:rPr>
      <w:b/>
      <w:bCs/>
    </w:rPr>
  </w:style>
  <w:style w:type="character" w:customStyle="1" w:styleId="CommentSubjectChar">
    <w:name w:val="Comment Subject Char"/>
    <w:basedOn w:val="CommentTextChar"/>
    <w:link w:val="CommentSubject"/>
    <w:uiPriority w:val="99"/>
    <w:semiHidden/>
    <w:rsid w:val="00565A5B"/>
    <w:rPr>
      <w:b/>
      <w:bCs/>
      <w:sz w:val="20"/>
      <w:szCs w:val="20"/>
      <w:lang w:val="en-GB"/>
    </w:rPr>
  </w:style>
  <w:style w:type="paragraph" w:customStyle="1" w:styleId="Bulletlevel3">
    <w:name w:val="Bullet_level 3"/>
    <w:basedOn w:val="ListParagraph"/>
    <w:qFormat/>
    <w:rsid w:val="002B401D"/>
    <w:pPr>
      <w:numPr>
        <w:numId w:val="9"/>
      </w:numPr>
      <w:spacing w:line="276" w:lineRule="auto"/>
      <w:ind w:left="1134" w:hanging="426"/>
      <w:jc w:val="both"/>
    </w:pPr>
    <w:rPr>
      <w:rFonts w:eastAsia="Times New Roman" w:cs="Times New Roman"/>
      <w:color w:val="000000" w:themeColor="text1"/>
    </w:rPr>
  </w:style>
  <w:style w:type="paragraph" w:customStyle="1" w:styleId="TableText">
    <w:name w:val="Table Text"/>
    <w:basedOn w:val="Normal"/>
    <w:qFormat/>
    <w:rsid w:val="00F215C6"/>
    <w:pPr>
      <w:framePr w:hSpace="180" w:wrap="around" w:vAnchor="text" w:hAnchor="margin" w:xAlign="center" w:y="67"/>
      <w:spacing w:after="0" w:line="240" w:lineRule="auto"/>
    </w:pPr>
    <w:rPr>
      <w:rFonts w:eastAsiaTheme="minorHAnsi" w:cs="Times New Roman"/>
      <w:bCs/>
      <w:kern w:val="2"/>
      <w:sz w:val="21"/>
      <w:szCs w:val="21"/>
      <w:lang w:eastAsia="en-US"/>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47839">
      <w:bodyDiv w:val="1"/>
      <w:marLeft w:val="0"/>
      <w:marRight w:val="0"/>
      <w:marTop w:val="0"/>
      <w:marBottom w:val="0"/>
      <w:divBdr>
        <w:top w:val="none" w:sz="0" w:space="0" w:color="auto"/>
        <w:left w:val="none" w:sz="0" w:space="0" w:color="auto"/>
        <w:bottom w:val="none" w:sz="0" w:space="0" w:color="auto"/>
        <w:right w:val="none" w:sz="0" w:space="0" w:color="auto"/>
      </w:divBdr>
    </w:div>
    <w:div w:id="89393902">
      <w:bodyDiv w:val="1"/>
      <w:marLeft w:val="0"/>
      <w:marRight w:val="0"/>
      <w:marTop w:val="0"/>
      <w:marBottom w:val="0"/>
      <w:divBdr>
        <w:top w:val="none" w:sz="0" w:space="0" w:color="auto"/>
        <w:left w:val="none" w:sz="0" w:space="0" w:color="auto"/>
        <w:bottom w:val="none" w:sz="0" w:space="0" w:color="auto"/>
        <w:right w:val="none" w:sz="0" w:space="0" w:color="auto"/>
      </w:divBdr>
      <w:divsChild>
        <w:div w:id="528420925">
          <w:marLeft w:val="0"/>
          <w:marRight w:val="0"/>
          <w:marTop w:val="0"/>
          <w:marBottom w:val="0"/>
          <w:divBdr>
            <w:top w:val="none" w:sz="0" w:space="0" w:color="auto"/>
            <w:left w:val="none" w:sz="0" w:space="0" w:color="auto"/>
            <w:bottom w:val="none" w:sz="0" w:space="0" w:color="auto"/>
            <w:right w:val="none" w:sz="0" w:space="0" w:color="auto"/>
          </w:divBdr>
        </w:div>
      </w:divsChild>
    </w:div>
    <w:div w:id="126550423">
      <w:bodyDiv w:val="1"/>
      <w:marLeft w:val="0"/>
      <w:marRight w:val="0"/>
      <w:marTop w:val="0"/>
      <w:marBottom w:val="0"/>
      <w:divBdr>
        <w:top w:val="none" w:sz="0" w:space="0" w:color="auto"/>
        <w:left w:val="none" w:sz="0" w:space="0" w:color="auto"/>
        <w:bottom w:val="none" w:sz="0" w:space="0" w:color="auto"/>
        <w:right w:val="none" w:sz="0" w:space="0" w:color="auto"/>
      </w:divBdr>
      <w:divsChild>
        <w:div w:id="1592858122">
          <w:marLeft w:val="0"/>
          <w:marRight w:val="0"/>
          <w:marTop w:val="0"/>
          <w:marBottom w:val="0"/>
          <w:divBdr>
            <w:top w:val="none" w:sz="0" w:space="0" w:color="auto"/>
            <w:left w:val="none" w:sz="0" w:space="0" w:color="auto"/>
            <w:bottom w:val="none" w:sz="0" w:space="0" w:color="auto"/>
            <w:right w:val="none" w:sz="0" w:space="0" w:color="auto"/>
          </w:divBdr>
        </w:div>
      </w:divsChild>
    </w:div>
    <w:div w:id="163403621">
      <w:bodyDiv w:val="1"/>
      <w:marLeft w:val="0"/>
      <w:marRight w:val="0"/>
      <w:marTop w:val="0"/>
      <w:marBottom w:val="0"/>
      <w:divBdr>
        <w:top w:val="none" w:sz="0" w:space="0" w:color="auto"/>
        <w:left w:val="none" w:sz="0" w:space="0" w:color="auto"/>
        <w:bottom w:val="none" w:sz="0" w:space="0" w:color="auto"/>
        <w:right w:val="none" w:sz="0" w:space="0" w:color="auto"/>
      </w:divBdr>
    </w:div>
    <w:div w:id="231430898">
      <w:bodyDiv w:val="1"/>
      <w:marLeft w:val="0"/>
      <w:marRight w:val="0"/>
      <w:marTop w:val="0"/>
      <w:marBottom w:val="0"/>
      <w:divBdr>
        <w:top w:val="none" w:sz="0" w:space="0" w:color="auto"/>
        <w:left w:val="none" w:sz="0" w:space="0" w:color="auto"/>
        <w:bottom w:val="none" w:sz="0" w:space="0" w:color="auto"/>
        <w:right w:val="none" w:sz="0" w:space="0" w:color="auto"/>
      </w:divBdr>
    </w:div>
    <w:div w:id="238251076">
      <w:bodyDiv w:val="1"/>
      <w:marLeft w:val="0"/>
      <w:marRight w:val="0"/>
      <w:marTop w:val="0"/>
      <w:marBottom w:val="0"/>
      <w:divBdr>
        <w:top w:val="none" w:sz="0" w:space="0" w:color="auto"/>
        <w:left w:val="none" w:sz="0" w:space="0" w:color="auto"/>
        <w:bottom w:val="none" w:sz="0" w:space="0" w:color="auto"/>
        <w:right w:val="none" w:sz="0" w:space="0" w:color="auto"/>
      </w:divBdr>
    </w:div>
    <w:div w:id="253636576">
      <w:bodyDiv w:val="1"/>
      <w:marLeft w:val="0"/>
      <w:marRight w:val="0"/>
      <w:marTop w:val="0"/>
      <w:marBottom w:val="0"/>
      <w:divBdr>
        <w:top w:val="none" w:sz="0" w:space="0" w:color="auto"/>
        <w:left w:val="none" w:sz="0" w:space="0" w:color="auto"/>
        <w:bottom w:val="none" w:sz="0" w:space="0" w:color="auto"/>
        <w:right w:val="none" w:sz="0" w:space="0" w:color="auto"/>
      </w:divBdr>
    </w:div>
    <w:div w:id="357851354">
      <w:bodyDiv w:val="1"/>
      <w:marLeft w:val="0"/>
      <w:marRight w:val="0"/>
      <w:marTop w:val="0"/>
      <w:marBottom w:val="0"/>
      <w:divBdr>
        <w:top w:val="none" w:sz="0" w:space="0" w:color="auto"/>
        <w:left w:val="none" w:sz="0" w:space="0" w:color="auto"/>
        <w:bottom w:val="none" w:sz="0" w:space="0" w:color="auto"/>
        <w:right w:val="none" w:sz="0" w:space="0" w:color="auto"/>
      </w:divBdr>
    </w:div>
    <w:div w:id="410782926">
      <w:bodyDiv w:val="1"/>
      <w:marLeft w:val="0"/>
      <w:marRight w:val="0"/>
      <w:marTop w:val="0"/>
      <w:marBottom w:val="0"/>
      <w:divBdr>
        <w:top w:val="none" w:sz="0" w:space="0" w:color="auto"/>
        <w:left w:val="none" w:sz="0" w:space="0" w:color="auto"/>
        <w:bottom w:val="none" w:sz="0" w:space="0" w:color="auto"/>
        <w:right w:val="none" w:sz="0" w:space="0" w:color="auto"/>
      </w:divBdr>
    </w:div>
    <w:div w:id="416293172">
      <w:bodyDiv w:val="1"/>
      <w:marLeft w:val="0"/>
      <w:marRight w:val="0"/>
      <w:marTop w:val="0"/>
      <w:marBottom w:val="0"/>
      <w:divBdr>
        <w:top w:val="none" w:sz="0" w:space="0" w:color="auto"/>
        <w:left w:val="none" w:sz="0" w:space="0" w:color="auto"/>
        <w:bottom w:val="none" w:sz="0" w:space="0" w:color="auto"/>
        <w:right w:val="none" w:sz="0" w:space="0" w:color="auto"/>
      </w:divBdr>
    </w:div>
    <w:div w:id="530345209">
      <w:bodyDiv w:val="1"/>
      <w:marLeft w:val="0"/>
      <w:marRight w:val="0"/>
      <w:marTop w:val="0"/>
      <w:marBottom w:val="0"/>
      <w:divBdr>
        <w:top w:val="none" w:sz="0" w:space="0" w:color="auto"/>
        <w:left w:val="none" w:sz="0" w:space="0" w:color="auto"/>
        <w:bottom w:val="none" w:sz="0" w:space="0" w:color="auto"/>
        <w:right w:val="none" w:sz="0" w:space="0" w:color="auto"/>
      </w:divBdr>
    </w:div>
    <w:div w:id="563806581">
      <w:bodyDiv w:val="1"/>
      <w:marLeft w:val="0"/>
      <w:marRight w:val="0"/>
      <w:marTop w:val="0"/>
      <w:marBottom w:val="0"/>
      <w:divBdr>
        <w:top w:val="none" w:sz="0" w:space="0" w:color="auto"/>
        <w:left w:val="none" w:sz="0" w:space="0" w:color="auto"/>
        <w:bottom w:val="none" w:sz="0" w:space="0" w:color="auto"/>
        <w:right w:val="none" w:sz="0" w:space="0" w:color="auto"/>
      </w:divBdr>
    </w:div>
    <w:div w:id="595094701">
      <w:bodyDiv w:val="1"/>
      <w:marLeft w:val="0"/>
      <w:marRight w:val="0"/>
      <w:marTop w:val="0"/>
      <w:marBottom w:val="0"/>
      <w:divBdr>
        <w:top w:val="none" w:sz="0" w:space="0" w:color="auto"/>
        <w:left w:val="none" w:sz="0" w:space="0" w:color="auto"/>
        <w:bottom w:val="none" w:sz="0" w:space="0" w:color="auto"/>
        <w:right w:val="none" w:sz="0" w:space="0" w:color="auto"/>
      </w:divBdr>
    </w:div>
    <w:div w:id="642395563">
      <w:bodyDiv w:val="1"/>
      <w:marLeft w:val="0"/>
      <w:marRight w:val="0"/>
      <w:marTop w:val="0"/>
      <w:marBottom w:val="0"/>
      <w:divBdr>
        <w:top w:val="none" w:sz="0" w:space="0" w:color="auto"/>
        <w:left w:val="none" w:sz="0" w:space="0" w:color="auto"/>
        <w:bottom w:val="none" w:sz="0" w:space="0" w:color="auto"/>
        <w:right w:val="none" w:sz="0" w:space="0" w:color="auto"/>
      </w:divBdr>
      <w:divsChild>
        <w:div w:id="1677227844">
          <w:marLeft w:val="-720"/>
          <w:marRight w:val="0"/>
          <w:marTop w:val="0"/>
          <w:marBottom w:val="0"/>
          <w:divBdr>
            <w:top w:val="none" w:sz="0" w:space="0" w:color="auto"/>
            <w:left w:val="none" w:sz="0" w:space="0" w:color="auto"/>
            <w:bottom w:val="none" w:sz="0" w:space="0" w:color="auto"/>
            <w:right w:val="none" w:sz="0" w:space="0" w:color="auto"/>
          </w:divBdr>
        </w:div>
      </w:divsChild>
    </w:div>
    <w:div w:id="739012914">
      <w:bodyDiv w:val="1"/>
      <w:marLeft w:val="0"/>
      <w:marRight w:val="0"/>
      <w:marTop w:val="0"/>
      <w:marBottom w:val="0"/>
      <w:divBdr>
        <w:top w:val="none" w:sz="0" w:space="0" w:color="auto"/>
        <w:left w:val="none" w:sz="0" w:space="0" w:color="auto"/>
        <w:bottom w:val="none" w:sz="0" w:space="0" w:color="auto"/>
        <w:right w:val="none" w:sz="0" w:space="0" w:color="auto"/>
      </w:divBdr>
      <w:divsChild>
        <w:div w:id="2147235451">
          <w:marLeft w:val="0"/>
          <w:marRight w:val="0"/>
          <w:marTop w:val="0"/>
          <w:marBottom w:val="0"/>
          <w:divBdr>
            <w:top w:val="none" w:sz="0" w:space="0" w:color="auto"/>
            <w:left w:val="none" w:sz="0" w:space="0" w:color="auto"/>
            <w:bottom w:val="none" w:sz="0" w:space="0" w:color="auto"/>
            <w:right w:val="none" w:sz="0" w:space="0" w:color="auto"/>
          </w:divBdr>
        </w:div>
      </w:divsChild>
    </w:div>
    <w:div w:id="772214473">
      <w:bodyDiv w:val="1"/>
      <w:marLeft w:val="0"/>
      <w:marRight w:val="0"/>
      <w:marTop w:val="0"/>
      <w:marBottom w:val="0"/>
      <w:divBdr>
        <w:top w:val="none" w:sz="0" w:space="0" w:color="auto"/>
        <w:left w:val="none" w:sz="0" w:space="0" w:color="auto"/>
        <w:bottom w:val="none" w:sz="0" w:space="0" w:color="auto"/>
        <w:right w:val="none" w:sz="0" w:space="0" w:color="auto"/>
      </w:divBdr>
    </w:div>
    <w:div w:id="838038235">
      <w:bodyDiv w:val="1"/>
      <w:marLeft w:val="0"/>
      <w:marRight w:val="0"/>
      <w:marTop w:val="0"/>
      <w:marBottom w:val="0"/>
      <w:divBdr>
        <w:top w:val="none" w:sz="0" w:space="0" w:color="auto"/>
        <w:left w:val="none" w:sz="0" w:space="0" w:color="auto"/>
        <w:bottom w:val="none" w:sz="0" w:space="0" w:color="auto"/>
        <w:right w:val="none" w:sz="0" w:space="0" w:color="auto"/>
      </w:divBdr>
    </w:div>
    <w:div w:id="845359869">
      <w:bodyDiv w:val="1"/>
      <w:marLeft w:val="0"/>
      <w:marRight w:val="0"/>
      <w:marTop w:val="0"/>
      <w:marBottom w:val="0"/>
      <w:divBdr>
        <w:top w:val="none" w:sz="0" w:space="0" w:color="auto"/>
        <w:left w:val="none" w:sz="0" w:space="0" w:color="auto"/>
        <w:bottom w:val="none" w:sz="0" w:space="0" w:color="auto"/>
        <w:right w:val="none" w:sz="0" w:space="0" w:color="auto"/>
      </w:divBdr>
    </w:div>
    <w:div w:id="881550176">
      <w:bodyDiv w:val="1"/>
      <w:marLeft w:val="0"/>
      <w:marRight w:val="0"/>
      <w:marTop w:val="0"/>
      <w:marBottom w:val="0"/>
      <w:divBdr>
        <w:top w:val="none" w:sz="0" w:space="0" w:color="auto"/>
        <w:left w:val="none" w:sz="0" w:space="0" w:color="auto"/>
        <w:bottom w:val="none" w:sz="0" w:space="0" w:color="auto"/>
        <w:right w:val="none" w:sz="0" w:space="0" w:color="auto"/>
      </w:divBdr>
    </w:div>
    <w:div w:id="950822868">
      <w:bodyDiv w:val="1"/>
      <w:marLeft w:val="0"/>
      <w:marRight w:val="0"/>
      <w:marTop w:val="0"/>
      <w:marBottom w:val="0"/>
      <w:divBdr>
        <w:top w:val="none" w:sz="0" w:space="0" w:color="auto"/>
        <w:left w:val="none" w:sz="0" w:space="0" w:color="auto"/>
        <w:bottom w:val="none" w:sz="0" w:space="0" w:color="auto"/>
        <w:right w:val="none" w:sz="0" w:space="0" w:color="auto"/>
      </w:divBdr>
    </w:div>
    <w:div w:id="956717095">
      <w:bodyDiv w:val="1"/>
      <w:marLeft w:val="0"/>
      <w:marRight w:val="0"/>
      <w:marTop w:val="0"/>
      <w:marBottom w:val="0"/>
      <w:divBdr>
        <w:top w:val="none" w:sz="0" w:space="0" w:color="auto"/>
        <w:left w:val="none" w:sz="0" w:space="0" w:color="auto"/>
        <w:bottom w:val="none" w:sz="0" w:space="0" w:color="auto"/>
        <w:right w:val="none" w:sz="0" w:space="0" w:color="auto"/>
      </w:divBdr>
      <w:divsChild>
        <w:div w:id="1476407414">
          <w:marLeft w:val="0"/>
          <w:marRight w:val="0"/>
          <w:marTop w:val="0"/>
          <w:marBottom w:val="0"/>
          <w:divBdr>
            <w:top w:val="none" w:sz="0" w:space="0" w:color="auto"/>
            <w:left w:val="none" w:sz="0" w:space="0" w:color="auto"/>
            <w:bottom w:val="none" w:sz="0" w:space="0" w:color="auto"/>
            <w:right w:val="none" w:sz="0" w:space="0" w:color="auto"/>
          </w:divBdr>
        </w:div>
      </w:divsChild>
    </w:div>
    <w:div w:id="972559012">
      <w:bodyDiv w:val="1"/>
      <w:marLeft w:val="0"/>
      <w:marRight w:val="0"/>
      <w:marTop w:val="0"/>
      <w:marBottom w:val="0"/>
      <w:divBdr>
        <w:top w:val="none" w:sz="0" w:space="0" w:color="auto"/>
        <w:left w:val="none" w:sz="0" w:space="0" w:color="auto"/>
        <w:bottom w:val="none" w:sz="0" w:space="0" w:color="auto"/>
        <w:right w:val="none" w:sz="0" w:space="0" w:color="auto"/>
      </w:divBdr>
    </w:div>
    <w:div w:id="975452921">
      <w:bodyDiv w:val="1"/>
      <w:marLeft w:val="0"/>
      <w:marRight w:val="0"/>
      <w:marTop w:val="0"/>
      <w:marBottom w:val="0"/>
      <w:divBdr>
        <w:top w:val="none" w:sz="0" w:space="0" w:color="auto"/>
        <w:left w:val="none" w:sz="0" w:space="0" w:color="auto"/>
        <w:bottom w:val="none" w:sz="0" w:space="0" w:color="auto"/>
        <w:right w:val="none" w:sz="0" w:space="0" w:color="auto"/>
      </w:divBdr>
    </w:div>
    <w:div w:id="996304863">
      <w:bodyDiv w:val="1"/>
      <w:marLeft w:val="0"/>
      <w:marRight w:val="0"/>
      <w:marTop w:val="0"/>
      <w:marBottom w:val="0"/>
      <w:divBdr>
        <w:top w:val="none" w:sz="0" w:space="0" w:color="auto"/>
        <w:left w:val="none" w:sz="0" w:space="0" w:color="auto"/>
        <w:bottom w:val="none" w:sz="0" w:space="0" w:color="auto"/>
        <w:right w:val="none" w:sz="0" w:space="0" w:color="auto"/>
      </w:divBdr>
    </w:div>
    <w:div w:id="998532959">
      <w:bodyDiv w:val="1"/>
      <w:marLeft w:val="0"/>
      <w:marRight w:val="0"/>
      <w:marTop w:val="0"/>
      <w:marBottom w:val="0"/>
      <w:divBdr>
        <w:top w:val="none" w:sz="0" w:space="0" w:color="auto"/>
        <w:left w:val="none" w:sz="0" w:space="0" w:color="auto"/>
        <w:bottom w:val="none" w:sz="0" w:space="0" w:color="auto"/>
        <w:right w:val="none" w:sz="0" w:space="0" w:color="auto"/>
      </w:divBdr>
      <w:divsChild>
        <w:div w:id="303854471">
          <w:marLeft w:val="-720"/>
          <w:marRight w:val="0"/>
          <w:marTop w:val="0"/>
          <w:marBottom w:val="0"/>
          <w:divBdr>
            <w:top w:val="none" w:sz="0" w:space="0" w:color="auto"/>
            <w:left w:val="none" w:sz="0" w:space="0" w:color="auto"/>
            <w:bottom w:val="none" w:sz="0" w:space="0" w:color="auto"/>
            <w:right w:val="none" w:sz="0" w:space="0" w:color="auto"/>
          </w:divBdr>
        </w:div>
      </w:divsChild>
    </w:div>
    <w:div w:id="1014845085">
      <w:bodyDiv w:val="1"/>
      <w:marLeft w:val="0"/>
      <w:marRight w:val="0"/>
      <w:marTop w:val="0"/>
      <w:marBottom w:val="0"/>
      <w:divBdr>
        <w:top w:val="none" w:sz="0" w:space="0" w:color="auto"/>
        <w:left w:val="none" w:sz="0" w:space="0" w:color="auto"/>
        <w:bottom w:val="none" w:sz="0" w:space="0" w:color="auto"/>
        <w:right w:val="none" w:sz="0" w:space="0" w:color="auto"/>
      </w:divBdr>
    </w:div>
    <w:div w:id="1163858734">
      <w:bodyDiv w:val="1"/>
      <w:marLeft w:val="0"/>
      <w:marRight w:val="0"/>
      <w:marTop w:val="0"/>
      <w:marBottom w:val="0"/>
      <w:divBdr>
        <w:top w:val="none" w:sz="0" w:space="0" w:color="auto"/>
        <w:left w:val="none" w:sz="0" w:space="0" w:color="auto"/>
        <w:bottom w:val="none" w:sz="0" w:space="0" w:color="auto"/>
        <w:right w:val="none" w:sz="0" w:space="0" w:color="auto"/>
      </w:divBdr>
    </w:div>
    <w:div w:id="1206455371">
      <w:bodyDiv w:val="1"/>
      <w:marLeft w:val="0"/>
      <w:marRight w:val="0"/>
      <w:marTop w:val="0"/>
      <w:marBottom w:val="0"/>
      <w:divBdr>
        <w:top w:val="none" w:sz="0" w:space="0" w:color="auto"/>
        <w:left w:val="none" w:sz="0" w:space="0" w:color="auto"/>
        <w:bottom w:val="none" w:sz="0" w:space="0" w:color="auto"/>
        <w:right w:val="none" w:sz="0" w:space="0" w:color="auto"/>
      </w:divBdr>
    </w:div>
    <w:div w:id="1209800591">
      <w:bodyDiv w:val="1"/>
      <w:marLeft w:val="0"/>
      <w:marRight w:val="0"/>
      <w:marTop w:val="0"/>
      <w:marBottom w:val="0"/>
      <w:divBdr>
        <w:top w:val="none" w:sz="0" w:space="0" w:color="auto"/>
        <w:left w:val="none" w:sz="0" w:space="0" w:color="auto"/>
        <w:bottom w:val="none" w:sz="0" w:space="0" w:color="auto"/>
        <w:right w:val="none" w:sz="0" w:space="0" w:color="auto"/>
      </w:divBdr>
      <w:divsChild>
        <w:div w:id="250815018">
          <w:marLeft w:val="0"/>
          <w:marRight w:val="0"/>
          <w:marTop w:val="0"/>
          <w:marBottom w:val="0"/>
          <w:divBdr>
            <w:top w:val="none" w:sz="0" w:space="0" w:color="auto"/>
            <w:left w:val="none" w:sz="0" w:space="0" w:color="auto"/>
            <w:bottom w:val="none" w:sz="0" w:space="0" w:color="auto"/>
            <w:right w:val="none" w:sz="0" w:space="0" w:color="auto"/>
          </w:divBdr>
        </w:div>
      </w:divsChild>
    </w:div>
    <w:div w:id="1375153981">
      <w:bodyDiv w:val="1"/>
      <w:marLeft w:val="0"/>
      <w:marRight w:val="0"/>
      <w:marTop w:val="0"/>
      <w:marBottom w:val="0"/>
      <w:divBdr>
        <w:top w:val="none" w:sz="0" w:space="0" w:color="auto"/>
        <w:left w:val="none" w:sz="0" w:space="0" w:color="auto"/>
        <w:bottom w:val="none" w:sz="0" w:space="0" w:color="auto"/>
        <w:right w:val="none" w:sz="0" w:space="0" w:color="auto"/>
      </w:divBdr>
    </w:div>
    <w:div w:id="1379627140">
      <w:bodyDiv w:val="1"/>
      <w:marLeft w:val="0"/>
      <w:marRight w:val="0"/>
      <w:marTop w:val="0"/>
      <w:marBottom w:val="0"/>
      <w:divBdr>
        <w:top w:val="none" w:sz="0" w:space="0" w:color="auto"/>
        <w:left w:val="none" w:sz="0" w:space="0" w:color="auto"/>
        <w:bottom w:val="none" w:sz="0" w:space="0" w:color="auto"/>
        <w:right w:val="none" w:sz="0" w:space="0" w:color="auto"/>
      </w:divBdr>
    </w:div>
    <w:div w:id="1380007798">
      <w:bodyDiv w:val="1"/>
      <w:marLeft w:val="0"/>
      <w:marRight w:val="0"/>
      <w:marTop w:val="0"/>
      <w:marBottom w:val="0"/>
      <w:divBdr>
        <w:top w:val="none" w:sz="0" w:space="0" w:color="auto"/>
        <w:left w:val="none" w:sz="0" w:space="0" w:color="auto"/>
        <w:bottom w:val="none" w:sz="0" w:space="0" w:color="auto"/>
        <w:right w:val="none" w:sz="0" w:space="0" w:color="auto"/>
      </w:divBdr>
    </w:div>
    <w:div w:id="1457673097">
      <w:bodyDiv w:val="1"/>
      <w:marLeft w:val="0"/>
      <w:marRight w:val="0"/>
      <w:marTop w:val="0"/>
      <w:marBottom w:val="0"/>
      <w:divBdr>
        <w:top w:val="none" w:sz="0" w:space="0" w:color="auto"/>
        <w:left w:val="none" w:sz="0" w:space="0" w:color="auto"/>
        <w:bottom w:val="none" w:sz="0" w:space="0" w:color="auto"/>
        <w:right w:val="none" w:sz="0" w:space="0" w:color="auto"/>
      </w:divBdr>
    </w:div>
    <w:div w:id="1516071197">
      <w:bodyDiv w:val="1"/>
      <w:marLeft w:val="0"/>
      <w:marRight w:val="0"/>
      <w:marTop w:val="0"/>
      <w:marBottom w:val="0"/>
      <w:divBdr>
        <w:top w:val="none" w:sz="0" w:space="0" w:color="auto"/>
        <w:left w:val="none" w:sz="0" w:space="0" w:color="auto"/>
        <w:bottom w:val="none" w:sz="0" w:space="0" w:color="auto"/>
        <w:right w:val="none" w:sz="0" w:space="0" w:color="auto"/>
      </w:divBdr>
    </w:div>
    <w:div w:id="1538470140">
      <w:bodyDiv w:val="1"/>
      <w:marLeft w:val="0"/>
      <w:marRight w:val="0"/>
      <w:marTop w:val="0"/>
      <w:marBottom w:val="0"/>
      <w:divBdr>
        <w:top w:val="none" w:sz="0" w:space="0" w:color="auto"/>
        <w:left w:val="none" w:sz="0" w:space="0" w:color="auto"/>
        <w:bottom w:val="none" w:sz="0" w:space="0" w:color="auto"/>
        <w:right w:val="none" w:sz="0" w:space="0" w:color="auto"/>
      </w:divBdr>
      <w:divsChild>
        <w:div w:id="1579249003">
          <w:marLeft w:val="-720"/>
          <w:marRight w:val="0"/>
          <w:marTop w:val="0"/>
          <w:marBottom w:val="0"/>
          <w:divBdr>
            <w:top w:val="none" w:sz="0" w:space="0" w:color="auto"/>
            <w:left w:val="none" w:sz="0" w:space="0" w:color="auto"/>
            <w:bottom w:val="none" w:sz="0" w:space="0" w:color="auto"/>
            <w:right w:val="none" w:sz="0" w:space="0" w:color="auto"/>
          </w:divBdr>
        </w:div>
      </w:divsChild>
    </w:div>
    <w:div w:id="1585334725">
      <w:bodyDiv w:val="1"/>
      <w:marLeft w:val="0"/>
      <w:marRight w:val="0"/>
      <w:marTop w:val="0"/>
      <w:marBottom w:val="0"/>
      <w:divBdr>
        <w:top w:val="none" w:sz="0" w:space="0" w:color="auto"/>
        <w:left w:val="none" w:sz="0" w:space="0" w:color="auto"/>
        <w:bottom w:val="none" w:sz="0" w:space="0" w:color="auto"/>
        <w:right w:val="none" w:sz="0" w:space="0" w:color="auto"/>
      </w:divBdr>
      <w:divsChild>
        <w:div w:id="313685086">
          <w:marLeft w:val="-720"/>
          <w:marRight w:val="0"/>
          <w:marTop w:val="0"/>
          <w:marBottom w:val="0"/>
          <w:divBdr>
            <w:top w:val="none" w:sz="0" w:space="0" w:color="auto"/>
            <w:left w:val="none" w:sz="0" w:space="0" w:color="auto"/>
            <w:bottom w:val="none" w:sz="0" w:space="0" w:color="auto"/>
            <w:right w:val="none" w:sz="0" w:space="0" w:color="auto"/>
          </w:divBdr>
        </w:div>
      </w:divsChild>
    </w:div>
    <w:div w:id="1824198549">
      <w:bodyDiv w:val="1"/>
      <w:marLeft w:val="0"/>
      <w:marRight w:val="0"/>
      <w:marTop w:val="0"/>
      <w:marBottom w:val="0"/>
      <w:divBdr>
        <w:top w:val="none" w:sz="0" w:space="0" w:color="auto"/>
        <w:left w:val="none" w:sz="0" w:space="0" w:color="auto"/>
        <w:bottom w:val="none" w:sz="0" w:space="0" w:color="auto"/>
        <w:right w:val="none" w:sz="0" w:space="0" w:color="auto"/>
      </w:divBdr>
    </w:div>
    <w:div w:id="1826122009">
      <w:bodyDiv w:val="1"/>
      <w:marLeft w:val="0"/>
      <w:marRight w:val="0"/>
      <w:marTop w:val="0"/>
      <w:marBottom w:val="0"/>
      <w:divBdr>
        <w:top w:val="none" w:sz="0" w:space="0" w:color="auto"/>
        <w:left w:val="none" w:sz="0" w:space="0" w:color="auto"/>
        <w:bottom w:val="none" w:sz="0" w:space="0" w:color="auto"/>
        <w:right w:val="none" w:sz="0" w:space="0" w:color="auto"/>
      </w:divBdr>
      <w:divsChild>
        <w:div w:id="2007198667">
          <w:marLeft w:val="0"/>
          <w:marRight w:val="0"/>
          <w:marTop w:val="0"/>
          <w:marBottom w:val="0"/>
          <w:divBdr>
            <w:top w:val="none" w:sz="0" w:space="0" w:color="auto"/>
            <w:left w:val="none" w:sz="0" w:space="0" w:color="auto"/>
            <w:bottom w:val="none" w:sz="0" w:space="0" w:color="auto"/>
            <w:right w:val="none" w:sz="0" w:space="0" w:color="auto"/>
          </w:divBdr>
        </w:div>
      </w:divsChild>
    </w:div>
    <w:div w:id="1830562865">
      <w:bodyDiv w:val="1"/>
      <w:marLeft w:val="0"/>
      <w:marRight w:val="0"/>
      <w:marTop w:val="0"/>
      <w:marBottom w:val="0"/>
      <w:divBdr>
        <w:top w:val="none" w:sz="0" w:space="0" w:color="auto"/>
        <w:left w:val="none" w:sz="0" w:space="0" w:color="auto"/>
        <w:bottom w:val="none" w:sz="0" w:space="0" w:color="auto"/>
        <w:right w:val="none" w:sz="0" w:space="0" w:color="auto"/>
      </w:divBdr>
      <w:divsChild>
        <w:div w:id="2031713652">
          <w:marLeft w:val="0"/>
          <w:marRight w:val="0"/>
          <w:marTop w:val="0"/>
          <w:marBottom w:val="0"/>
          <w:divBdr>
            <w:top w:val="none" w:sz="0" w:space="0" w:color="auto"/>
            <w:left w:val="none" w:sz="0" w:space="0" w:color="auto"/>
            <w:bottom w:val="none" w:sz="0" w:space="0" w:color="auto"/>
            <w:right w:val="none" w:sz="0" w:space="0" w:color="auto"/>
          </w:divBdr>
        </w:div>
      </w:divsChild>
    </w:div>
    <w:div w:id="1844199654">
      <w:bodyDiv w:val="1"/>
      <w:marLeft w:val="0"/>
      <w:marRight w:val="0"/>
      <w:marTop w:val="0"/>
      <w:marBottom w:val="0"/>
      <w:divBdr>
        <w:top w:val="none" w:sz="0" w:space="0" w:color="auto"/>
        <w:left w:val="none" w:sz="0" w:space="0" w:color="auto"/>
        <w:bottom w:val="none" w:sz="0" w:space="0" w:color="auto"/>
        <w:right w:val="none" w:sz="0" w:space="0" w:color="auto"/>
      </w:divBdr>
      <w:divsChild>
        <w:div w:id="802774843">
          <w:marLeft w:val="0"/>
          <w:marRight w:val="0"/>
          <w:marTop w:val="0"/>
          <w:marBottom w:val="0"/>
          <w:divBdr>
            <w:top w:val="none" w:sz="0" w:space="0" w:color="auto"/>
            <w:left w:val="none" w:sz="0" w:space="0" w:color="auto"/>
            <w:bottom w:val="none" w:sz="0" w:space="0" w:color="auto"/>
            <w:right w:val="none" w:sz="0" w:space="0" w:color="auto"/>
          </w:divBdr>
        </w:div>
      </w:divsChild>
    </w:div>
    <w:div w:id="1846506996">
      <w:bodyDiv w:val="1"/>
      <w:marLeft w:val="0"/>
      <w:marRight w:val="0"/>
      <w:marTop w:val="0"/>
      <w:marBottom w:val="0"/>
      <w:divBdr>
        <w:top w:val="none" w:sz="0" w:space="0" w:color="auto"/>
        <w:left w:val="none" w:sz="0" w:space="0" w:color="auto"/>
        <w:bottom w:val="none" w:sz="0" w:space="0" w:color="auto"/>
        <w:right w:val="none" w:sz="0" w:space="0" w:color="auto"/>
      </w:divBdr>
    </w:div>
    <w:div w:id="1875732181">
      <w:bodyDiv w:val="1"/>
      <w:marLeft w:val="0"/>
      <w:marRight w:val="0"/>
      <w:marTop w:val="0"/>
      <w:marBottom w:val="0"/>
      <w:divBdr>
        <w:top w:val="none" w:sz="0" w:space="0" w:color="auto"/>
        <w:left w:val="none" w:sz="0" w:space="0" w:color="auto"/>
        <w:bottom w:val="none" w:sz="0" w:space="0" w:color="auto"/>
        <w:right w:val="none" w:sz="0" w:space="0" w:color="auto"/>
      </w:divBdr>
      <w:divsChild>
        <w:div w:id="1929927322">
          <w:marLeft w:val="0"/>
          <w:marRight w:val="0"/>
          <w:marTop w:val="0"/>
          <w:marBottom w:val="0"/>
          <w:divBdr>
            <w:top w:val="none" w:sz="0" w:space="0" w:color="auto"/>
            <w:left w:val="none" w:sz="0" w:space="0" w:color="auto"/>
            <w:bottom w:val="none" w:sz="0" w:space="0" w:color="auto"/>
            <w:right w:val="none" w:sz="0" w:space="0" w:color="auto"/>
          </w:divBdr>
        </w:div>
      </w:divsChild>
    </w:div>
    <w:div w:id="1927692435">
      <w:bodyDiv w:val="1"/>
      <w:marLeft w:val="0"/>
      <w:marRight w:val="0"/>
      <w:marTop w:val="0"/>
      <w:marBottom w:val="0"/>
      <w:divBdr>
        <w:top w:val="none" w:sz="0" w:space="0" w:color="auto"/>
        <w:left w:val="none" w:sz="0" w:space="0" w:color="auto"/>
        <w:bottom w:val="none" w:sz="0" w:space="0" w:color="auto"/>
        <w:right w:val="none" w:sz="0" w:space="0" w:color="auto"/>
      </w:divBdr>
      <w:divsChild>
        <w:div w:id="591855986">
          <w:marLeft w:val="0"/>
          <w:marRight w:val="0"/>
          <w:marTop w:val="0"/>
          <w:marBottom w:val="0"/>
          <w:divBdr>
            <w:top w:val="none" w:sz="0" w:space="0" w:color="auto"/>
            <w:left w:val="none" w:sz="0" w:space="0" w:color="auto"/>
            <w:bottom w:val="none" w:sz="0" w:space="0" w:color="auto"/>
            <w:right w:val="none" w:sz="0" w:space="0" w:color="auto"/>
          </w:divBdr>
        </w:div>
      </w:divsChild>
    </w:div>
    <w:div w:id="1938127399">
      <w:bodyDiv w:val="1"/>
      <w:marLeft w:val="0"/>
      <w:marRight w:val="0"/>
      <w:marTop w:val="0"/>
      <w:marBottom w:val="0"/>
      <w:divBdr>
        <w:top w:val="none" w:sz="0" w:space="0" w:color="auto"/>
        <w:left w:val="none" w:sz="0" w:space="0" w:color="auto"/>
        <w:bottom w:val="none" w:sz="0" w:space="0" w:color="auto"/>
        <w:right w:val="none" w:sz="0" w:space="0" w:color="auto"/>
      </w:divBdr>
    </w:div>
    <w:div w:id="1952086712">
      <w:bodyDiv w:val="1"/>
      <w:marLeft w:val="0"/>
      <w:marRight w:val="0"/>
      <w:marTop w:val="0"/>
      <w:marBottom w:val="0"/>
      <w:divBdr>
        <w:top w:val="none" w:sz="0" w:space="0" w:color="auto"/>
        <w:left w:val="none" w:sz="0" w:space="0" w:color="auto"/>
        <w:bottom w:val="none" w:sz="0" w:space="0" w:color="auto"/>
        <w:right w:val="none" w:sz="0" w:space="0" w:color="auto"/>
      </w:divBdr>
    </w:div>
    <w:div w:id="1960334609">
      <w:bodyDiv w:val="1"/>
      <w:marLeft w:val="0"/>
      <w:marRight w:val="0"/>
      <w:marTop w:val="0"/>
      <w:marBottom w:val="0"/>
      <w:divBdr>
        <w:top w:val="none" w:sz="0" w:space="0" w:color="auto"/>
        <w:left w:val="none" w:sz="0" w:space="0" w:color="auto"/>
        <w:bottom w:val="none" w:sz="0" w:space="0" w:color="auto"/>
        <w:right w:val="none" w:sz="0" w:space="0" w:color="auto"/>
      </w:divBdr>
    </w:div>
    <w:div w:id="2032099694">
      <w:bodyDiv w:val="1"/>
      <w:marLeft w:val="0"/>
      <w:marRight w:val="0"/>
      <w:marTop w:val="0"/>
      <w:marBottom w:val="0"/>
      <w:divBdr>
        <w:top w:val="none" w:sz="0" w:space="0" w:color="auto"/>
        <w:left w:val="none" w:sz="0" w:space="0" w:color="auto"/>
        <w:bottom w:val="none" w:sz="0" w:space="0" w:color="auto"/>
        <w:right w:val="none" w:sz="0" w:space="0" w:color="auto"/>
      </w:divBdr>
    </w:div>
    <w:div w:id="2084598484">
      <w:bodyDiv w:val="1"/>
      <w:marLeft w:val="0"/>
      <w:marRight w:val="0"/>
      <w:marTop w:val="0"/>
      <w:marBottom w:val="0"/>
      <w:divBdr>
        <w:top w:val="none" w:sz="0" w:space="0" w:color="auto"/>
        <w:left w:val="none" w:sz="0" w:space="0" w:color="auto"/>
        <w:bottom w:val="none" w:sz="0" w:space="0" w:color="auto"/>
        <w:right w:val="none" w:sz="0" w:space="0" w:color="auto"/>
      </w:divBdr>
    </w:div>
    <w:div w:id="211440098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3265091@uni.canberra.edu.au" TargetMode="External"/><Relationship Id="rId18" Type="http://schemas.openxmlformats.org/officeDocument/2006/relationships/image" Target="media/image1.png"/><Relationship Id="rId26" Type="http://schemas.openxmlformats.org/officeDocument/2006/relationships/image" Target="media/image6.png"/><Relationship Id="rId39" Type="http://schemas.openxmlformats.org/officeDocument/2006/relationships/hyperlink" Target="https://doi.org/10.1016/j.jss.2018.08.060" TargetMode="External"/><Relationship Id="rId21" Type="http://schemas.openxmlformats.org/officeDocument/2006/relationships/chart" Target="charts/chart3.xml"/><Relationship Id="rId34" Type="http://schemas.openxmlformats.org/officeDocument/2006/relationships/hyperlink" Target="https://doi.org/10.1145/2889160.2889185" TargetMode="External"/><Relationship Id="rId42" Type="http://schemas.openxmlformats.org/officeDocument/2006/relationships/hyperlink" Target="https://doi.org/10.5220/0006257702490255" TargetMode="External"/><Relationship Id="rId47" Type="http://schemas.openxmlformats.org/officeDocument/2006/relationships/hyperlink" Target="https://doi.org/10.1016/j.jss.2018.03.065" TargetMode="Externa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U3267425@uni.canberra.au" TargetMode="External"/><Relationship Id="rId29" Type="http://schemas.openxmlformats.org/officeDocument/2006/relationships/hyperlink" Target="https://doi.org/10.1109/FIE44824.2020.9274255" TargetMode="Externa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doi.org/10.1109/FIE.2018.8658714" TargetMode="External"/><Relationship Id="rId37" Type="http://schemas.openxmlformats.org/officeDocument/2006/relationships/hyperlink" Target="https://doi.org/10.1016/j.jss.2021.111183" TargetMode="External"/><Relationship Id="rId40" Type="http://schemas.openxmlformats.org/officeDocument/2006/relationships/hyperlink" Target="https://doi.org/10.1109/ICSE.2015.177" TargetMode="External"/><Relationship Id="rId45" Type="http://schemas.openxmlformats.org/officeDocument/2006/relationships/hyperlink" Target="https://doi.org/10.1007/978-3-030-58923-3_16" TargetMode="External"/><Relationship Id="rId5" Type="http://schemas.openxmlformats.org/officeDocument/2006/relationships/numbering" Target="numbering.xml"/><Relationship Id="rId15" Type="http://schemas.openxmlformats.org/officeDocument/2006/relationships/hyperlink" Target="mailto:U3255665@uni.canberra.edu.au" TargetMode="Externa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hyperlink" Target="https://doi.org/10.1016/j.jss.2020.110736"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chart" Target="charts/chart1.xml"/><Relationship Id="rId31" Type="http://schemas.openxmlformats.org/officeDocument/2006/relationships/hyperlink" Target="https://doi.org/10.1145/2889160.2889184" TargetMode="External"/><Relationship Id="rId44" Type="http://schemas.openxmlformats.org/officeDocument/2006/relationships/hyperlink" Target="https://doi.org/10.1016/j.jss.2010.06.013"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3267717@uni.canberra.au" TargetMode="Externa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hyperlink" Target="https://doi.org/10.1145/2889160.2889187" TargetMode="External"/><Relationship Id="rId35" Type="http://schemas.openxmlformats.org/officeDocument/2006/relationships/hyperlink" Target="https://doi.org/10.1145/1134285.1134500" TargetMode="External"/><Relationship Id="rId43" Type="http://schemas.openxmlformats.org/officeDocument/2006/relationships/hyperlink" Target="https://doi.org/10.1145/3304221.3319737" TargetMode="External"/><Relationship Id="rId48" Type="http://schemas.openxmlformats.org/officeDocument/2006/relationships/hyperlink" Target="https://doi.org/10.1016/j.jss.2020.110736"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hyperlink" Target="mailto:u3262965@uni.canberra.edu.au" TargetMode="External"/><Relationship Id="rId25" Type="http://schemas.openxmlformats.org/officeDocument/2006/relationships/image" Target="media/image5.png"/><Relationship Id="rId33" Type="http://schemas.openxmlformats.org/officeDocument/2006/relationships/hyperlink" Target="https://doi.org/10.1145/3502718.3524758" TargetMode="External"/><Relationship Id="rId38" Type="http://schemas.openxmlformats.org/officeDocument/2006/relationships/hyperlink" Target="https://library.leeds.ac.uk/info/1404/literature-searching/14/literature-searching-explained/4" TargetMode="External"/><Relationship Id="rId46" Type="http://schemas.openxmlformats.org/officeDocument/2006/relationships/hyperlink" Target="https://doi.org/10.1145/3017680.3017737" TargetMode="External"/><Relationship Id="rId20" Type="http://schemas.openxmlformats.org/officeDocument/2006/relationships/chart" Target="charts/chart2.xml"/><Relationship Id="rId41" Type="http://schemas.openxmlformats.org/officeDocument/2006/relationships/hyperlink" Target="https://doi.org/10.1145/3377814.3381704" TargetMode="External"/><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Thinley%20Rabgay\Downloads\research%20article%20consoldation(Sheet1).csv"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MITS\SEMIV\Capstone(11522)\R3_dat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pgyamtsho\Downloads\R3_dat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'research article consoldation(S'!$E$87</c:f>
              <c:strCache>
                <c:ptCount val="1"/>
                <c:pt idx="0">
                  <c:v>No. of Studies</c:v>
                </c:pt>
              </c:strCache>
            </c:strRef>
          </c:tx>
          <c:spPr>
            <a:solidFill>
              <a:schemeClr val="accent1"/>
            </a:solidFill>
            <a:ln>
              <a:noFill/>
            </a:ln>
            <a:effectLst/>
          </c:spPr>
          <c:invertIfNegative val="0"/>
          <c:cat>
            <c:numRef>
              <c:f>'research article consoldation(S'!$D$88:$D$102</c:f>
              <c:numCache>
                <c:formatCode>General</c:formatCode>
                <c:ptCount val="15"/>
                <c:pt idx="0">
                  <c:v>2010</c:v>
                </c:pt>
                <c:pt idx="1">
                  <c:v>2011</c:v>
                </c:pt>
                <c:pt idx="2">
                  <c:v>2012</c:v>
                </c:pt>
                <c:pt idx="3">
                  <c:v>2013</c:v>
                </c:pt>
                <c:pt idx="4">
                  <c:v>2014</c:v>
                </c:pt>
                <c:pt idx="5">
                  <c:v>2015</c:v>
                </c:pt>
                <c:pt idx="6">
                  <c:v>2016</c:v>
                </c:pt>
                <c:pt idx="7">
                  <c:v>2017</c:v>
                </c:pt>
                <c:pt idx="8">
                  <c:v>2018</c:v>
                </c:pt>
                <c:pt idx="9">
                  <c:v>2019</c:v>
                </c:pt>
                <c:pt idx="10">
                  <c:v>2020</c:v>
                </c:pt>
                <c:pt idx="11">
                  <c:v>2021</c:v>
                </c:pt>
                <c:pt idx="12">
                  <c:v>2022</c:v>
                </c:pt>
                <c:pt idx="13">
                  <c:v>2023</c:v>
                </c:pt>
                <c:pt idx="14">
                  <c:v>2024</c:v>
                </c:pt>
              </c:numCache>
            </c:numRef>
          </c:cat>
          <c:val>
            <c:numRef>
              <c:f>'research article consoldation(S'!$E$88:$E$102</c:f>
              <c:numCache>
                <c:formatCode>General</c:formatCode>
                <c:ptCount val="15"/>
                <c:pt idx="0">
                  <c:v>3</c:v>
                </c:pt>
                <c:pt idx="1">
                  <c:v>5</c:v>
                </c:pt>
                <c:pt idx="2">
                  <c:v>4</c:v>
                </c:pt>
                <c:pt idx="3">
                  <c:v>1</c:v>
                </c:pt>
                <c:pt idx="4">
                  <c:v>1</c:v>
                </c:pt>
                <c:pt idx="5">
                  <c:v>4</c:v>
                </c:pt>
                <c:pt idx="6">
                  <c:v>5</c:v>
                </c:pt>
                <c:pt idx="7">
                  <c:v>7</c:v>
                </c:pt>
                <c:pt idx="8">
                  <c:v>11</c:v>
                </c:pt>
                <c:pt idx="9">
                  <c:v>6</c:v>
                </c:pt>
                <c:pt idx="10">
                  <c:v>9</c:v>
                </c:pt>
                <c:pt idx="11">
                  <c:v>6</c:v>
                </c:pt>
                <c:pt idx="12">
                  <c:v>6</c:v>
                </c:pt>
                <c:pt idx="13">
                  <c:v>10</c:v>
                </c:pt>
                <c:pt idx="14">
                  <c:v>4</c:v>
                </c:pt>
              </c:numCache>
            </c:numRef>
          </c:val>
          <c:extLst>
            <c:ext xmlns:c16="http://schemas.microsoft.com/office/drawing/2014/chart" uri="{C3380CC4-5D6E-409C-BE32-E72D297353CC}">
              <c16:uniqueId val="{00000000-2955-4FE3-9EFE-8F6AAF801522}"/>
            </c:ext>
          </c:extLst>
        </c:ser>
        <c:dLbls>
          <c:showLegendKey val="0"/>
          <c:showVal val="0"/>
          <c:showCatName val="0"/>
          <c:showSerName val="0"/>
          <c:showPercent val="0"/>
          <c:showBubbleSize val="0"/>
        </c:dLbls>
        <c:gapWidth val="150"/>
        <c:overlap val="-27"/>
        <c:axId val="267287648"/>
        <c:axId val="267288128"/>
      </c:barChart>
      <c:catAx>
        <c:axId val="26728764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GB" b="1">
                    <a:solidFill>
                      <a:sysClr val="windowText" lastClr="000000"/>
                    </a:solidFill>
                    <a:latin typeface="Times New Roman" panose="02020603050405020304" pitchFamily="18" charset="0"/>
                    <a:cs typeface="Times New Roman" panose="02020603050405020304" pitchFamily="18" charset="0"/>
                  </a:rPr>
                  <a:t>Publication 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400000" spcFirstLastPara="1" vertOverflow="ellipsis"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67288128"/>
        <c:crosses val="autoZero"/>
        <c:auto val="1"/>
        <c:lblAlgn val="ctr"/>
        <c:lblOffset val="100"/>
        <c:noMultiLvlLbl val="0"/>
      </c:catAx>
      <c:valAx>
        <c:axId val="2672881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n-GB" b="1">
                    <a:solidFill>
                      <a:sysClr val="windowText" lastClr="000000"/>
                    </a:solidFill>
                    <a:latin typeface="Times New Roman" panose="02020603050405020304" pitchFamily="18" charset="0"/>
                    <a:cs typeface="Times New Roman" panose="02020603050405020304" pitchFamily="18" charset="0"/>
                  </a:rPr>
                  <a:t>No. of Studies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267287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Sheet1!$C$2</c:f>
              <c:strCache>
                <c:ptCount val="1"/>
                <c:pt idx="0">
                  <c:v>Frequency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Sheet1!$B$3:$B$6</c:f>
              <c:strCache>
                <c:ptCount val="4"/>
                <c:pt idx="0">
                  <c:v>Formative Assessment Strategies </c:v>
                </c:pt>
                <c:pt idx="1">
                  <c:v>Summative Assessment Practices</c:v>
                </c:pt>
                <c:pt idx="2">
                  <c:v>Experiential Assessment Techniques</c:v>
                </c:pt>
                <c:pt idx="3">
                  <c:v>Technology Assessment Tools</c:v>
                </c:pt>
              </c:strCache>
            </c:strRef>
          </c:cat>
          <c:val>
            <c:numRef>
              <c:f>Sheet1!$C$3:$C$6</c:f>
              <c:numCache>
                <c:formatCode>General</c:formatCode>
                <c:ptCount val="4"/>
                <c:pt idx="0">
                  <c:v>40</c:v>
                </c:pt>
                <c:pt idx="1">
                  <c:v>41</c:v>
                </c:pt>
                <c:pt idx="2">
                  <c:v>20</c:v>
                </c:pt>
                <c:pt idx="3">
                  <c:v>5</c:v>
                </c:pt>
              </c:numCache>
            </c:numRef>
          </c:val>
          <c:extLst>
            <c:ext xmlns:c16="http://schemas.microsoft.com/office/drawing/2014/chart" uri="{C3380CC4-5D6E-409C-BE32-E72D297353CC}">
              <c16:uniqueId val="{00000000-43BB-4333-9064-5C7C30EE265E}"/>
            </c:ext>
          </c:extLst>
        </c:ser>
        <c:dLbls>
          <c:dLblPos val="outEnd"/>
          <c:showLegendKey val="0"/>
          <c:showVal val="1"/>
          <c:showCatName val="0"/>
          <c:showSerName val="0"/>
          <c:showPercent val="0"/>
          <c:showBubbleSize val="0"/>
        </c:dLbls>
        <c:gapWidth val="219"/>
        <c:overlap val="-27"/>
        <c:axId val="674324384"/>
        <c:axId val="674336864"/>
      </c:barChart>
      <c:catAx>
        <c:axId val="6743243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74336864"/>
        <c:crosses val="autoZero"/>
        <c:auto val="1"/>
        <c:lblAlgn val="ctr"/>
        <c:lblOffset val="100"/>
        <c:noMultiLvlLbl val="0"/>
      </c:catAx>
      <c:valAx>
        <c:axId val="674336864"/>
        <c:scaling>
          <c:orientation val="minMax"/>
          <c:max val="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r>
                  <a:rPr lang="en-GB" b="1">
                    <a:solidFill>
                      <a:sysClr val="windowText" lastClr="000000"/>
                    </a:solidFill>
                    <a:latin typeface="Times New Roman" panose="02020603050405020304" pitchFamily="18" charset="0"/>
                    <a:cs typeface="Times New Roman" panose="02020603050405020304" pitchFamily="18" charset="0"/>
                  </a:rPr>
                  <a:t>Study Count </a:t>
                </a:r>
              </a:p>
            </c:rich>
          </c:tx>
          <c:layout>
            <c:manualLayout>
              <c:xMode val="edge"/>
              <c:yMode val="edge"/>
              <c:x val="1.3888888888888888E-2"/>
              <c:y val="0.2858888684306483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6743243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Sheet1!$C$18</c:f>
              <c:strCache>
                <c:ptCount val="1"/>
                <c:pt idx="0">
                  <c:v>Count</c:v>
                </c:pt>
              </c:strCache>
            </c:strRef>
          </c:tx>
          <c:spPr>
            <a:solidFill>
              <a:schemeClr val="accent1"/>
            </a:solidFill>
            <a:ln>
              <a:noFill/>
            </a:ln>
            <a:effectLst/>
          </c:spPr>
          <c:invertIfNegative val="0"/>
          <c:dPt>
            <c:idx val="0"/>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01-B539-DF49-BCFA-CC016FD5E519}"/>
              </c:ext>
            </c:extLst>
          </c:dPt>
          <c:dPt>
            <c:idx val="1"/>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03-B539-DF49-BCFA-CC016FD5E519}"/>
              </c:ext>
            </c:extLst>
          </c:dPt>
          <c:dPt>
            <c:idx val="2"/>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05-B539-DF49-BCFA-CC016FD5E519}"/>
              </c:ext>
            </c:extLst>
          </c:dPt>
          <c:dPt>
            <c:idx val="3"/>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07-B539-DF49-BCFA-CC016FD5E519}"/>
              </c:ext>
            </c:extLst>
          </c:dPt>
          <c:dPt>
            <c:idx val="4"/>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09-B539-DF49-BCFA-CC016FD5E519}"/>
              </c:ext>
            </c:extLst>
          </c:dPt>
          <c:dPt>
            <c:idx val="5"/>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0B-B539-DF49-BCFA-CC016FD5E519}"/>
              </c:ext>
            </c:extLst>
          </c:dPt>
          <c:dPt>
            <c:idx val="6"/>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0D-B539-DF49-BCFA-CC016FD5E519}"/>
              </c:ext>
            </c:extLst>
          </c:dPt>
          <c:dPt>
            <c:idx val="7"/>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0F-B539-DF49-BCFA-CC016FD5E519}"/>
              </c:ext>
            </c:extLst>
          </c:dPt>
          <c:dPt>
            <c:idx val="8"/>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11-B539-DF49-BCFA-CC016FD5E519}"/>
              </c:ext>
            </c:extLst>
          </c:dPt>
          <c:dPt>
            <c:idx val="9"/>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13-B539-DF49-BCFA-CC016FD5E519}"/>
              </c:ext>
            </c:extLst>
          </c:dPt>
          <c:dPt>
            <c:idx val="10"/>
            <c:invertIfNegative val="0"/>
            <c:bubble3D val="0"/>
            <c:spPr>
              <a:solidFill>
                <a:schemeClr val="tx2">
                  <a:lumMod val="90000"/>
                  <a:lumOff val="10000"/>
                </a:schemeClr>
              </a:solidFill>
              <a:ln>
                <a:noFill/>
              </a:ln>
              <a:effectLst/>
            </c:spPr>
            <c:extLst>
              <c:ext xmlns:c16="http://schemas.microsoft.com/office/drawing/2014/chart" uri="{C3380CC4-5D6E-409C-BE32-E72D297353CC}">
                <c16:uniqueId val="{00000015-B539-DF49-BCFA-CC016FD5E519}"/>
              </c:ext>
            </c:extLst>
          </c:dPt>
          <c:dPt>
            <c:idx val="11"/>
            <c:invertIfNegative val="0"/>
            <c:bubble3D val="0"/>
            <c:spPr>
              <a:solidFill>
                <a:schemeClr val="tx2">
                  <a:lumMod val="75000"/>
                  <a:lumOff val="25000"/>
                </a:schemeClr>
              </a:solidFill>
              <a:ln>
                <a:noFill/>
              </a:ln>
              <a:effectLst/>
            </c:spPr>
            <c:extLst>
              <c:ext xmlns:c16="http://schemas.microsoft.com/office/drawing/2014/chart" uri="{C3380CC4-5D6E-409C-BE32-E72D297353CC}">
                <c16:uniqueId val="{00000017-B539-DF49-BCFA-CC016FD5E519}"/>
              </c:ext>
            </c:extLst>
          </c:dPt>
          <c:dPt>
            <c:idx val="12"/>
            <c:invertIfNegative val="0"/>
            <c:bubble3D val="0"/>
            <c:spPr>
              <a:solidFill>
                <a:schemeClr val="tx2">
                  <a:lumMod val="75000"/>
                  <a:lumOff val="25000"/>
                </a:schemeClr>
              </a:solidFill>
              <a:ln>
                <a:noFill/>
              </a:ln>
              <a:effectLst/>
            </c:spPr>
            <c:extLst>
              <c:ext xmlns:c16="http://schemas.microsoft.com/office/drawing/2014/chart" uri="{C3380CC4-5D6E-409C-BE32-E72D297353CC}">
                <c16:uniqueId val="{00000019-B539-DF49-BCFA-CC016FD5E519}"/>
              </c:ext>
            </c:extLst>
          </c:dPt>
          <c:dPt>
            <c:idx val="13"/>
            <c:invertIfNegative val="0"/>
            <c:bubble3D val="0"/>
            <c:spPr>
              <a:solidFill>
                <a:schemeClr val="tx2">
                  <a:lumMod val="75000"/>
                  <a:lumOff val="25000"/>
                </a:schemeClr>
              </a:solidFill>
              <a:ln>
                <a:noFill/>
              </a:ln>
              <a:effectLst/>
            </c:spPr>
            <c:extLst>
              <c:ext xmlns:c16="http://schemas.microsoft.com/office/drawing/2014/chart" uri="{C3380CC4-5D6E-409C-BE32-E72D297353CC}">
                <c16:uniqueId val="{0000001B-B539-DF49-BCFA-CC016FD5E519}"/>
              </c:ext>
            </c:extLst>
          </c:dPt>
          <c:dPt>
            <c:idx val="14"/>
            <c:invertIfNegative val="0"/>
            <c:bubble3D val="0"/>
            <c:spPr>
              <a:solidFill>
                <a:schemeClr val="tx2">
                  <a:lumMod val="75000"/>
                  <a:lumOff val="25000"/>
                </a:schemeClr>
              </a:solidFill>
              <a:ln>
                <a:noFill/>
              </a:ln>
              <a:effectLst/>
            </c:spPr>
            <c:extLst>
              <c:ext xmlns:c16="http://schemas.microsoft.com/office/drawing/2014/chart" uri="{C3380CC4-5D6E-409C-BE32-E72D297353CC}">
                <c16:uniqueId val="{0000001D-B539-DF49-BCFA-CC016FD5E519}"/>
              </c:ext>
            </c:extLst>
          </c:dPt>
          <c:dPt>
            <c:idx val="15"/>
            <c:invertIfNegative val="0"/>
            <c:bubble3D val="0"/>
            <c:spPr>
              <a:solidFill>
                <a:schemeClr val="tx2">
                  <a:lumMod val="75000"/>
                  <a:lumOff val="25000"/>
                </a:schemeClr>
              </a:solidFill>
              <a:ln>
                <a:noFill/>
              </a:ln>
              <a:effectLst/>
            </c:spPr>
            <c:extLst>
              <c:ext xmlns:c16="http://schemas.microsoft.com/office/drawing/2014/chart" uri="{C3380CC4-5D6E-409C-BE32-E72D297353CC}">
                <c16:uniqueId val="{0000001F-B539-DF49-BCFA-CC016FD5E519}"/>
              </c:ext>
            </c:extLst>
          </c:dPt>
          <c:dPt>
            <c:idx val="16"/>
            <c:invertIfNegative val="0"/>
            <c:bubble3D val="0"/>
            <c:spPr>
              <a:solidFill>
                <a:schemeClr val="tx2">
                  <a:lumMod val="50000"/>
                  <a:lumOff val="50000"/>
                </a:schemeClr>
              </a:solidFill>
              <a:ln>
                <a:noFill/>
              </a:ln>
              <a:effectLst/>
            </c:spPr>
            <c:extLst>
              <c:ext xmlns:c16="http://schemas.microsoft.com/office/drawing/2014/chart" uri="{C3380CC4-5D6E-409C-BE32-E72D297353CC}">
                <c16:uniqueId val="{00000021-B539-DF49-BCFA-CC016FD5E519}"/>
              </c:ext>
            </c:extLst>
          </c:dPt>
          <c:dPt>
            <c:idx val="17"/>
            <c:invertIfNegative val="0"/>
            <c:bubble3D val="0"/>
            <c:spPr>
              <a:solidFill>
                <a:schemeClr val="tx2">
                  <a:lumMod val="50000"/>
                  <a:lumOff val="50000"/>
                </a:schemeClr>
              </a:solidFill>
              <a:ln>
                <a:noFill/>
              </a:ln>
              <a:effectLst/>
            </c:spPr>
            <c:extLst>
              <c:ext xmlns:c16="http://schemas.microsoft.com/office/drawing/2014/chart" uri="{C3380CC4-5D6E-409C-BE32-E72D297353CC}">
                <c16:uniqueId val="{00000023-B539-DF49-BCFA-CC016FD5E519}"/>
              </c:ext>
            </c:extLst>
          </c:dPt>
          <c:dPt>
            <c:idx val="18"/>
            <c:invertIfNegative val="0"/>
            <c:bubble3D val="0"/>
            <c:spPr>
              <a:solidFill>
                <a:schemeClr val="tx2">
                  <a:lumMod val="50000"/>
                  <a:lumOff val="50000"/>
                </a:schemeClr>
              </a:solidFill>
              <a:ln>
                <a:noFill/>
              </a:ln>
              <a:effectLst/>
            </c:spPr>
            <c:extLst>
              <c:ext xmlns:c16="http://schemas.microsoft.com/office/drawing/2014/chart" uri="{C3380CC4-5D6E-409C-BE32-E72D297353CC}">
                <c16:uniqueId val="{00000025-B539-DF49-BCFA-CC016FD5E519}"/>
              </c:ext>
            </c:extLst>
          </c:dPt>
          <c:dPt>
            <c:idx val="19"/>
            <c:invertIfNegative val="0"/>
            <c:bubble3D val="0"/>
            <c:spPr>
              <a:solidFill>
                <a:schemeClr val="tx2">
                  <a:lumMod val="50000"/>
                  <a:lumOff val="50000"/>
                </a:schemeClr>
              </a:solidFill>
              <a:ln>
                <a:noFill/>
              </a:ln>
              <a:effectLst/>
            </c:spPr>
            <c:extLst>
              <c:ext xmlns:c16="http://schemas.microsoft.com/office/drawing/2014/chart" uri="{C3380CC4-5D6E-409C-BE32-E72D297353CC}">
                <c16:uniqueId val="{00000027-B539-DF49-BCFA-CC016FD5E519}"/>
              </c:ext>
            </c:extLst>
          </c:dPt>
          <c:dPt>
            <c:idx val="20"/>
            <c:invertIfNegative val="0"/>
            <c:bubble3D val="0"/>
            <c:spPr>
              <a:solidFill>
                <a:schemeClr val="tx2">
                  <a:lumMod val="50000"/>
                  <a:lumOff val="50000"/>
                </a:schemeClr>
              </a:solidFill>
              <a:ln>
                <a:noFill/>
              </a:ln>
              <a:effectLst/>
            </c:spPr>
            <c:extLst>
              <c:ext xmlns:c16="http://schemas.microsoft.com/office/drawing/2014/chart" uri="{C3380CC4-5D6E-409C-BE32-E72D297353CC}">
                <c16:uniqueId val="{00000029-B539-DF49-BCFA-CC016FD5E519}"/>
              </c:ext>
            </c:extLst>
          </c:dPt>
          <c:dPt>
            <c:idx val="21"/>
            <c:invertIfNegative val="0"/>
            <c:bubble3D val="0"/>
            <c:spPr>
              <a:solidFill>
                <a:schemeClr val="tx2">
                  <a:lumMod val="50000"/>
                  <a:lumOff val="50000"/>
                </a:schemeClr>
              </a:solidFill>
              <a:ln>
                <a:noFill/>
              </a:ln>
              <a:effectLst/>
            </c:spPr>
            <c:extLst>
              <c:ext xmlns:c16="http://schemas.microsoft.com/office/drawing/2014/chart" uri="{C3380CC4-5D6E-409C-BE32-E72D297353CC}">
                <c16:uniqueId val="{0000002B-B539-DF49-BCFA-CC016FD5E519}"/>
              </c:ext>
            </c:extLst>
          </c:dPt>
          <c:dPt>
            <c:idx val="22"/>
            <c:invertIfNegative val="0"/>
            <c:bubble3D val="0"/>
            <c:spPr>
              <a:solidFill>
                <a:schemeClr val="tx2">
                  <a:lumMod val="25000"/>
                  <a:lumOff val="75000"/>
                </a:schemeClr>
              </a:solidFill>
              <a:ln>
                <a:noFill/>
              </a:ln>
              <a:effectLst/>
            </c:spPr>
            <c:extLst>
              <c:ext xmlns:c16="http://schemas.microsoft.com/office/drawing/2014/chart" uri="{C3380CC4-5D6E-409C-BE32-E72D297353CC}">
                <c16:uniqueId val="{0000002D-B539-DF49-BCFA-CC016FD5E519}"/>
              </c:ext>
            </c:extLst>
          </c:dPt>
          <c:dPt>
            <c:idx val="23"/>
            <c:invertIfNegative val="0"/>
            <c:bubble3D val="0"/>
            <c:spPr>
              <a:solidFill>
                <a:schemeClr val="tx2">
                  <a:lumMod val="25000"/>
                  <a:lumOff val="75000"/>
                </a:schemeClr>
              </a:solidFill>
              <a:ln>
                <a:noFill/>
              </a:ln>
              <a:effectLst/>
            </c:spPr>
            <c:extLst>
              <c:ext xmlns:c16="http://schemas.microsoft.com/office/drawing/2014/chart" uri="{C3380CC4-5D6E-409C-BE32-E72D297353CC}">
                <c16:uniqueId val="{0000002F-B539-DF49-BCFA-CC016FD5E519}"/>
              </c:ext>
            </c:extLst>
          </c:dPt>
          <c:dPt>
            <c:idx val="24"/>
            <c:invertIfNegative val="0"/>
            <c:bubble3D val="0"/>
            <c:spPr>
              <a:solidFill>
                <a:schemeClr val="tx2">
                  <a:lumMod val="25000"/>
                  <a:lumOff val="75000"/>
                </a:schemeClr>
              </a:solidFill>
              <a:ln>
                <a:noFill/>
              </a:ln>
              <a:effectLst/>
            </c:spPr>
            <c:extLst>
              <c:ext xmlns:c16="http://schemas.microsoft.com/office/drawing/2014/chart" uri="{C3380CC4-5D6E-409C-BE32-E72D297353CC}">
                <c16:uniqueId val="{00000031-B539-DF49-BCFA-CC016FD5E519}"/>
              </c:ext>
            </c:extLst>
          </c:dPt>
          <c:dPt>
            <c:idx val="25"/>
            <c:invertIfNegative val="0"/>
            <c:bubble3D val="0"/>
            <c:spPr>
              <a:solidFill>
                <a:schemeClr val="tx2">
                  <a:lumMod val="25000"/>
                  <a:lumOff val="75000"/>
                </a:schemeClr>
              </a:solidFill>
              <a:ln>
                <a:noFill/>
              </a:ln>
              <a:effectLst/>
            </c:spPr>
            <c:extLst>
              <c:ext xmlns:c16="http://schemas.microsoft.com/office/drawing/2014/chart" uri="{C3380CC4-5D6E-409C-BE32-E72D297353CC}">
                <c16:uniqueId val="{00000033-B539-DF49-BCFA-CC016FD5E519}"/>
              </c:ext>
            </c:extLst>
          </c:dPt>
          <c:dPt>
            <c:idx val="26"/>
            <c:invertIfNegative val="0"/>
            <c:bubble3D val="0"/>
            <c:spPr>
              <a:solidFill>
                <a:schemeClr val="tx2">
                  <a:lumMod val="25000"/>
                  <a:lumOff val="75000"/>
                </a:schemeClr>
              </a:solidFill>
              <a:ln>
                <a:noFill/>
              </a:ln>
              <a:effectLst/>
            </c:spPr>
            <c:extLst>
              <c:ext xmlns:c16="http://schemas.microsoft.com/office/drawing/2014/chart" uri="{C3380CC4-5D6E-409C-BE32-E72D297353CC}">
                <c16:uniqueId val="{00000035-B539-DF49-BCFA-CC016FD5E519}"/>
              </c:ext>
            </c:extLst>
          </c:dPt>
          <c:dLbls>
            <c:dLbl>
              <c:idx val="26"/>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extLst>
                <c:ext xmlns:c16="http://schemas.microsoft.com/office/drawing/2014/chart" uri="{C3380CC4-5D6E-409C-BE32-E72D297353CC}">
                  <c16:uniqueId val="{00000035-B539-DF49-BCFA-CC016FD5E51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Sheet1!$B$19:$B$45</c:f>
              <c:strCache>
                <c:ptCount val="27"/>
                <c:pt idx="0">
                  <c:v>Peer Review</c:v>
                </c:pt>
                <c:pt idx="1">
                  <c:v>Discussion</c:v>
                </c:pt>
                <c:pt idx="2">
                  <c:v>Feedback</c:v>
                </c:pt>
                <c:pt idx="3">
                  <c:v>Participation</c:v>
                </c:pt>
                <c:pt idx="4">
                  <c:v>Presentation</c:v>
                </c:pt>
                <c:pt idx="5">
                  <c:v>Weekly Assignment</c:v>
                </c:pt>
                <c:pt idx="6">
                  <c:v>Quiz</c:v>
                </c:pt>
                <c:pt idx="7">
                  <c:v>Lab Exercise</c:v>
                </c:pt>
                <c:pt idx="8">
                  <c:v>Homework</c:v>
                </c:pt>
                <c:pt idx="9">
                  <c:v>Inter-Group Evaluation</c:v>
                </c:pt>
                <c:pt idx="10">
                  <c:v>Architectural Kata</c:v>
                </c:pt>
                <c:pt idx="11">
                  <c:v>Project</c:v>
                </c:pt>
                <c:pt idx="12">
                  <c:v>Porject Presentation</c:v>
                </c:pt>
                <c:pt idx="13">
                  <c:v>Examinations</c:v>
                </c:pt>
                <c:pt idx="14">
                  <c:v>Quiz/Test</c:v>
                </c:pt>
                <c:pt idx="15">
                  <c:v>Assignments</c:v>
                </c:pt>
                <c:pt idx="16">
                  <c:v>Self-Evaluation</c:v>
                </c:pt>
                <c:pt idx="17">
                  <c:v>Reflection</c:v>
                </c:pt>
                <c:pt idx="18">
                  <c:v>Observation</c:v>
                </c:pt>
                <c:pt idx="19">
                  <c:v>Prototype</c:v>
                </c:pt>
                <c:pt idx="20">
                  <c:v>Decision Making Template</c:v>
                </c:pt>
                <c:pt idx="21">
                  <c:v>Portfolio</c:v>
                </c:pt>
                <c:pt idx="22">
                  <c:v>Kahoot!</c:v>
                </c:pt>
                <c:pt idx="23">
                  <c:v>EasyChair</c:v>
                </c:pt>
                <c:pt idx="24">
                  <c:v>CSDCT</c:v>
                </c:pt>
                <c:pt idx="25">
                  <c:v>3D Visualisation Tools</c:v>
                </c:pt>
                <c:pt idx="26">
                  <c:v>Canvas</c:v>
                </c:pt>
              </c:strCache>
            </c:strRef>
          </c:cat>
          <c:val>
            <c:numRef>
              <c:f>Sheet1!$C$19:$C$45</c:f>
              <c:numCache>
                <c:formatCode>General</c:formatCode>
                <c:ptCount val="27"/>
                <c:pt idx="0">
                  <c:v>6</c:v>
                </c:pt>
                <c:pt idx="1">
                  <c:v>8</c:v>
                </c:pt>
                <c:pt idx="2">
                  <c:v>6</c:v>
                </c:pt>
                <c:pt idx="3">
                  <c:v>7</c:v>
                </c:pt>
                <c:pt idx="4">
                  <c:v>6</c:v>
                </c:pt>
                <c:pt idx="5">
                  <c:v>3</c:v>
                </c:pt>
                <c:pt idx="6">
                  <c:v>8</c:v>
                </c:pt>
                <c:pt idx="7">
                  <c:v>8</c:v>
                </c:pt>
                <c:pt idx="8">
                  <c:v>3</c:v>
                </c:pt>
                <c:pt idx="9">
                  <c:v>1</c:v>
                </c:pt>
                <c:pt idx="10">
                  <c:v>2</c:v>
                </c:pt>
                <c:pt idx="11">
                  <c:v>26</c:v>
                </c:pt>
                <c:pt idx="12">
                  <c:v>5</c:v>
                </c:pt>
                <c:pt idx="13">
                  <c:v>23</c:v>
                </c:pt>
                <c:pt idx="14">
                  <c:v>7</c:v>
                </c:pt>
                <c:pt idx="15">
                  <c:v>5</c:v>
                </c:pt>
                <c:pt idx="16">
                  <c:v>4</c:v>
                </c:pt>
                <c:pt idx="17">
                  <c:v>5</c:v>
                </c:pt>
                <c:pt idx="18">
                  <c:v>2</c:v>
                </c:pt>
                <c:pt idx="19">
                  <c:v>4</c:v>
                </c:pt>
                <c:pt idx="20">
                  <c:v>3</c:v>
                </c:pt>
                <c:pt idx="21">
                  <c:v>6</c:v>
                </c:pt>
                <c:pt idx="22">
                  <c:v>1</c:v>
                </c:pt>
                <c:pt idx="23">
                  <c:v>1</c:v>
                </c:pt>
                <c:pt idx="24">
                  <c:v>1</c:v>
                </c:pt>
                <c:pt idx="25">
                  <c:v>1</c:v>
                </c:pt>
                <c:pt idx="26">
                  <c:v>1</c:v>
                </c:pt>
              </c:numCache>
            </c:numRef>
          </c:val>
          <c:extLst>
            <c:ext xmlns:c16="http://schemas.microsoft.com/office/drawing/2014/chart" uri="{C3380CC4-5D6E-409C-BE32-E72D297353CC}">
              <c16:uniqueId val="{00000036-B539-DF49-BCFA-CC016FD5E519}"/>
            </c:ext>
          </c:extLst>
        </c:ser>
        <c:dLbls>
          <c:dLblPos val="outEnd"/>
          <c:showLegendKey val="0"/>
          <c:showVal val="1"/>
          <c:showCatName val="0"/>
          <c:showSerName val="0"/>
          <c:showPercent val="0"/>
          <c:showBubbleSize val="0"/>
        </c:dLbls>
        <c:gapWidth val="10"/>
        <c:axId val="146236864"/>
        <c:axId val="146255104"/>
      </c:barChart>
      <c:catAx>
        <c:axId val="14623686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6255104"/>
        <c:crosses val="autoZero"/>
        <c:auto val="1"/>
        <c:lblAlgn val="ctr"/>
        <c:lblOffset val="100"/>
        <c:noMultiLvlLbl val="0"/>
      </c:catAx>
      <c:valAx>
        <c:axId val="146255104"/>
        <c:scaling>
          <c:orientation val="minMax"/>
          <c:max val="28"/>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146236864"/>
        <c:crosses val="autoZero"/>
        <c:crossBetween val="between"/>
        <c:majorUnit val="4"/>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8EDFA1B8F28194BBCD4ECC076DFCFA4" ma:contentTypeVersion="12" ma:contentTypeDescription="Create a new document." ma:contentTypeScope="" ma:versionID="f1f0950f23b11c39b5bebe1a0c3c0f08">
  <xsd:schema xmlns:xsd="http://www.w3.org/2001/XMLSchema" xmlns:xs="http://www.w3.org/2001/XMLSchema" xmlns:p="http://schemas.microsoft.com/office/2006/metadata/properties" xmlns:ns2="3349d282-33c1-48b4-9432-fd875e2a9a15" xmlns:ns3="25606e32-b1a6-48c0-a16c-51eb1c611eac" targetNamespace="http://schemas.microsoft.com/office/2006/metadata/properties" ma:root="true" ma:fieldsID="eb726ac7be53bd9386d82731b3ef2031" ns2:_="" ns3:_="">
    <xsd:import namespace="3349d282-33c1-48b4-9432-fd875e2a9a15"/>
    <xsd:import namespace="25606e32-b1a6-48c0-a16c-51eb1c611ea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349d282-33c1-48b4-9432-fd875e2a9a1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b02b6f4f-2c08-4cc4-9b04-95447f43a4f2"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5606e32-b1a6-48c0-a16c-51eb1c611eac"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2cb49b78-41ac-4806-8123-95306dcba249}" ma:internalName="TaxCatchAll" ma:showField="CatchAllData" ma:web="25606e32-b1a6-48c0-a16c-51eb1c611ea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3349d282-33c1-48b4-9432-fd875e2a9a15">
      <Terms xmlns="http://schemas.microsoft.com/office/infopath/2007/PartnerControls"/>
    </lcf76f155ced4ddcb4097134ff3c332f>
    <TaxCatchAll xmlns="25606e32-b1a6-48c0-a16c-51eb1c611eac" xsi:nil="true"/>
  </documentManagement>
</p:properties>
</file>

<file path=customXml/itemProps1.xml><?xml version="1.0" encoding="utf-8"?>
<ds:datastoreItem xmlns:ds="http://schemas.openxmlformats.org/officeDocument/2006/customXml" ds:itemID="{0747689D-8CB4-1944-9C56-0586B41B0980}">
  <ds:schemaRefs>
    <ds:schemaRef ds:uri="http://schemas.openxmlformats.org/officeDocument/2006/bibliography"/>
  </ds:schemaRefs>
</ds:datastoreItem>
</file>

<file path=customXml/itemProps2.xml><?xml version="1.0" encoding="utf-8"?>
<ds:datastoreItem xmlns:ds="http://schemas.openxmlformats.org/officeDocument/2006/customXml" ds:itemID="{BF57C46F-477F-4A05-9E30-C04AAC7AD893}">
  <ds:schemaRefs>
    <ds:schemaRef ds:uri="http://schemas.microsoft.com/sharepoint/v3/contenttype/forms"/>
  </ds:schemaRefs>
</ds:datastoreItem>
</file>

<file path=customXml/itemProps3.xml><?xml version="1.0" encoding="utf-8"?>
<ds:datastoreItem xmlns:ds="http://schemas.openxmlformats.org/officeDocument/2006/customXml" ds:itemID="{74C269F5-C51F-4614-8A94-C8AB9F2EB3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349d282-33c1-48b4-9432-fd875e2a9a15"/>
    <ds:schemaRef ds:uri="25606e32-b1a6-48c0-a16c-51eb1c611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9FD484-AAA0-48B7-AF6F-D05D47C34EBB}">
  <ds:schemaRefs>
    <ds:schemaRef ds:uri="http://schemas.microsoft.com/office/2006/metadata/properties"/>
    <ds:schemaRef ds:uri="http://schemas.microsoft.com/office/infopath/2007/PartnerControls"/>
    <ds:schemaRef ds:uri="3349d282-33c1-48b4-9432-fd875e2a9a15"/>
    <ds:schemaRef ds:uri="25606e32-b1a6-48c0-a16c-51eb1c611eac"/>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37</Pages>
  <Words>44174</Words>
  <Characters>284040</Characters>
  <Application>Microsoft Office Word</Application>
  <DocSecurity>0</DocSecurity>
  <Lines>4508</Lines>
  <Paragraphs>1683</Paragraphs>
  <ScaleCrop>false</ScaleCrop>
  <Company/>
  <LinksUpToDate>false</LinksUpToDate>
  <CharactersWithSpaces>326531</CharactersWithSpaces>
  <SharedDoc>false</SharedDoc>
  <HLinks>
    <vt:vector size="3882" baseType="variant">
      <vt:variant>
        <vt:i4>5439495</vt:i4>
      </vt:variant>
      <vt:variant>
        <vt:i4>2856</vt:i4>
      </vt:variant>
      <vt:variant>
        <vt:i4>0</vt:i4>
      </vt:variant>
      <vt:variant>
        <vt:i4>5</vt:i4>
      </vt:variant>
      <vt:variant>
        <vt:lpwstr>https://doi.org/10.1016/j.jss.2020.110736</vt:lpwstr>
      </vt:variant>
      <vt:variant>
        <vt:lpwstr/>
      </vt:variant>
      <vt:variant>
        <vt:i4>5832729</vt:i4>
      </vt:variant>
      <vt:variant>
        <vt:i4>2853</vt:i4>
      </vt:variant>
      <vt:variant>
        <vt:i4>0</vt:i4>
      </vt:variant>
      <vt:variant>
        <vt:i4>5</vt:i4>
      </vt:variant>
      <vt:variant>
        <vt:lpwstr>https://doi.org/10.1016/j.stueduc.2011.03.002</vt:lpwstr>
      </vt:variant>
      <vt:variant>
        <vt:lpwstr/>
      </vt:variant>
      <vt:variant>
        <vt:i4>5832729</vt:i4>
      </vt:variant>
      <vt:variant>
        <vt:i4>2850</vt:i4>
      </vt:variant>
      <vt:variant>
        <vt:i4>0</vt:i4>
      </vt:variant>
      <vt:variant>
        <vt:i4>5</vt:i4>
      </vt:variant>
      <vt:variant>
        <vt:lpwstr>https://doi.org/10.1016/j.stueduc.2011.03.001</vt:lpwstr>
      </vt:variant>
      <vt:variant>
        <vt:lpwstr/>
      </vt:variant>
      <vt:variant>
        <vt:i4>3539053</vt:i4>
      </vt:variant>
      <vt:variant>
        <vt:i4>2847</vt:i4>
      </vt:variant>
      <vt:variant>
        <vt:i4>0</vt:i4>
      </vt:variant>
      <vt:variant>
        <vt:i4>5</vt:i4>
      </vt:variant>
      <vt:variant>
        <vt:lpwstr>https://doi.org/10.1145/3593663.3593694</vt:lpwstr>
      </vt:variant>
      <vt:variant>
        <vt:lpwstr/>
      </vt:variant>
      <vt:variant>
        <vt:i4>2359347</vt:i4>
      </vt:variant>
      <vt:variant>
        <vt:i4>2844</vt:i4>
      </vt:variant>
      <vt:variant>
        <vt:i4>0</vt:i4>
      </vt:variant>
      <vt:variant>
        <vt:i4>5</vt:i4>
      </vt:variant>
      <vt:variant>
        <vt:lpwstr>https://doi.org/10.1007/s10664-023-10347-2</vt:lpwstr>
      </vt:variant>
      <vt:variant>
        <vt:lpwstr/>
      </vt:variant>
      <vt:variant>
        <vt:i4>4587525</vt:i4>
      </vt:variant>
      <vt:variant>
        <vt:i4>2841</vt:i4>
      </vt:variant>
      <vt:variant>
        <vt:i4>0</vt:i4>
      </vt:variant>
      <vt:variant>
        <vt:i4>5</vt:i4>
      </vt:variant>
      <vt:variant>
        <vt:lpwstr>https://doi.org/10.1016/j.jss.2018.07.010</vt:lpwstr>
      </vt:variant>
      <vt:variant>
        <vt:lpwstr/>
      </vt:variant>
      <vt:variant>
        <vt:i4>4325380</vt:i4>
      </vt:variant>
      <vt:variant>
        <vt:i4>2838</vt:i4>
      </vt:variant>
      <vt:variant>
        <vt:i4>0</vt:i4>
      </vt:variant>
      <vt:variant>
        <vt:i4>5</vt:i4>
      </vt:variant>
      <vt:variant>
        <vt:lpwstr>https://doi.org/10.1016/j.jss.2019.06.044</vt:lpwstr>
      </vt:variant>
      <vt:variant>
        <vt:lpwstr/>
      </vt:variant>
      <vt:variant>
        <vt:i4>4653061</vt:i4>
      </vt:variant>
      <vt:variant>
        <vt:i4>2835</vt:i4>
      </vt:variant>
      <vt:variant>
        <vt:i4>0</vt:i4>
      </vt:variant>
      <vt:variant>
        <vt:i4>5</vt:i4>
      </vt:variant>
      <vt:variant>
        <vt:lpwstr>https://doi.org/10.1016/j.jss.2018.07.008</vt:lpwstr>
      </vt:variant>
      <vt:variant>
        <vt:lpwstr/>
      </vt:variant>
      <vt:variant>
        <vt:i4>4915203</vt:i4>
      </vt:variant>
      <vt:variant>
        <vt:i4>2832</vt:i4>
      </vt:variant>
      <vt:variant>
        <vt:i4>0</vt:i4>
      </vt:variant>
      <vt:variant>
        <vt:i4>5</vt:i4>
      </vt:variant>
      <vt:variant>
        <vt:lpwstr>https://doi.org/10.1016/j.jss.2012.01.060</vt:lpwstr>
      </vt:variant>
      <vt:variant>
        <vt:lpwstr/>
      </vt:variant>
      <vt:variant>
        <vt:i4>5308485</vt:i4>
      </vt:variant>
      <vt:variant>
        <vt:i4>2829</vt:i4>
      </vt:variant>
      <vt:variant>
        <vt:i4>0</vt:i4>
      </vt:variant>
      <vt:variant>
        <vt:i4>5</vt:i4>
      </vt:variant>
      <vt:variant>
        <vt:lpwstr>https://doi.org/10.1016/j.infsof.2023.107189</vt:lpwstr>
      </vt:variant>
      <vt:variant>
        <vt:lpwstr/>
      </vt:variant>
      <vt:variant>
        <vt:i4>3670121</vt:i4>
      </vt:variant>
      <vt:variant>
        <vt:i4>2826</vt:i4>
      </vt:variant>
      <vt:variant>
        <vt:i4>0</vt:i4>
      </vt:variant>
      <vt:variant>
        <vt:i4>5</vt:i4>
      </vt:variant>
      <vt:variant>
        <vt:lpwstr>https://doi.org/10.1145/3209087.3209096</vt:lpwstr>
      </vt:variant>
      <vt:variant>
        <vt:lpwstr/>
      </vt:variant>
      <vt:variant>
        <vt:i4>4784130</vt:i4>
      </vt:variant>
      <vt:variant>
        <vt:i4>2823</vt:i4>
      </vt:variant>
      <vt:variant>
        <vt:i4>0</vt:i4>
      </vt:variant>
      <vt:variant>
        <vt:i4>5</vt:i4>
      </vt:variant>
      <vt:variant>
        <vt:lpwstr>https://doi.org/10.1016/j.jss.2015.10.022</vt:lpwstr>
      </vt:variant>
      <vt:variant>
        <vt:lpwstr/>
      </vt:variant>
      <vt:variant>
        <vt:i4>4849667</vt:i4>
      </vt:variant>
      <vt:variant>
        <vt:i4>2820</vt:i4>
      </vt:variant>
      <vt:variant>
        <vt:i4>0</vt:i4>
      </vt:variant>
      <vt:variant>
        <vt:i4>5</vt:i4>
      </vt:variant>
      <vt:variant>
        <vt:lpwstr>https://doi.org/10.1016/j.jss.2017.01.029</vt:lpwstr>
      </vt:variant>
      <vt:variant>
        <vt:lpwstr/>
      </vt:variant>
      <vt:variant>
        <vt:i4>3670122</vt:i4>
      </vt:variant>
      <vt:variant>
        <vt:i4>2817</vt:i4>
      </vt:variant>
      <vt:variant>
        <vt:i4>0</vt:i4>
      </vt:variant>
      <vt:variant>
        <vt:i4>5</vt:i4>
      </vt:variant>
      <vt:variant>
        <vt:lpwstr>https://doi.org/10.1145/1810295.1810388</vt:lpwstr>
      </vt:variant>
      <vt:variant>
        <vt:lpwstr/>
      </vt:variant>
      <vt:variant>
        <vt:i4>2818148</vt:i4>
      </vt:variant>
      <vt:variant>
        <vt:i4>2814</vt:i4>
      </vt:variant>
      <vt:variant>
        <vt:i4>0</vt:i4>
      </vt:variant>
      <vt:variant>
        <vt:i4>5</vt:i4>
      </vt:variant>
      <vt:variant>
        <vt:lpwstr>https://hdl.handle.net/10125/41922</vt:lpwstr>
      </vt:variant>
      <vt:variant>
        <vt:lpwstr/>
      </vt:variant>
      <vt:variant>
        <vt:i4>3997738</vt:i4>
      </vt:variant>
      <vt:variant>
        <vt:i4>2811</vt:i4>
      </vt:variant>
      <vt:variant>
        <vt:i4>0</vt:i4>
      </vt:variant>
      <vt:variant>
        <vt:i4>5</vt:i4>
      </vt:variant>
      <vt:variant>
        <vt:lpwstr>https://www.proquest.com/dissertations-theses/early-stage-software-design-usability/docview/845727792/se-2</vt:lpwstr>
      </vt:variant>
      <vt:variant>
        <vt:lpwstr/>
      </vt:variant>
      <vt:variant>
        <vt:i4>1638425</vt:i4>
      </vt:variant>
      <vt:variant>
        <vt:i4>2808</vt:i4>
      </vt:variant>
      <vt:variant>
        <vt:i4>0</vt:i4>
      </vt:variant>
      <vt:variant>
        <vt:i4>5</vt:i4>
      </vt:variant>
      <vt:variant>
        <vt:lpwstr>https://ieeexplore.ieee.org/document/10669881</vt:lpwstr>
      </vt:variant>
      <vt:variant>
        <vt:lpwstr/>
      </vt:variant>
      <vt:variant>
        <vt:i4>5505103</vt:i4>
      </vt:variant>
      <vt:variant>
        <vt:i4>2805</vt:i4>
      </vt:variant>
      <vt:variant>
        <vt:i4>0</vt:i4>
      </vt:variant>
      <vt:variant>
        <vt:i4>5</vt:i4>
      </vt:variant>
      <vt:variant>
        <vt:lpwstr>https://doi.org/10.1109/FIE.2015.7344345</vt:lpwstr>
      </vt:variant>
      <vt:variant>
        <vt:lpwstr/>
      </vt:variant>
      <vt:variant>
        <vt:i4>2621544</vt:i4>
      </vt:variant>
      <vt:variant>
        <vt:i4>2802</vt:i4>
      </vt:variant>
      <vt:variant>
        <vt:i4>0</vt:i4>
      </vt:variant>
      <vt:variant>
        <vt:i4>5</vt:i4>
      </vt:variant>
      <vt:variant>
        <vt:lpwstr>https://doi.org/10.1145/3458039</vt:lpwstr>
      </vt:variant>
      <vt:variant>
        <vt:lpwstr/>
      </vt:variant>
      <vt:variant>
        <vt:i4>7733333</vt:i4>
      </vt:variant>
      <vt:variant>
        <vt:i4>2799</vt:i4>
      </vt:variant>
      <vt:variant>
        <vt:i4>0</vt:i4>
      </vt:variant>
      <vt:variant>
        <vt:i4>5</vt:i4>
      </vt:variant>
      <vt:variant>
        <vt:lpwstr>https://doi.org/10.1007/978-3-030-01069-0_39</vt:lpwstr>
      </vt:variant>
      <vt:variant>
        <vt:lpwstr/>
      </vt:variant>
      <vt:variant>
        <vt:i4>3801196</vt:i4>
      </vt:variant>
      <vt:variant>
        <vt:i4>2796</vt:i4>
      </vt:variant>
      <vt:variant>
        <vt:i4>0</vt:i4>
      </vt:variant>
      <vt:variant>
        <vt:i4>5</vt:i4>
      </vt:variant>
      <vt:variant>
        <vt:lpwstr>https://doi.org/10.1145/3270112.3270129</vt:lpwstr>
      </vt:variant>
      <vt:variant>
        <vt:lpwstr/>
      </vt:variant>
      <vt:variant>
        <vt:i4>4063336</vt:i4>
      </vt:variant>
      <vt:variant>
        <vt:i4>2793</vt:i4>
      </vt:variant>
      <vt:variant>
        <vt:i4>0</vt:i4>
      </vt:variant>
      <vt:variant>
        <vt:i4>5</vt:i4>
      </vt:variant>
      <vt:variant>
        <vt:lpwstr>https://doi.org/10.1145/3702163.3702414</vt:lpwstr>
      </vt:variant>
      <vt:variant>
        <vt:lpwstr/>
      </vt:variant>
      <vt:variant>
        <vt:i4>4259841</vt:i4>
      </vt:variant>
      <vt:variant>
        <vt:i4>2790</vt:i4>
      </vt:variant>
      <vt:variant>
        <vt:i4>0</vt:i4>
      </vt:variant>
      <vt:variant>
        <vt:i4>5</vt:i4>
      </vt:variant>
      <vt:variant>
        <vt:lpwstr>https://doi.org/10.1016/j.jss.2018.03.065</vt:lpwstr>
      </vt:variant>
      <vt:variant>
        <vt:lpwstr/>
      </vt:variant>
      <vt:variant>
        <vt:i4>3276911</vt:i4>
      </vt:variant>
      <vt:variant>
        <vt:i4>2787</vt:i4>
      </vt:variant>
      <vt:variant>
        <vt:i4>0</vt:i4>
      </vt:variant>
      <vt:variant>
        <vt:i4>5</vt:i4>
      </vt:variant>
      <vt:variant>
        <vt:lpwstr>https://doi.org/10.1145/3017680.3017737</vt:lpwstr>
      </vt:variant>
      <vt:variant>
        <vt:lpwstr/>
      </vt:variant>
      <vt:variant>
        <vt:i4>7602258</vt:i4>
      </vt:variant>
      <vt:variant>
        <vt:i4>2784</vt:i4>
      </vt:variant>
      <vt:variant>
        <vt:i4>0</vt:i4>
      </vt:variant>
      <vt:variant>
        <vt:i4>5</vt:i4>
      </vt:variant>
      <vt:variant>
        <vt:lpwstr>https://doi.org/10.1007/978-3-030-58923-3_16</vt:lpwstr>
      </vt:variant>
      <vt:variant>
        <vt:lpwstr/>
      </vt:variant>
      <vt:variant>
        <vt:i4>5111812</vt:i4>
      </vt:variant>
      <vt:variant>
        <vt:i4>2781</vt:i4>
      </vt:variant>
      <vt:variant>
        <vt:i4>0</vt:i4>
      </vt:variant>
      <vt:variant>
        <vt:i4>5</vt:i4>
      </vt:variant>
      <vt:variant>
        <vt:lpwstr>https://doi.org/10.1016/j.jss.2010.06.013</vt:lpwstr>
      </vt:variant>
      <vt:variant>
        <vt:lpwstr/>
      </vt:variant>
      <vt:variant>
        <vt:i4>3473515</vt:i4>
      </vt:variant>
      <vt:variant>
        <vt:i4>2778</vt:i4>
      </vt:variant>
      <vt:variant>
        <vt:i4>0</vt:i4>
      </vt:variant>
      <vt:variant>
        <vt:i4>5</vt:i4>
      </vt:variant>
      <vt:variant>
        <vt:lpwstr>https://doi.org/10.1145/3304221.3319737</vt:lpwstr>
      </vt:variant>
      <vt:variant>
        <vt:lpwstr/>
      </vt:variant>
      <vt:variant>
        <vt:i4>1900636</vt:i4>
      </vt:variant>
      <vt:variant>
        <vt:i4>2775</vt:i4>
      </vt:variant>
      <vt:variant>
        <vt:i4>0</vt:i4>
      </vt:variant>
      <vt:variant>
        <vt:i4>5</vt:i4>
      </vt:variant>
      <vt:variant>
        <vt:lpwstr>https://doi.org/10.5220/0006257702490255</vt:lpwstr>
      </vt:variant>
      <vt:variant>
        <vt:lpwstr/>
      </vt:variant>
      <vt:variant>
        <vt:i4>4063338</vt:i4>
      </vt:variant>
      <vt:variant>
        <vt:i4>2772</vt:i4>
      </vt:variant>
      <vt:variant>
        <vt:i4>0</vt:i4>
      </vt:variant>
      <vt:variant>
        <vt:i4>5</vt:i4>
      </vt:variant>
      <vt:variant>
        <vt:lpwstr>https://doi.org/10.1145/3377814.3381704</vt:lpwstr>
      </vt:variant>
      <vt:variant>
        <vt:lpwstr/>
      </vt:variant>
      <vt:variant>
        <vt:i4>983122</vt:i4>
      </vt:variant>
      <vt:variant>
        <vt:i4>2769</vt:i4>
      </vt:variant>
      <vt:variant>
        <vt:i4>0</vt:i4>
      </vt:variant>
      <vt:variant>
        <vt:i4>5</vt:i4>
      </vt:variant>
      <vt:variant>
        <vt:lpwstr>https://doi.org/10.1109/ICSE.2015.177</vt:lpwstr>
      </vt:variant>
      <vt:variant>
        <vt:lpwstr/>
      </vt:variant>
      <vt:variant>
        <vt:i4>4259850</vt:i4>
      </vt:variant>
      <vt:variant>
        <vt:i4>2766</vt:i4>
      </vt:variant>
      <vt:variant>
        <vt:i4>0</vt:i4>
      </vt:variant>
      <vt:variant>
        <vt:i4>5</vt:i4>
      </vt:variant>
      <vt:variant>
        <vt:lpwstr>https://doi.org/10.1016/j.jss.2018.08.060</vt:lpwstr>
      </vt:variant>
      <vt:variant>
        <vt:lpwstr/>
      </vt:variant>
      <vt:variant>
        <vt:i4>3866665</vt:i4>
      </vt:variant>
      <vt:variant>
        <vt:i4>2763</vt:i4>
      </vt:variant>
      <vt:variant>
        <vt:i4>0</vt:i4>
      </vt:variant>
      <vt:variant>
        <vt:i4>5</vt:i4>
      </vt:variant>
      <vt:variant>
        <vt:lpwstr>https://library.leeds.ac.uk/info/1404/literature-searching/14/literature-searching-explained/4</vt:lpwstr>
      </vt:variant>
      <vt:variant>
        <vt:lpwstr/>
      </vt:variant>
      <vt:variant>
        <vt:i4>5767169</vt:i4>
      </vt:variant>
      <vt:variant>
        <vt:i4>2760</vt:i4>
      </vt:variant>
      <vt:variant>
        <vt:i4>0</vt:i4>
      </vt:variant>
      <vt:variant>
        <vt:i4>5</vt:i4>
      </vt:variant>
      <vt:variant>
        <vt:lpwstr>https://doi.org/10.1016/j.jss.2021.111183</vt:lpwstr>
      </vt:variant>
      <vt:variant>
        <vt:lpwstr/>
      </vt:variant>
      <vt:variant>
        <vt:i4>5439495</vt:i4>
      </vt:variant>
      <vt:variant>
        <vt:i4>2757</vt:i4>
      </vt:variant>
      <vt:variant>
        <vt:i4>0</vt:i4>
      </vt:variant>
      <vt:variant>
        <vt:i4>5</vt:i4>
      </vt:variant>
      <vt:variant>
        <vt:lpwstr>https://doi.org/10.1016/j.jss.2020.110736</vt:lpwstr>
      </vt:variant>
      <vt:variant>
        <vt:lpwstr/>
      </vt:variant>
      <vt:variant>
        <vt:i4>3211372</vt:i4>
      </vt:variant>
      <vt:variant>
        <vt:i4>2754</vt:i4>
      </vt:variant>
      <vt:variant>
        <vt:i4>0</vt:i4>
      </vt:variant>
      <vt:variant>
        <vt:i4>5</vt:i4>
      </vt:variant>
      <vt:variant>
        <vt:lpwstr>https://doi.org/10.1145/1134285.1134500</vt:lpwstr>
      </vt:variant>
      <vt:variant>
        <vt:lpwstr/>
      </vt:variant>
      <vt:variant>
        <vt:i4>3604590</vt:i4>
      </vt:variant>
      <vt:variant>
        <vt:i4>2751</vt:i4>
      </vt:variant>
      <vt:variant>
        <vt:i4>0</vt:i4>
      </vt:variant>
      <vt:variant>
        <vt:i4>5</vt:i4>
      </vt:variant>
      <vt:variant>
        <vt:lpwstr>https://doi.org/10.1145/2889160.2889185</vt:lpwstr>
      </vt:variant>
      <vt:variant>
        <vt:lpwstr/>
      </vt:variant>
      <vt:variant>
        <vt:i4>3866724</vt:i4>
      </vt:variant>
      <vt:variant>
        <vt:i4>2748</vt:i4>
      </vt:variant>
      <vt:variant>
        <vt:i4>0</vt:i4>
      </vt:variant>
      <vt:variant>
        <vt:i4>5</vt:i4>
      </vt:variant>
      <vt:variant>
        <vt:lpwstr>https://doi.org/10.1145/3502718.3524758</vt:lpwstr>
      </vt:variant>
      <vt:variant>
        <vt:lpwstr/>
      </vt:variant>
      <vt:variant>
        <vt:i4>5374019</vt:i4>
      </vt:variant>
      <vt:variant>
        <vt:i4>2745</vt:i4>
      </vt:variant>
      <vt:variant>
        <vt:i4>0</vt:i4>
      </vt:variant>
      <vt:variant>
        <vt:i4>5</vt:i4>
      </vt:variant>
      <vt:variant>
        <vt:lpwstr>https://doi.org/10.1109/FIE.2018.8658714</vt:lpwstr>
      </vt:variant>
      <vt:variant>
        <vt:lpwstr/>
      </vt:variant>
      <vt:variant>
        <vt:i4>3604590</vt:i4>
      </vt:variant>
      <vt:variant>
        <vt:i4>2742</vt:i4>
      </vt:variant>
      <vt:variant>
        <vt:i4>0</vt:i4>
      </vt:variant>
      <vt:variant>
        <vt:i4>5</vt:i4>
      </vt:variant>
      <vt:variant>
        <vt:lpwstr>https://doi.org/10.1145/2889160.2889184</vt:lpwstr>
      </vt:variant>
      <vt:variant>
        <vt:lpwstr/>
      </vt:variant>
      <vt:variant>
        <vt:i4>3604590</vt:i4>
      </vt:variant>
      <vt:variant>
        <vt:i4>2739</vt:i4>
      </vt:variant>
      <vt:variant>
        <vt:i4>0</vt:i4>
      </vt:variant>
      <vt:variant>
        <vt:i4>5</vt:i4>
      </vt:variant>
      <vt:variant>
        <vt:lpwstr>https://doi.org/10.1145/2889160.2889187</vt:lpwstr>
      </vt:variant>
      <vt:variant>
        <vt:lpwstr/>
      </vt:variant>
      <vt:variant>
        <vt:i4>6225989</vt:i4>
      </vt:variant>
      <vt:variant>
        <vt:i4>2736</vt:i4>
      </vt:variant>
      <vt:variant>
        <vt:i4>0</vt:i4>
      </vt:variant>
      <vt:variant>
        <vt:i4>5</vt:i4>
      </vt:variant>
      <vt:variant>
        <vt:lpwstr>https://doi.org/10.1109/FIE44824.2020.9274255</vt:lpwstr>
      </vt:variant>
      <vt:variant>
        <vt:lpwstr/>
      </vt:variant>
      <vt:variant>
        <vt:i4>4390923</vt:i4>
      </vt:variant>
      <vt:variant>
        <vt:i4>2718</vt:i4>
      </vt:variant>
      <vt:variant>
        <vt:i4>0</vt:i4>
      </vt:variant>
      <vt:variant>
        <vt:i4>5</vt:i4>
      </vt:variant>
      <vt:variant>
        <vt:lpwstr/>
      </vt:variant>
      <vt:variant>
        <vt:lpwstr>_ENREF_26</vt:lpwstr>
      </vt:variant>
      <vt:variant>
        <vt:i4>4521995</vt:i4>
      </vt:variant>
      <vt:variant>
        <vt:i4>2712</vt:i4>
      </vt:variant>
      <vt:variant>
        <vt:i4>0</vt:i4>
      </vt:variant>
      <vt:variant>
        <vt:i4>5</vt:i4>
      </vt:variant>
      <vt:variant>
        <vt:lpwstr/>
      </vt:variant>
      <vt:variant>
        <vt:lpwstr>_ENREF_44</vt:lpwstr>
      </vt:variant>
      <vt:variant>
        <vt:i4>4653067</vt:i4>
      </vt:variant>
      <vt:variant>
        <vt:i4>2706</vt:i4>
      </vt:variant>
      <vt:variant>
        <vt:i4>0</vt:i4>
      </vt:variant>
      <vt:variant>
        <vt:i4>5</vt:i4>
      </vt:variant>
      <vt:variant>
        <vt:lpwstr/>
      </vt:variant>
      <vt:variant>
        <vt:lpwstr>_ENREF_68</vt:lpwstr>
      </vt:variant>
      <vt:variant>
        <vt:i4>4325387</vt:i4>
      </vt:variant>
      <vt:variant>
        <vt:i4>2703</vt:i4>
      </vt:variant>
      <vt:variant>
        <vt:i4>0</vt:i4>
      </vt:variant>
      <vt:variant>
        <vt:i4>5</vt:i4>
      </vt:variant>
      <vt:variant>
        <vt:lpwstr/>
      </vt:variant>
      <vt:variant>
        <vt:lpwstr>_ENREF_35</vt:lpwstr>
      </vt:variant>
      <vt:variant>
        <vt:i4>4194315</vt:i4>
      </vt:variant>
      <vt:variant>
        <vt:i4>2695</vt:i4>
      </vt:variant>
      <vt:variant>
        <vt:i4>0</vt:i4>
      </vt:variant>
      <vt:variant>
        <vt:i4>5</vt:i4>
      </vt:variant>
      <vt:variant>
        <vt:lpwstr/>
      </vt:variant>
      <vt:variant>
        <vt:lpwstr>_ENREF_11</vt:lpwstr>
      </vt:variant>
      <vt:variant>
        <vt:i4>4718603</vt:i4>
      </vt:variant>
      <vt:variant>
        <vt:i4>2689</vt:i4>
      </vt:variant>
      <vt:variant>
        <vt:i4>0</vt:i4>
      </vt:variant>
      <vt:variant>
        <vt:i4>5</vt:i4>
      </vt:variant>
      <vt:variant>
        <vt:lpwstr/>
      </vt:variant>
      <vt:variant>
        <vt:lpwstr>_ENREF_93</vt:lpwstr>
      </vt:variant>
      <vt:variant>
        <vt:i4>4390923</vt:i4>
      </vt:variant>
      <vt:variant>
        <vt:i4>2686</vt:i4>
      </vt:variant>
      <vt:variant>
        <vt:i4>0</vt:i4>
      </vt:variant>
      <vt:variant>
        <vt:i4>5</vt:i4>
      </vt:variant>
      <vt:variant>
        <vt:lpwstr/>
      </vt:variant>
      <vt:variant>
        <vt:lpwstr>_ENREF_26</vt:lpwstr>
      </vt:variant>
      <vt:variant>
        <vt:i4>4325387</vt:i4>
      </vt:variant>
      <vt:variant>
        <vt:i4>2680</vt:i4>
      </vt:variant>
      <vt:variant>
        <vt:i4>0</vt:i4>
      </vt:variant>
      <vt:variant>
        <vt:i4>5</vt:i4>
      </vt:variant>
      <vt:variant>
        <vt:lpwstr/>
      </vt:variant>
      <vt:variant>
        <vt:lpwstr>_ENREF_36</vt:lpwstr>
      </vt:variant>
      <vt:variant>
        <vt:i4>4456459</vt:i4>
      </vt:variant>
      <vt:variant>
        <vt:i4>2674</vt:i4>
      </vt:variant>
      <vt:variant>
        <vt:i4>0</vt:i4>
      </vt:variant>
      <vt:variant>
        <vt:i4>5</vt:i4>
      </vt:variant>
      <vt:variant>
        <vt:lpwstr/>
      </vt:variant>
      <vt:variant>
        <vt:lpwstr>_ENREF_56</vt:lpwstr>
      </vt:variant>
      <vt:variant>
        <vt:i4>4784139</vt:i4>
      </vt:variant>
      <vt:variant>
        <vt:i4>2668</vt:i4>
      </vt:variant>
      <vt:variant>
        <vt:i4>0</vt:i4>
      </vt:variant>
      <vt:variant>
        <vt:i4>5</vt:i4>
      </vt:variant>
      <vt:variant>
        <vt:lpwstr/>
      </vt:variant>
      <vt:variant>
        <vt:lpwstr>_ENREF_83</vt:lpwstr>
      </vt:variant>
      <vt:variant>
        <vt:i4>4325387</vt:i4>
      </vt:variant>
      <vt:variant>
        <vt:i4>2665</vt:i4>
      </vt:variant>
      <vt:variant>
        <vt:i4>0</vt:i4>
      </vt:variant>
      <vt:variant>
        <vt:i4>5</vt:i4>
      </vt:variant>
      <vt:variant>
        <vt:lpwstr/>
      </vt:variant>
      <vt:variant>
        <vt:lpwstr>_ENREF_30</vt:lpwstr>
      </vt:variant>
      <vt:variant>
        <vt:i4>4653067</vt:i4>
      </vt:variant>
      <vt:variant>
        <vt:i4>2662</vt:i4>
      </vt:variant>
      <vt:variant>
        <vt:i4>0</vt:i4>
      </vt:variant>
      <vt:variant>
        <vt:i4>5</vt:i4>
      </vt:variant>
      <vt:variant>
        <vt:lpwstr/>
      </vt:variant>
      <vt:variant>
        <vt:lpwstr>_ENREF_6</vt:lpwstr>
      </vt:variant>
      <vt:variant>
        <vt:i4>4521995</vt:i4>
      </vt:variant>
      <vt:variant>
        <vt:i4>2654</vt:i4>
      </vt:variant>
      <vt:variant>
        <vt:i4>0</vt:i4>
      </vt:variant>
      <vt:variant>
        <vt:i4>5</vt:i4>
      </vt:variant>
      <vt:variant>
        <vt:lpwstr/>
      </vt:variant>
      <vt:variant>
        <vt:lpwstr>_ENREF_45</vt:lpwstr>
      </vt:variant>
      <vt:variant>
        <vt:i4>4325387</vt:i4>
      </vt:variant>
      <vt:variant>
        <vt:i4>2651</vt:i4>
      </vt:variant>
      <vt:variant>
        <vt:i4>0</vt:i4>
      </vt:variant>
      <vt:variant>
        <vt:i4>5</vt:i4>
      </vt:variant>
      <vt:variant>
        <vt:lpwstr/>
      </vt:variant>
      <vt:variant>
        <vt:lpwstr>_ENREF_30</vt:lpwstr>
      </vt:variant>
      <vt:variant>
        <vt:i4>4718603</vt:i4>
      </vt:variant>
      <vt:variant>
        <vt:i4>2645</vt:i4>
      </vt:variant>
      <vt:variant>
        <vt:i4>0</vt:i4>
      </vt:variant>
      <vt:variant>
        <vt:i4>5</vt:i4>
      </vt:variant>
      <vt:variant>
        <vt:lpwstr/>
      </vt:variant>
      <vt:variant>
        <vt:lpwstr>_ENREF_95</vt:lpwstr>
      </vt:variant>
      <vt:variant>
        <vt:i4>4521995</vt:i4>
      </vt:variant>
      <vt:variant>
        <vt:i4>2642</vt:i4>
      </vt:variant>
      <vt:variant>
        <vt:i4>0</vt:i4>
      </vt:variant>
      <vt:variant>
        <vt:i4>5</vt:i4>
      </vt:variant>
      <vt:variant>
        <vt:lpwstr/>
      </vt:variant>
      <vt:variant>
        <vt:lpwstr>_ENREF_42</vt:lpwstr>
      </vt:variant>
      <vt:variant>
        <vt:i4>4325387</vt:i4>
      </vt:variant>
      <vt:variant>
        <vt:i4>2634</vt:i4>
      </vt:variant>
      <vt:variant>
        <vt:i4>0</vt:i4>
      </vt:variant>
      <vt:variant>
        <vt:i4>5</vt:i4>
      </vt:variant>
      <vt:variant>
        <vt:lpwstr/>
      </vt:variant>
      <vt:variant>
        <vt:lpwstr>_ENREF_33</vt:lpwstr>
      </vt:variant>
      <vt:variant>
        <vt:i4>4521995</vt:i4>
      </vt:variant>
      <vt:variant>
        <vt:i4>2631</vt:i4>
      </vt:variant>
      <vt:variant>
        <vt:i4>0</vt:i4>
      </vt:variant>
      <vt:variant>
        <vt:i4>5</vt:i4>
      </vt:variant>
      <vt:variant>
        <vt:lpwstr/>
      </vt:variant>
      <vt:variant>
        <vt:lpwstr>_ENREF_4</vt:lpwstr>
      </vt:variant>
      <vt:variant>
        <vt:i4>4587531</vt:i4>
      </vt:variant>
      <vt:variant>
        <vt:i4>2623</vt:i4>
      </vt:variant>
      <vt:variant>
        <vt:i4>0</vt:i4>
      </vt:variant>
      <vt:variant>
        <vt:i4>5</vt:i4>
      </vt:variant>
      <vt:variant>
        <vt:lpwstr/>
      </vt:variant>
      <vt:variant>
        <vt:lpwstr>_ENREF_77</vt:lpwstr>
      </vt:variant>
      <vt:variant>
        <vt:i4>4653067</vt:i4>
      </vt:variant>
      <vt:variant>
        <vt:i4>2620</vt:i4>
      </vt:variant>
      <vt:variant>
        <vt:i4>0</vt:i4>
      </vt:variant>
      <vt:variant>
        <vt:i4>5</vt:i4>
      </vt:variant>
      <vt:variant>
        <vt:lpwstr/>
      </vt:variant>
      <vt:variant>
        <vt:lpwstr>_ENREF_69</vt:lpwstr>
      </vt:variant>
      <vt:variant>
        <vt:i4>4784139</vt:i4>
      </vt:variant>
      <vt:variant>
        <vt:i4>2617</vt:i4>
      </vt:variant>
      <vt:variant>
        <vt:i4>0</vt:i4>
      </vt:variant>
      <vt:variant>
        <vt:i4>5</vt:i4>
      </vt:variant>
      <vt:variant>
        <vt:lpwstr/>
      </vt:variant>
      <vt:variant>
        <vt:lpwstr>_ENREF_8</vt:lpwstr>
      </vt:variant>
      <vt:variant>
        <vt:i4>4587531</vt:i4>
      </vt:variant>
      <vt:variant>
        <vt:i4>2609</vt:i4>
      </vt:variant>
      <vt:variant>
        <vt:i4>0</vt:i4>
      </vt:variant>
      <vt:variant>
        <vt:i4>5</vt:i4>
      </vt:variant>
      <vt:variant>
        <vt:lpwstr/>
      </vt:variant>
      <vt:variant>
        <vt:lpwstr>_ENREF_77</vt:lpwstr>
      </vt:variant>
      <vt:variant>
        <vt:i4>4784139</vt:i4>
      </vt:variant>
      <vt:variant>
        <vt:i4>2603</vt:i4>
      </vt:variant>
      <vt:variant>
        <vt:i4>0</vt:i4>
      </vt:variant>
      <vt:variant>
        <vt:i4>5</vt:i4>
      </vt:variant>
      <vt:variant>
        <vt:lpwstr/>
      </vt:variant>
      <vt:variant>
        <vt:lpwstr>_ENREF_80</vt:lpwstr>
      </vt:variant>
      <vt:variant>
        <vt:i4>4587531</vt:i4>
      </vt:variant>
      <vt:variant>
        <vt:i4>2600</vt:i4>
      </vt:variant>
      <vt:variant>
        <vt:i4>0</vt:i4>
      </vt:variant>
      <vt:variant>
        <vt:i4>5</vt:i4>
      </vt:variant>
      <vt:variant>
        <vt:lpwstr/>
      </vt:variant>
      <vt:variant>
        <vt:lpwstr>_ENREF_77</vt:lpwstr>
      </vt:variant>
      <vt:variant>
        <vt:i4>4390923</vt:i4>
      </vt:variant>
      <vt:variant>
        <vt:i4>2597</vt:i4>
      </vt:variant>
      <vt:variant>
        <vt:i4>0</vt:i4>
      </vt:variant>
      <vt:variant>
        <vt:i4>5</vt:i4>
      </vt:variant>
      <vt:variant>
        <vt:lpwstr/>
      </vt:variant>
      <vt:variant>
        <vt:lpwstr>_ENREF_22</vt:lpwstr>
      </vt:variant>
      <vt:variant>
        <vt:i4>4325387</vt:i4>
      </vt:variant>
      <vt:variant>
        <vt:i4>2589</vt:i4>
      </vt:variant>
      <vt:variant>
        <vt:i4>0</vt:i4>
      </vt:variant>
      <vt:variant>
        <vt:i4>5</vt:i4>
      </vt:variant>
      <vt:variant>
        <vt:lpwstr/>
      </vt:variant>
      <vt:variant>
        <vt:lpwstr>_ENREF_34</vt:lpwstr>
      </vt:variant>
      <vt:variant>
        <vt:i4>4784139</vt:i4>
      </vt:variant>
      <vt:variant>
        <vt:i4>2583</vt:i4>
      </vt:variant>
      <vt:variant>
        <vt:i4>0</vt:i4>
      </vt:variant>
      <vt:variant>
        <vt:i4>5</vt:i4>
      </vt:variant>
      <vt:variant>
        <vt:lpwstr/>
      </vt:variant>
      <vt:variant>
        <vt:lpwstr>_ENREF_85</vt:lpwstr>
      </vt:variant>
      <vt:variant>
        <vt:i4>4653067</vt:i4>
      </vt:variant>
      <vt:variant>
        <vt:i4>2577</vt:i4>
      </vt:variant>
      <vt:variant>
        <vt:i4>0</vt:i4>
      </vt:variant>
      <vt:variant>
        <vt:i4>5</vt:i4>
      </vt:variant>
      <vt:variant>
        <vt:lpwstr/>
      </vt:variant>
      <vt:variant>
        <vt:lpwstr>_ENREF_62</vt:lpwstr>
      </vt:variant>
      <vt:variant>
        <vt:i4>4325387</vt:i4>
      </vt:variant>
      <vt:variant>
        <vt:i4>2574</vt:i4>
      </vt:variant>
      <vt:variant>
        <vt:i4>0</vt:i4>
      </vt:variant>
      <vt:variant>
        <vt:i4>5</vt:i4>
      </vt:variant>
      <vt:variant>
        <vt:lpwstr/>
      </vt:variant>
      <vt:variant>
        <vt:lpwstr>_ENREF_33</vt:lpwstr>
      </vt:variant>
      <vt:variant>
        <vt:i4>4784139</vt:i4>
      </vt:variant>
      <vt:variant>
        <vt:i4>2566</vt:i4>
      </vt:variant>
      <vt:variant>
        <vt:i4>0</vt:i4>
      </vt:variant>
      <vt:variant>
        <vt:i4>5</vt:i4>
      </vt:variant>
      <vt:variant>
        <vt:lpwstr/>
      </vt:variant>
      <vt:variant>
        <vt:lpwstr>_ENREF_85</vt:lpwstr>
      </vt:variant>
      <vt:variant>
        <vt:i4>4653067</vt:i4>
      </vt:variant>
      <vt:variant>
        <vt:i4>2563</vt:i4>
      </vt:variant>
      <vt:variant>
        <vt:i4>0</vt:i4>
      </vt:variant>
      <vt:variant>
        <vt:i4>5</vt:i4>
      </vt:variant>
      <vt:variant>
        <vt:lpwstr/>
      </vt:variant>
      <vt:variant>
        <vt:lpwstr>_ENREF_62</vt:lpwstr>
      </vt:variant>
      <vt:variant>
        <vt:i4>4325387</vt:i4>
      </vt:variant>
      <vt:variant>
        <vt:i4>2560</vt:i4>
      </vt:variant>
      <vt:variant>
        <vt:i4>0</vt:i4>
      </vt:variant>
      <vt:variant>
        <vt:i4>5</vt:i4>
      </vt:variant>
      <vt:variant>
        <vt:lpwstr/>
      </vt:variant>
      <vt:variant>
        <vt:lpwstr>_ENREF_33</vt:lpwstr>
      </vt:variant>
      <vt:variant>
        <vt:i4>4456459</vt:i4>
      </vt:variant>
      <vt:variant>
        <vt:i4>2552</vt:i4>
      </vt:variant>
      <vt:variant>
        <vt:i4>0</vt:i4>
      </vt:variant>
      <vt:variant>
        <vt:i4>5</vt:i4>
      </vt:variant>
      <vt:variant>
        <vt:lpwstr/>
      </vt:variant>
      <vt:variant>
        <vt:lpwstr>_ENREF_59</vt:lpwstr>
      </vt:variant>
      <vt:variant>
        <vt:i4>4194315</vt:i4>
      </vt:variant>
      <vt:variant>
        <vt:i4>2549</vt:i4>
      </vt:variant>
      <vt:variant>
        <vt:i4>0</vt:i4>
      </vt:variant>
      <vt:variant>
        <vt:i4>5</vt:i4>
      </vt:variant>
      <vt:variant>
        <vt:lpwstr/>
      </vt:variant>
      <vt:variant>
        <vt:lpwstr>_ENREF_1</vt:lpwstr>
      </vt:variant>
      <vt:variant>
        <vt:i4>4456459</vt:i4>
      </vt:variant>
      <vt:variant>
        <vt:i4>2543</vt:i4>
      </vt:variant>
      <vt:variant>
        <vt:i4>0</vt:i4>
      </vt:variant>
      <vt:variant>
        <vt:i4>5</vt:i4>
      </vt:variant>
      <vt:variant>
        <vt:lpwstr/>
      </vt:variant>
      <vt:variant>
        <vt:lpwstr>_ENREF_57</vt:lpwstr>
      </vt:variant>
      <vt:variant>
        <vt:i4>4325387</vt:i4>
      </vt:variant>
      <vt:variant>
        <vt:i4>2540</vt:i4>
      </vt:variant>
      <vt:variant>
        <vt:i4>0</vt:i4>
      </vt:variant>
      <vt:variant>
        <vt:i4>5</vt:i4>
      </vt:variant>
      <vt:variant>
        <vt:lpwstr/>
      </vt:variant>
      <vt:variant>
        <vt:lpwstr>_ENREF_33</vt:lpwstr>
      </vt:variant>
      <vt:variant>
        <vt:i4>4521995</vt:i4>
      </vt:variant>
      <vt:variant>
        <vt:i4>2534</vt:i4>
      </vt:variant>
      <vt:variant>
        <vt:i4>0</vt:i4>
      </vt:variant>
      <vt:variant>
        <vt:i4>5</vt:i4>
      </vt:variant>
      <vt:variant>
        <vt:lpwstr/>
      </vt:variant>
      <vt:variant>
        <vt:lpwstr>_ENREF_48</vt:lpwstr>
      </vt:variant>
      <vt:variant>
        <vt:i4>4194315</vt:i4>
      </vt:variant>
      <vt:variant>
        <vt:i4>2531</vt:i4>
      </vt:variant>
      <vt:variant>
        <vt:i4>0</vt:i4>
      </vt:variant>
      <vt:variant>
        <vt:i4>5</vt:i4>
      </vt:variant>
      <vt:variant>
        <vt:lpwstr/>
      </vt:variant>
      <vt:variant>
        <vt:lpwstr>_ENREF_11</vt:lpwstr>
      </vt:variant>
      <vt:variant>
        <vt:i4>4456459</vt:i4>
      </vt:variant>
      <vt:variant>
        <vt:i4>2525</vt:i4>
      </vt:variant>
      <vt:variant>
        <vt:i4>0</vt:i4>
      </vt:variant>
      <vt:variant>
        <vt:i4>5</vt:i4>
      </vt:variant>
      <vt:variant>
        <vt:lpwstr/>
      </vt:variant>
      <vt:variant>
        <vt:lpwstr>_ENREF_53</vt:lpwstr>
      </vt:variant>
      <vt:variant>
        <vt:i4>4325387</vt:i4>
      </vt:variant>
      <vt:variant>
        <vt:i4>2522</vt:i4>
      </vt:variant>
      <vt:variant>
        <vt:i4>0</vt:i4>
      </vt:variant>
      <vt:variant>
        <vt:i4>5</vt:i4>
      </vt:variant>
      <vt:variant>
        <vt:lpwstr/>
      </vt:variant>
      <vt:variant>
        <vt:lpwstr>_ENREF_3</vt:lpwstr>
      </vt:variant>
      <vt:variant>
        <vt:i4>4325387</vt:i4>
      </vt:variant>
      <vt:variant>
        <vt:i4>2516</vt:i4>
      </vt:variant>
      <vt:variant>
        <vt:i4>0</vt:i4>
      </vt:variant>
      <vt:variant>
        <vt:i4>5</vt:i4>
      </vt:variant>
      <vt:variant>
        <vt:lpwstr/>
      </vt:variant>
      <vt:variant>
        <vt:lpwstr>_ENREF_30</vt:lpwstr>
      </vt:variant>
      <vt:variant>
        <vt:i4>4325387</vt:i4>
      </vt:variant>
      <vt:variant>
        <vt:i4>2510</vt:i4>
      </vt:variant>
      <vt:variant>
        <vt:i4>0</vt:i4>
      </vt:variant>
      <vt:variant>
        <vt:i4>5</vt:i4>
      </vt:variant>
      <vt:variant>
        <vt:lpwstr/>
      </vt:variant>
      <vt:variant>
        <vt:lpwstr>_ENREF_30</vt:lpwstr>
      </vt:variant>
      <vt:variant>
        <vt:i4>4194315</vt:i4>
      </vt:variant>
      <vt:variant>
        <vt:i4>2507</vt:i4>
      </vt:variant>
      <vt:variant>
        <vt:i4>0</vt:i4>
      </vt:variant>
      <vt:variant>
        <vt:i4>5</vt:i4>
      </vt:variant>
      <vt:variant>
        <vt:lpwstr/>
      </vt:variant>
      <vt:variant>
        <vt:lpwstr>_ENREF_11</vt:lpwstr>
      </vt:variant>
      <vt:variant>
        <vt:i4>4653067</vt:i4>
      </vt:variant>
      <vt:variant>
        <vt:i4>2501</vt:i4>
      </vt:variant>
      <vt:variant>
        <vt:i4>0</vt:i4>
      </vt:variant>
      <vt:variant>
        <vt:i4>5</vt:i4>
      </vt:variant>
      <vt:variant>
        <vt:lpwstr/>
      </vt:variant>
      <vt:variant>
        <vt:lpwstr>_ENREF_64</vt:lpwstr>
      </vt:variant>
      <vt:variant>
        <vt:i4>4521995</vt:i4>
      </vt:variant>
      <vt:variant>
        <vt:i4>2498</vt:i4>
      </vt:variant>
      <vt:variant>
        <vt:i4>0</vt:i4>
      </vt:variant>
      <vt:variant>
        <vt:i4>5</vt:i4>
      </vt:variant>
      <vt:variant>
        <vt:lpwstr/>
      </vt:variant>
      <vt:variant>
        <vt:lpwstr>_ENREF_47</vt:lpwstr>
      </vt:variant>
      <vt:variant>
        <vt:i4>4653067</vt:i4>
      </vt:variant>
      <vt:variant>
        <vt:i4>2492</vt:i4>
      </vt:variant>
      <vt:variant>
        <vt:i4>0</vt:i4>
      </vt:variant>
      <vt:variant>
        <vt:i4>5</vt:i4>
      </vt:variant>
      <vt:variant>
        <vt:lpwstr/>
      </vt:variant>
      <vt:variant>
        <vt:lpwstr>_ENREF_64</vt:lpwstr>
      </vt:variant>
      <vt:variant>
        <vt:i4>4521995</vt:i4>
      </vt:variant>
      <vt:variant>
        <vt:i4>2489</vt:i4>
      </vt:variant>
      <vt:variant>
        <vt:i4>0</vt:i4>
      </vt:variant>
      <vt:variant>
        <vt:i4>5</vt:i4>
      </vt:variant>
      <vt:variant>
        <vt:lpwstr/>
      </vt:variant>
      <vt:variant>
        <vt:lpwstr>_ENREF_47</vt:lpwstr>
      </vt:variant>
      <vt:variant>
        <vt:i4>4390923</vt:i4>
      </vt:variant>
      <vt:variant>
        <vt:i4>2486</vt:i4>
      </vt:variant>
      <vt:variant>
        <vt:i4>0</vt:i4>
      </vt:variant>
      <vt:variant>
        <vt:i4>5</vt:i4>
      </vt:variant>
      <vt:variant>
        <vt:lpwstr/>
      </vt:variant>
      <vt:variant>
        <vt:lpwstr>_ENREF_2</vt:lpwstr>
      </vt:variant>
      <vt:variant>
        <vt:i4>4718603</vt:i4>
      </vt:variant>
      <vt:variant>
        <vt:i4>2478</vt:i4>
      </vt:variant>
      <vt:variant>
        <vt:i4>0</vt:i4>
      </vt:variant>
      <vt:variant>
        <vt:i4>5</vt:i4>
      </vt:variant>
      <vt:variant>
        <vt:lpwstr/>
      </vt:variant>
      <vt:variant>
        <vt:lpwstr>_ENREF_94</vt:lpwstr>
      </vt:variant>
      <vt:variant>
        <vt:i4>4325387</vt:i4>
      </vt:variant>
      <vt:variant>
        <vt:i4>2475</vt:i4>
      </vt:variant>
      <vt:variant>
        <vt:i4>0</vt:i4>
      </vt:variant>
      <vt:variant>
        <vt:i4>5</vt:i4>
      </vt:variant>
      <vt:variant>
        <vt:lpwstr/>
      </vt:variant>
      <vt:variant>
        <vt:lpwstr>_ENREF_3</vt:lpwstr>
      </vt:variant>
      <vt:variant>
        <vt:i4>4390923</vt:i4>
      </vt:variant>
      <vt:variant>
        <vt:i4>2472</vt:i4>
      </vt:variant>
      <vt:variant>
        <vt:i4>0</vt:i4>
      </vt:variant>
      <vt:variant>
        <vt:i4>5</vt:i4>
      </vt:variant>
      <vt:variant>
        <vt:lpwstr/>
      </vt:variant>
      <vt:variant>
        <vt:lpwstr>_ENREF_2</vt:lpwstr>
      </vt:variant>
      <vt:variant>
        <vt:i4>4718603</vt:i4>
      </vt:variant>
      <vt:variant>
        <vt:i4>2464</vt:i4>
      </vt:variant>
      <vt:variant>
        <vt:i4>0</vt:i4>
      </vt:variant>
      <vt:variant>
        <vt:i4>5</vt:i4>
      </vt:variant>
      <vt:variant>
        <vt:lpwstr/>
      </vt:variant>
      <vt:variant>
        <vt:lpwstr>_ENREF_94</vt:lpwstr>
      </vt:variant>
      <vt:variant>
        <vt:i4>4390923</vt:i4>
      </vt:variant>
      <vt:variant>
        <vt:i4>2458</vt:i4>
      </vt:variant>
      <vt:variant>
        <vt:i4>0</vt:i4>
      </vt:variant>
      <vt:variant>
        <vt:i4>5</vt:i4>
      </vt:variant>
      <vt:variant>
        <vt:lpwstr/>
      </vt:variant>
      <vt:variant>
        <vt:lpwstr>_ENREF_26</vt:lpwstr>
      </vt:variant>
      <vt:variant>
        <vt:i4>4521995</vt:i4>
      </vt:variant>
      <vt:variant>
        <vt:i4>2452</vt:i4>
      </vt:variant>
      <vt:variant>
        <vt:i4>0</vt:i4>
      </vt:variant>
      <vt:variant>
        <vt:i4>5</vt:i4>
      </vt:variant>
      <vt:variant>
        <vt:lpwstr/>
      </vt:variant>
      <vt:variant>
        <vt:lpwstr>_ENREF_44</vt:lpwstr>
      </vt:variant>
      <vt:variant>
        <vt:i4>4718603</vt:i4>
      </vt:variant>
      <vt:variant>
        <vt:i4>2444</vt:i4>
      </vt:variant>
      <vt:variant>
        <vt:i4>0</vt:i4>
      </vt:variant>
      <vt:variant>
        <vt:i4>5</vt:i4>
      </vt:variant>
      <vt:variant>
        <vt:lpwstr/>
      </vt:variant>
      <vt:variant>
        <vt:lpwstr>_ENREF_95</vt:lpwstr>
      </vt:variant>
      <vt:variant>
        <vt:i4>4784139</vt:i4>
      </vt:variant>
      <vt:variant>
        <vt:i4>2441</vt:i4>
      </vt:variant>
      <vt:variant>
        <vt:i4>0</vt:i4>
      </vt:variant>
      <vt:variant>
        <vt:i4>5</vt:i4>
      </vt:variant>
      <vt:variant>
        <vt:lpwstr/>
      </vt:variant>
      <vt:variant>
        <vt:lpwstr>_ENREF_83</vt:lpwstr>
      </vt:variant>
      <vt:variant>
        <vt:i4>4653067</vt:i4>
      </vt:variant>
      <vt:variant>
        <vt:i4>2438</vt:i4>
      </vt:variant>
      <vt:variant>
        <vt:i4>0</vt:i4>
      </vt:variant>
      <vt:variant>
        <vt:i4>5</vt:i4>
      </vt:variant>
      <vt:variant>
        <vt:lpwstr/>
      </vt:variant>
      <vt:variant>
        <vt:lpwstr>_ENREF_68</vt:lpwstr>
      </vt:variant>
      <vt:variant>
        <vt:i4>4325387</vt:i4>
      </vt:variant>
      <vt:variant>
        <vt:i4>2435</vt:i4>
      </vt:variant>
      <vt:variant>
        <vt:i4>0</vt:i4>
      </vt:variant>
      <vt:variant>
        <vt:i4>5</vt:i4>
      </vt:variant>
      <vt:variant>
        <vt:lpwstr/>
      </vt:variant>
      <vt:variant>
        <vt:lpwstr>_ENREF_35</vt:lpwstr>
      </vt:variant>
      <vt:variant>
        <vt:i4>4390923</vt:i4>
      </vt:variant>
      <vt:variant>
        <vt:i4>2432</vt:i4>
      </vt:variant>
      <vt:variant>
        <vt:i4>0</vt:i4>
      </vt:variant>
      <vt:variant>
        <vt:i4>5</vt:i4>
      </vt:variant>
      <vt:variant>
        <vt:lpwstr/>
      </vt:variant>
      <vt:variant>
        <vt:lpwstr>_ENREF_24</vt:lpwstr>
      </vt:variant>
      <vt:variant>
        <vt:i4>4718603</vt:i4>
      </vt:variant>
      <vt:variant>
        <vt:i4>2424</vt:i4>
      </vt:variant>
      <vt:variant>
        <vt:i4>0</vt:i4>
      </vt:variant>
      <vt:variant>
        <vt:i4>5</vt:i4>
      </vt:variant>
      <vt:variant>
        <vt:lpwstr/>
      </vt:variant>
      <vt:variant>
        <vt:lpwstr>_ENREF_93</vt:lpwstr>
      </vt:variant>
      <vt:variant>
        <vt:i4>4784139</vt:i4>
      </vt:variant>
      <vt:variant>
        <vt:i4>2421</vt:i4>
      </vt:variant>
      <vt:variant>
        <vt:i4>0</vt:i4>
      </vt:variant>
      <vt:variant>
        <vt:i4>5</vt:i4>
      </vt:variant>
      <vt:variant>
        <vt:lpwstr/>
      </vt:variant>
      <vt:variant>
        <vt:lpwstr>_ENREF_83</vt:lpwstr>
      </vt:variant>
      <vt:variant>
        <vt:i4>4784139</vt:i4>
      </vt:variant>
      <vt:variant>
        <vt:i4>2418</vt:i4>
      </vt:variant>
      <vt:variant>
        <vt:i4>0</vt:i4>
      </vt:variant>
      <vt:variant>
        <vt:i4>5</vt:i4>
      </vt:variant>
      <vt:variant>
        <vt:lpwstr/>
      </vt:variant>
      <vt:variant>
        <vt:lpwstr>_ENREF_82</vt:lpwstr>
      </vt:variant>
      <vt:variant>
        <vt:i4>4653067</vt:i4>
      </vt:variant>
      <vt:variant>
        <vt:i4>2415</vt:i4>
      </vt:variant>
      <vt:variant>
        <vt:i4>0</vt:i4>
      </vt:variant>
      <vt:variant>
        <vt:i4>5</vt:i4>
      </vt:variant>
      <vt:variant>
        <vt:lpwstr/>
      </vt:variant>
      <vt:variant>
        <vt:lpwstr>_ENREF_68</vt:lpwstr>
      </vt:variant>
      <vt:variant>
        <vt:i4>4390923</vt:i4>
      </vt:variant>
      <vt:variant>
        <vt:i4>2412</vt:i4>
      </vt:variant>
      <vt:variant>
        <vt:i4>0</vt:i4>
      </vt:variant>
      <vt:variant>
        <vt:i4>5</vt:i4>
      </vt:variant>
      <vt:variant>
        <vt:lpwstr/>
      </vt:variant>
      <vt:variant>
        <vt:lpwstr>_ENREF_26</vt:lpwstr>
      </vt:variant>
      <vt:variant>
        <vt:i4>4390923</vt:i4>
      </vt:variant>
      <vt:variant>
        <vt:i4>2409</vt:i4>
      </vt:variant>
      <vt:variant>
        <vt:i4>0</vt:i4>
      </vt:variant>
      <vt:variant>
        <vt:i4>5</vt:i4>
      </vt:variant>
      <vt:variant>
        <vt:lpwstr/>
      </vt:variant>
      <vt:variant>
        <vt:lpwstr>_ENREF_22</vt:lpwstr>
      </vt:variant>
      <vt:variant>
        <vt:i4>4390923</vt:i4>
      </vt:variant>
      <vt:variant>
        <vt:i4>2406</vt:i4>
      </vt:variant>
      <vt:variant>
        <vt:i4>0</vt:i4>
      </vt:variant>
      <vt:variant>
        <vt:i4>5</vt:i4>
      </vt:variant>
      <vt:variant>
        <vt:lpwstr/>
      </vt:variant>
      <vt:variant>
        <vt:lpwstr>_ENREF_2</vt:lpwstr>
      </vt:variant>
      <vt:variant>
        <vt:i4>4194315</vt:i4>
      </vt:variant>
      <vt:variant>
        <vt:i4>2403</vt:i4>
      </vt:variant>
      <vt:variant>
        <vt:i4>0</vt:i4>
      </vt:variant>
      <vt:variant>
        <vt:i4>5</vt:i4>
      </vt:variant>
      <vt:variant>
        <vt:lpwstr/>
      </vt:variant>
      <vt:variant>
        <vt:lpwstr>_ENREF_1</vt:lpwstr>
      </vt:variant>
      <vt:variant>
        <vt:i4>4718603</vt:i4>
      </vt:variant>
      <vt:variant>
        <vt:i4>2395</vt:i4>
      </vt:variant>
      <vt:variant>
        <vt:i4>0</vt:i4>
      </vt:variant>
      <vt:variant>
        <vt:i4>5</vt:i4>
      </vt:variant>
      <vt:variant>
        <vt:lpwstr/>
      </vt:variant>
      <vt:variant>
        <vt:lpwstr>_ENREF_95</vt:lpwstr>
      </vt:variant>
      <vt:variant>
        <vt:i4>4784139</vt:i4>
      </vt:variant>
      <vt:variant>
        <vt:i4>2392</vt:i4>
      </vt:variant>
      <vt:variant>
        <vt:i4>0</vt:i4>
      </vt:variant>
      <vt:variant>
        <vt:i4>5</vt:i4>
      </vt:variant>
      <vt:variant>
        <vt:lpwstr/>
      </vt:variant>
      <vt:variant>
        <vt:lpwstr>_ENREF_83</vt:lpwstr>
      </vt:variant>
      <vt:variant>
        <vt:i4>4587531</vt:i4>
      </vt:variant>
      <vt:variant>
        <vt:i4>2389</vt:i4>
      </vt:variant>
      <vt:variant>
        <vt:i4>0</vt:i4>
      </vt:variant>
      <vt:variant>
        <vt:i4>5</vt:i4>
      </vt:variant>
      <vt:variant>
        <vt:lpwstr/>
      </vt:variant>
      <vt:variant>
        <vt:lpwstr>_ENREF_72</vt:lpwstr>
      </vt:variant>
      <vt:variant>
        <vt:i4>4456459</vt:i4>
      </vt:variant>
      <vt:variant>
        <vt:i4>2386</vt:i4>
      </vt:variant>
      <vt:variant>
        <vt:i4>0</vt:i4>
      </vt:variant>
      <vt:variant>
        <vt:i4>5</vt:i4>
      </vt:variant>
      <vt:variant>
        <vt:lpwstr/>
      </vt:variant>
      <vt:variant>
        <vt:lpwstr>_ENREF_56</vt:lpwstr>
      </vt:variant>
      <vt:variant>
        <vt:i4>4325387</vt:i4>
      </vt:variant>
      <vt:variant>
        <vt:i4>2383</vt:i4>
      </vt:variant>
      <vt:variant>
        <vt:i4>0</vt:i4>
      </vt:variant>
      <vt:variant>
        <vt:i4>5</vt:i4>
      </vt:variant>
      <vt:variant>
        <vt:lpwstr/>
      </vt:variant>
      <vt:variant>
        <vt:lpwstr>_ENREF_36</vt:lpwstr>
      </vt:variant>
      <vt:variant>
        <vt:i4>4194315</vt:i4>
      </vt:variant>
      <vt:variant>
        <vt:i4>2380</vt:i4>
      </vt:variant>
      <vt:variant>
        <vt:i4>0</vt:i4>
      </vt:variant>
      <vt:variant>
        <vt:i4>5</vt:i4>
      </vt:variant>
      <vt:variant>
        <vt:lpwstr/>
      </vt:variant>
      <vt:variant>
        <vt:lpwstr>_ENREF_10</vt:lpwstr>
      </vt:variant>
      <vt:variant>
        <vt:i4>4653067</vt:i4>
      </vt:variant>
      <vt:variant>
        <vt:i4>2377</vt:i4>
      </vt:variant>
      <vt:variant>
        <vt:i4>0</vt:i4>
      </vt:variant>
      <vt:variant>
        <vt:i4>5</vt:i4>
      </vt:variant>
      <vt:variant>
        <vt:lpwstr/>
      </vt:variant>
      <vt:variant>
        <vt:lpwstr>_ENREF_6</vt:lpwstr>
      </vt:variant>
      <vt:variant>
        <vt:i4>4718603</vt:i4>
      </vt:variant>
      <vt:variant>
        <vt:i4>2369</vt:i4>
      </vt:variant>
      <vt:variant>
        <vt:i4>0</vt:i4>
      </vt:variant>
      <vt:variant>
        <vt:i4>5</vt:i4>
      </vt:variant>
      <vt:variant>
        <vt:lpwstr/>
      </vt:variant>
      <vt:variant>
        <vt:lpwstr>_ENREF_95</vt:lpwstr>
      </vt:variant>
      <vt:variant>
        <vt:i4>4587531</vt:i4>
      </vt:variant>
      <vt:variant>
        <vt:i4>2366</vt:i4>
      </vt:variant>
      <vt:variant>
        <vt:i4>0</vt:i4>
      </vt:variant>
      <vt:variant>
        <vt:i4>5</vt:i4>
      </vt:variant>
      <vt:variant>
        <vt:lpwstr/>
      </vt:variant>
      <vt:variant>
        <vt:lpwstr>_ENREF_70</vt:lpwstr>
      </vt:variant>
      <vt:variant>
        <vt:i4>4653067</vt:i4>
      </vt:variant>
      <vt:variant>
        <vt:i4>2363</vt:i4>
      </vt:variant>
      <vt:variant>
        <vt:i4>0</vt:i4>
      </vt:variant>
      <vt:variant>
        <vt:i4>5</vt:i4>
      </vt:variant>
      <vt:variant>
        <vt:lpwstr/>
      </vt:variant>
      <vt:variant>
        <vt:lpwstr>_ENREF_65</vt:lpwstr>
      </vt:variant>
      <vt:variant>
        <vt:i4>4456459</vt:i4>
      </vt:variant>
      <vt:variant>
        <vt:i4>2360</vt:i4>
      </vt:variant>
      <vt:variant>
        <vt:i4>0</vt:i4>
      </vt:variant>
      <vt:variant>
        <vt:i4>5</vt:i4>
      </vt:variant>
      <vt:variant>
        <vt:lpwstr/>
      </vt:variant>
      <vt:variant>
        <vt:lpwstr>_ENREF_55</vt:lpwstr>
      </vt:variant>
      <vt:variant>
        <vt:i4>4521995</vt:i4>
      </vt:variant>
      <vt:variant>
        <vt:i4>2357</vt:i4>
      </vt:variant>
      <vt:variant>
        <vt:i4>0</vt:i4>
      </vt:variant>
      <vt:variant>
        <vt:i4>5</vt:i4>
      </vt:variant>
      <vt:variant>
        <vt:lpwstr/>
      </vt:variant>
      <vt:variant>
        <vt:lpwstr>_ENREF_48</vt:lpwstr>
      </vt:variant>
      <vt:variant>
        <vt:i4>4521995</vt:i4>
      </vt:variant>
      <vt:variant>
        <vt:i4>2354</vt:i4>
      </vt:variant>
      <vt:variant>
        <vt:i4>0</vt:i4>
      </vt:variant>
      <vt:variant>
        <vt:i4>5</vt:i4>
      </vt:variant>
      <vt:variant>
        <vt:lpwstr/>
      </vt:variant>
      <vt:variant>
        <vt:lpwstr>_ENREF_46</vt:lpwstr>
      </vt:variant>
      <vt:variant>
        <vt:i4>4521995</vt:i4>
      </vt:variant>
      <vt:variant>
        <vt:i4>2351</vt:i4>
      </vt:variant>
      <vt:variant>
        <vt:i4>0</vt:i4>
      </vt:variant>
      <vt:variant>
        <vt:i4>5</vt:i4>
      </vt:variant>
      <vt:variant>
        <vt:lpwstr/>
      </vt:variant>
      <vt:variant>
        <vt:lpwstr>_ENREF_45</vt:lpwstr>
      </vt:variant>
      <vt:variant>
        <vt:i4>4521995</vt:i4>
      </vt:variant>
      <vt:variant>
        <vt:i4>2348</vt:i4>
      </vt:variant>
      <vt:variant>
        <vt:i4>0</vt:i4>
      </vt:variant>
      <vt:variant>
        <vt:i4>5</vt:i4>
      </vt:variant>
      <vt:variant>
        <vt:lpwstr/>
      </vt:variant>
      <vt:variant>
        <vt:lpwstr>_ENREF_42</vt:lpwstr>
      </vt:variant>
      <vt:variant>
        <vt:i4>4325387</vt:i4>
      </vt:variant>
      <vt:variant>
        <vt:i4>2345</vt:i4>
      </vt:variant>
      <vt:variant>
        <vt:i4>0</vt:i4>
      </vt:variant>
      <vt:variant>
        <vt:i4>5</vt:i4>
      </vt:variant>
      <vt:variant>
        <vt:lpwstr/>
      </vt:variant>
      <vt:variant>
        <vt:lpwstr>_ENREF_38</vt:lpwstr>
      </vt:variant>
      <vt:variant>
        <vt:i4>4325387</vt:i4>
      </vt:variant>
      <vt:variant>
        <vt:i4>2342</vt:i4>
      </vt:variant>
      <vt:variant>
        <vt:i4>0</vt:i4>
      </vt:variant>
      <vt:variant>
        <vt:i4>5</vt:i4>
      </vt:variant>
      <vt:variant>
        <vt:lpwstr/>
      </vt:variant>
      <vt:variant>
        <vt:lpwstr>_ENREF_35</vt:lpwstr>
      </vt:variant>
      <vt:variant>
        <vt:i4>4325387</vt:i4>
      </vt:variant>
      <vt:variant>
        <vt:i4>2339</vt:i4>
      </vt:variant>
      <vt:variant>
        <vt:i4>0</vt:i4>
      </vt:variant>
      <vt:variant>
        <vt:i4>5</vt:i4>
      </vt:variant>
      <vt:variant>
        <vt:lpwstr/>
      </vt:variant>
      <vt:variant>
        <vt:lpwstr>_ENREF_32</vt:lpwstr>
      </vt:variant>
      <vt:variant>
        <vt:i4>4325387</vt:i4>
      </vt:variant>
      <vt:variant>
        <vt:i4>2336</vt:i4>
      </vt:variant>
      <vt:variant>
        <vt:i4>0</vt:i4>
      </vt:variant>
      <vt:variant>
        <vt:i4>5</vt:i4>
      </vt:variant>
      <vt:variant>
        <vt:lpwstr/>
      </vt:variant>
      <vt:variant>
        <vt:lpwstr>_ENREF_30</vt:lpwstr>
      </vt:variant>
      <vt:variant>
        <vt:i4>4390923</vt:i4>
      </vt:variant>
      <vt:variant>
        <vt:i4>2333</vt:i4>
      </vt:variant>
      <vt:variant>
        <vt:i4>0</vt:i4>
      </vt:variant>
      <vt:variant>
        <vt:i4>5</vt:i4>
      </vt:variant>
      <vt:variant>
        <vt:lpwstr/>
      </vt:variant>
      <vt:variant>
        <vt:lpwstr>_ENREF_20</vt:lpwstr>
      </vt:variant>
      <vt:variant>
        <vt:i4>4784139</vt:i4>
      </vt:variant>
      <vt:variant>
        <vt:i4>2325</vt:i4>
      </vt:variant>
      <vt:variant>
        <vt:i4>0</vt:i4>
      </vt:variant>
      <vt:variant>
        <vt:i4>5</vt:i4>
      </vt:variant>
      <vt:variant>
        <vt:lpwstr/>
      </vt:variant>
      <vt:variant>
        <vt:lpwstr>_ENREF_87</vt:lpwstr>
      </vt:variant>
      <vt:variant>
        <vt:i4>4784139</vt:i4>
      </vt:variant>
      <vt:variant>
        <vt:i4>2322</vt:i4>
      </vt:variant>
      <vt:variant>
        <vt:i4>0</vt:i4>
      </vt:variant>
      <vt:variant>
        <vt:i4>5</vt:i4>
      </vt:variant>
      <vt:variant>
        <vt:lpwstr/>
      </vt:variant>
      <vt:variant>
        <vt:lpwstr>_ENREF_80</vt:lpwstr>
      </vt:variant>
      <vt:variant>
        <vt:i4>4587531</vt:i4>
      </vt:variant>
      <vt:variant>
        <vt:i4>2319</vt:i4>
      </vt:variant>
      <vt:variant>
        <vt:i4>0</vt:i4>
      </vt:variant>
      <vt:variant>
        <vt:i4>5</vt:i4>
      </vt:variant>
      <vt:variant>
        <vt:lpwstr/>
      </vt:variant>
      <vt:variant>
        <vt:lpwstr>_ENREF_78</vt:lpwstr>
      </vt:variant>
      <vt:variant>
        <vt:i4>4587531</vt:i4>
      </vt:variant>
      <vt:variant>
        <vt:i4>2316</vt:i4>
      </vt:variant>
      <vt:variant>
        <vt:i4>0</vt:i4>
      </vt:variant>
      <vt:variant>
        <vt:i4>5</vt:i4>
      </vt:variant>
      <vt:variant>
        <vt:lpwstr/>
      </vt:variant>
      <vt:variant>
        <vt:lpwstr>_ENREF_73</vt:lpwstr>
      </vt:variant>
      <vt:variant>
        <vt:i4>4456459</vt:i4>
      </vt:variant>
      <vt:variant>
        <vt:i4>2313</vt:i4>
      </vt:variant>
      <vt:variant>
        <vt:i4>0</vt:i4>
      </vt:variant>
      <vt:variant>
        <vt:i4>5</vt:i4>
      </vt:variant>
      <vt:variant>
        <vt:lpwstr/>
      </vt:variant>
      <vt:variant>
        <vt:lpwstr>_ENREF_59</vt:lpwstr>
      </vt:variant>
      <vt:variant>
        <vt:i4>4456459</vt:i4>
      </vt:variant>
      <vt:variant>
        <vt:i4>2310</vt:i4>
      </vt:variant>
      <vt:variant>
        <vt:i4>0</vt:i4>
      </vt:variant>
      <vt:variant>
        <vt:i4>5</vt:i4>
      </vt:variant>
      <vt:variant>
        <vt:lpwstr/>
      </vt:variant>
      <vt:variant>
        <vt:lpwstr>_ENREF_56</vt:lpwstr>
      </vt:variant>
      <vt:variant>
        <vt:i4>4325387</vt:i4>
      </vt:variant>
      <vt:variant>
        <vt:i4>2307</vt:i4>
      </vt:variant>
      <vt:variant>
        <vt:i4>0</vt:i4>
      </vt:variant>
      <vt:variant>
        <vt:i4>5</vt:i4>
      </vt:variant>
      <vt:variant>
        <vt:lpwstr/>
      </vt:variant>
      <vt:variant>
        <vt:lpwstr>_ENREF_37</vt:lpwstr>
      </vt:variant>
      <vt:variant>
        <vt:i4>4325387</vt:i4>
      </vt:variant>
      <vt:variant>
        <vt:i4>2304</vt:i4>
      </vt:variant>
      <vt:variant>
        <vt:i4>0</vt:i4>
      </vt:variant>
      <vt:variant>
        <vt:i4>5</vt:i4>
      </vt:variant>
      <vt:variant>
        <vt:lpwstr/>
      </vt:variant>
      <vt:variant>
        <vt:lpwstr>_ENREF_33</vt:lpwstr>
      </vt:variant>
      <vt:variant>
        <vt:i4>4390923</vt:i4>
      </vt:variant>
      <vt:variant>
        <vt:i4>2301</vt:i4>
      </vt:variant>
      <vt:variant>
        <vt:i4>0</vt:i4>
      </vt:variant>
      <vt:variant>
        <vt:i4>5</vt:i4>
      </vt:variant>
      <vt:variant>
        <vt:lpwstr/>
      </vt:variant>
      <vt:variant>
        <vt:lpwstr>_ENREF_25</vt:lpwstr>
      </vt:variant>
      <vt:variant>
        <vt:i4>4390923</vt:i4>
      </vt:variant>
      <vt:variant>
        <vt:i4>2298</vt:i4>
      </vt:variant>
      <vt:variant>
        <vt:i4>0</vt:i4>
      </vt:variant>
      <vt:variant>
        <vt:i4>5</vt:i4>
      </vt:variant>
      <vt:variant>
        <vt:lpwstr/>
      </vt:variant>
      <vt:variant>
        <vt:lpwstr>_ENREF_22</vt:lpwstr>
      </vt:variant>
      <vt:variant>
        <vt:i4>4194315</vt:i4>
      </vt:variant>
      <vt:variant>
        <vt:i4>2295</vt:i4>
      </vt:variant>
      <vt:variant>
        <vt:i4>0</vt:i4>
      </vt:variant>
      <vt:variant>
        <vt:i4>5</vt:i4>
      </vt:variant>
      <vt:variant>
        <vt:lpwstr/>
      </vt:variant>
      <vt:variant>
        <vt:lpwstr>_ENREF_10</vt:lpwstr>
      </vt:variant>
      <vt:variant>
        <vt:i4>4456459</vt:i4>
      </vt:variant>
      <vt:variant>
        <vt:i4>2292</vt:i4>
      </vt:variant>
      <vt:variant>
        <vt:i4>0</vt:i4>
      </vt:variant>
      <vt:variant>
        <vt:i4>5</vt:i4>
      </vt:variant>
      <vt:variant>
        <vt:lpwstr/>
      </vt:variant>
      <vt:variant>
        <vt:lpwstr>_ENREF_5</vt:lpwstr>
      </vt:variant>
      <vt:variant>
        <vt:i4>4521995</vt:i4>
      </vt:variant>
      <vt:variant>
        <vt:i4>2289</vt:i4>
      </vt:variant>
      <vt:variant>
        <vt:i4>0</vt:i4>
      </vt:variant>
      <vt:variant>
        <vt:i4>5</vt:i4>
      </vt:variant>
      <vt:variant>
        <vt:lpwstr/>
      </vt:variant>
      <vt:variant>
        <vt:lpwstr>_ENREF_4</vt:lpwstr>
      </vt:variant>
      <vt:variant>
        <vt:i4>4194315</vt:i4>
      </vt:variant>
      <vt:variant>
        <vt:i4>2286</vt:i4>
      </vt:variant>
      <vt:variant>
        <vt:i4>0</vt:i4>
      </vt:variant>
      <vt:variant>
        <vt:i4>5</vt:i4>
      </vt:variant>
      <vt:variant>
        <vt:lpwstr/>
      </vt:variant>
      <vt:variant>
        <vt:lpwstr>_ENREF_1</vt:lpwstr>
      </vt:variant>
      <vt:variant>
        <vt:i4>4718603</vt:i4>
      </vt:variant>
      <vt:variant>
        <vt:i4>2278</vt:i4>
      </vt:variant>
      <vt:variant>
        <vt:i4>0</vt:i4>
      </vt:variant>
      <vt:variant>
        <vt:i4>5</vt:i4>
      </vt:variant>
      <vt:variant>
        <vt:lpwstr/>
      </vt:variant>
      <vt:variant>
        <vt:lpwstr>_ENREF_93</vt:lpwstr>
      </vt:variant>
      <vt:variant>
        <vt:i4>4784139</vt:i4>
      </vt:variant>
      <vt:variant>
        <vt:i4>2275</vt:i4>
      </vt:variant>
      <vt:variant>
        <vt:i4>0</vt:i4>
      </vt:variant>
      <vt:variant>
        <vt:i4>5</vt:i4>
      </vt:variant>
      <vt:variant>
        <vt:lpwstr/>
      </vt:variant>
      <vt:variant>
        <vt:lpwstr>_ENREF_82</vt:lpwstr>
      </vt:variant>
      <vt:variant>
        <vt:i4>4784139</vt:i4>
      </vt:variant>
      <vt:variant>
        <vt:i4>2272</vt:i4>
      </vt:variant>
      <vt:variant>
        <vt:i4>0</vt:i4>
      </vt:variant>
      <vt:variant>
        <vt:i4>5</vt:i4>
      </vt:variant>
      <vt:variant>
        <vt:lpwstr/>
      </vt:variant>
      <vt:variant>
        <vt:lpwstr>_ENREF_81</vt:lpwstr>
      </vt:variant>
      <vt:variant>
        <vt:i4>4587531</vt:i4>
      </vt:variant>
      <vt:variant>
        <vt:i4>2269</vt:i4>
      </vt:variant>
      <vt:variant>
        <vt:i4>0</vt:i4>
      </vt:variant>
      <vt:variant>
        <vt:i4>5</vt:i4>
      </vt:variant>
      <vt:variant>
        <vt:lpwstr/>
      </vt:variant>
      <vt:variant>
        <vt:lpwstr>_ENREF_77</vt:lpwstr>
      </vt:variant>
      <vt:variant>
        <vt:i4>4653067</vt:i4>
      </vt:variant>
      <vt:variant>
        <vt:i4>2266</vt:i4>
      </vt:variant>
      <vt:variant>
        <vt:i4>0</vt:i4>
      </vt:variant>
      <vt:variant>
        <vt:i4>5</vt:i4>
      </vt:variant>
      <vt:variant>
        <vt:lpwstr/>
      </vt:variant>
      <vt:variant>
        <vt:lpwstr>_ENREF_69</vt:lpwstr>
      </vt:variant>
      <vt:variant>
        <vt:i4>4653067</vt:i4>
      </vt:variant>
      <vt:variant>
        <vt:i4>2263</vt:i4>
      </vt:variant>
      <vt:variant>
        <vt:i4>0</vt:i4>
      </vt:variant>
      <vt:variant>
        <vt:i4>5</vt:i4>
      </vt:variant>
      <vt:variant>
        <vt:lpwstr/>
      </vt:variant>
      <vt:variant>
        <vt:lpwstr>_ENREF_61</vt:lpwstr>
      </vt:variant>
      <vt:variant>
        <vt:i4>4456459</vt:i4>
      </vt:variant>
      <vt:variant>
        <vt:i4>2260</vt:i4>
      </vt:variant>
      <vt:variant>
        <vt:i4>0</vt:i4>
      </vt:variant>
      <vt:variant>
        <vt:i4>5</vt:i4>
      </vt:variant>
      <vt:variant>
        <vt:lpwstr/>
      </vt:variant>
      <vt:variant>
        <vt:lpwstr>_ENREF_58</vt:lpwstr>
      </vt:variant>
      <vt:variant>
        <vt:i4>4456459</vt:i4>
      </vt:variant>
      <vt:variant>
        <vt:i4>2257</vt:i4>
      </vt:variant>
      <vt:variant>
        <vt:i4>0</vt:i4>
      </vt:variant>
      <vt:variant>
        <vt:i4>5</vt:i4>
      </vt:variant>
      <vt:variant>
        <vt:lpwstr/>
      </vt:variant>
      <vt:variant>
        <vt:lpwstr>_ENREF_55</vt:lpwstr>
      </vt:variant>
      <vt:variant>
        <vt:i4>4521995</vt:i4>
      </vt:variant>
      <vt:variant>
        <vt:i4>2254</vt:i4>
      </vt:variant>
      <vt:variant>
        <vt:i4>0</vt:i4>
      </vt:variant>
      <vt:variant>
        <vt:i4>5</vt:i4>
      </vt:variant>
      <vt:variant>
        <vt:lpwstr/>
      </vt:variant>
      <vt:variant>
        <vt:lpwstr>_ENREF_43</vt:lpwstr>
      </vt:variant>
      <vt:variant>
        <vt:i4>4325387</vt:i4>
      </vt:variant>
      <vt:variant>
        <vt:i4>2251</vt:i4>
      </vt:variant>
      <vt:variant>
        <vt:i4>0</vt:i4>
      </vt:variant>
      <vt:variant>
        <vt:i4>5</vt:i4>
      </vt:variant>
      <vt:variant>
        <vt:lpwstr/>
      </vt:variant>
      <vt:variant>
        <vt:lpwstr>_ENREF_34</vt:lpwstr>
      </vt:variant>
      <vt:variant>
        <vt:i4>4390923</vt:i4>
      </vt:variant>
      <vt:variant>
        <vt:i4>2248</vt:i4>
      </vt:variant>
      <vt:variant>
        <vt:i4>0</vt:i4>
      </vt:variant>
      <vt:variant>
        <vt:i4>5</vt:i4>
      </vt:variant>
      <vt:variant>
        <vt:lpwstr/>
      </vt:variant>
      <vt:variant>
        <vt:lpwstr>_ENREF_27</vt:lpwstr>
      </vt:variant>
      <vt:variant>
        <vt:i4>4390923</vt:i4>
      </vt:variant>
      <vt:variant>
        <vt:i4>2245</vt:i4>
      </vt:variant>
      <vt:variant>
        <vt:i4>0</vt:i4>
      </vt:variant>
      <vt:variant>
        <vt:i4>5</vt:i4>
      </vt:variant>
      <vt:variant>
        <vt:lpwstr/>
      </vt:variant>
      <vt:variant>
        <vt:lpwstr>_ENREF_24</vt:lpwstr>
      </vt:variant>
      <vt:variant>
        <vt:i4>4784139</vt:i4>
      </vt:variant>
      <vt:variant>
        <vt:i4>2242</vt:i4>
      </vt:variant>
      <vt:variant>
        <vt:i4>0</vt:i4>
      </vt:variant>
      <vt:variant>
        <vt:i4>5</vt:i4>
      </vt:variant>
      <vt:variant>
        <vt:lpwstr/>
      </vt:variant>
      <vt:variant>
        <vt:lpwstr>_ENREF_8</vt:lpwstr>
      </vt:variant>
      <vt:variant>
        <vt:i4>4325387</vt:i4>
      </vt:variant>
      <vt:variant>
        <vt:i4>2239</vt:i4>
      </vt:variant>
      <vt:variant>
        <vt:i4>0</vt:i4>
      </vt:variant>
      <vt:variant>
        <vt:i4>5</vt:i4>
      </vt:variant>
      <vt:variant>
        <vt:lpwstr/>
      </vt:variant>
      <vt:variant>
        <vt:lpwstr>_ENREF_3</vt:lpwstr>
      </vt:variant>
      <vt:variant>
        <vt:i4>4718603</vt:i4>
      </vt:variant>
      <vt:variant>
        <vt:i4>2231</vt:i4>
      </vt:variant>
      <vt:variant>
        <vt:i4>0</vt:i4>
      </vt:variant>
      <vt:variant>
        <vt:i4>5</vt:i4>
      </vt:variant>
      <vt:variant>
        <vt:lpwstr/>
      </vt:variant>
      <vt:variant>
        <vt:lpwstr>_ENREF_91</vt:lpwstr>
      </vt:variant>
      <vt:variant>
        <vt:i4>4784139</vt:i4>
      </vt:variant>
      <vt:variant>
        <vt:i4>2228</vt:i4>
      </vt:variant>
      <vt:variant>
        <vt:i4>0</vt:i4>
      </vt:variant>
      <vt:variant>
        <vt:i4>5</vt:i4>
      </vt:variant>
      <vt:variant>
        <vt:lpwstr/>
      </vt:variant>
      <vt:variant>
        <vt:lpwstr>_ENREF_80</vt:lpwstr>
      </vt:variant>
      <vt:variant>
        <vt:i4>4587531</vt:i4>
      </vt:variant>
      <vt:variant>
        <vt:i4>2225</vt:i4>
      </vt:variant>
      <vt:variant>
        <vt:i4>0</vt:i4>
      </vt:variant>
      <vt:variant>
        <vt:i4>5</vt:i4>
      </vt:variant>
      <vt:variant>
        <vt:lpwstr/>
      </vt:variant>
      <vt:variant>
        <vt:lpwstr>_ENREF_77</vt:lpwstr>
      </vt:variant>
      <vt:variant>
        <vt:i4>4587531</vt:i4>
      </vt:variant>
      <vt:variant>
        <vt:i4>2222</vt:i4>
      </vt:variant>
      <vt:variant>
        <vt:i4>0</vt:i4>
      </vt:variant>
      <vt:variant>
        <vt:i4>5</vt:i4>
      </vt:variant>
      <vt:variant>
        <vt:lpwstr/>
      </vt:variant>
      <vt:variant>
        <vt:lpwstr>_ENREF_75</vt:lpwstr>
      </vt:variant>
      <vt:variant>
        <vt:i4>4653067</vt:i4>
      </vt:variant>
      <vt:variant>
        <vt:i4>2219</vt:i4>
      </vt:variant>
      <vt:variant>
        <vt:i4>0</vt:i4>
      </vt:variant>
      <vt:variant>
        <vt:i4>5</vt:i4>
      </vt:variant>
      <vt:variant>
        <vt:lpwstr/>
      </vt:variant>
      <vt:variant>
        <vt:lpwstr>_ENREF_68</vt:lpwstr>
      </vt:variant>
      <vt:variant>
        <vt:i4>4456459</vt:i4>
      </vt:variant>
      <vt:variant>
        <vt:i4>2216</vt:i4>
      </vt:variant>
      <vt:variant>
        <vt:i4>0</vt:i4>
      </vt:variant>
      <vt:variant>
        <vt:i4>5</vt:i4>
      </vt:variant>
      <vt:variant>
        <vt:lpwstr/>
      </vt:variant>
      <vt:variant>
        <vt:lpwstr>_ENREF_59</vt:lpwstr>
      </vt:variant>
      <vt:variant>
        <vt:i4>4456459</vt:i4>
      </vt:variant>
      <vt:variant>
        <vt:i4>2213</vt:i4>
      </vt:variant>
      <vt:variant>
        <vt:i4>0</vt:i4>
      </vt:variant>
      <vt:variant>
        <vt:i4>5</vt:i4>
      </vt:variant>
      <vt:variant>
        <vt:lpwstr/>
      </vt:variant>
      <vt:variant>
        <vt:lpwstr>_ENREF_53</vt:lpwstr>
      </vt:variant>
      <vt:variant>
        <vt:i4>4521995</vt:i4>
      </vt:variant>
      <vt:variant>
        <vt:i4>2210</vt:i4>
      </vt:variant>
      <vt:variant>
        <vt:i4>0</vt:i4>
      </vt:variant>
      <vt:variant>
        <vt:i4>5</vt:i4>
      </vt:variant>
      <vt:variant>
        <vt:lpwstr/>
      </vt:variant>
      <vt:variant>
        <vt:lpwstr>_ENREF_47</vt:lpwstr>
      </vt:variant>
      <vt:variant>
        <vt:i4>4325387</vt:i4>
      </vt:variant>
      <vt:variant>
        <vt:i4>2207</vt:i4>
      </vt:variant>
      <vt:variant>
        <vt:i4>0</vt:i4>
      </vt:variant>
      <vt:variant>
        <vt:i4>5</vt:i4>
      </vt:variant>
      <vt:variant>
        <vt:lpwstr/>
      </vt:variant>
      <vt:variant>
        <vt:lpwstr>_ENREF_34</vt:lpwstr>
      </vt:variant>
      <vt:variant>
        <vt:i4>4325387</vt:i4>
      </vt:variant>
      <vt:variant>
        <vt:i4>2204</vt:i4>
      </vt:variant>
      <vt:variant>
        <vt:i4>0</vt:i4>
      </vt:variant>
      <vt:variant>
        <vt:i4>5</vt:i4>
      </vt:variant>
      <vt:variant>
        <vt:lpwstr/>
      </vt:variant>
      <vt:variant>
        <vt:lpwstr>_ENREF_30</vt:lpwstr>
      </vt:variant>
      <vt:variant>
        <vt:i4>4390923</vt:i4>
      </vt:variant>
      <vt:variant>
        <vt:i4>2201</vt:i4>
      </vt:variant>
      <vt:variant>
        <vt:i4>0</vt:i4>
      </vt:variant>
      <vt:variant>
        <vt:i4>5</vt:i4>
      </vt:variant>
      <vt:variant>
        <vt:lpwstr/>
      </vt:variant>
      <vt:variant>
        <vt:lpwstr>_ENREF_29</vt:lpwstr>
      </vt:variant>
      <vt:variant>
        <vt:i4>4390923</vt:i4>
      </vt:variant>
      <vt:variant>
        <vt:i4>2198</vt:i4>
      </vt:variant>
      <vt:variant>
        <vt:i4>0</vt:i4>
      </vt:variant>
      <vt:variant>
        <vt:i4>5</vt:i4>
      </vt:variant>
      <vt:variant>
        <vt:lpwstr/>
      </vt:variant>
      <vt:variant>
        <vt:lpwstr>_ENREF_22</vt:lpwstr>
      </vt:variant>
      <vt:variant>
        <vt:i4>4784139</vt:i4>
      </vt:variant>
      <vt:variant>
        <vt:i4>2190</vt:i4>
      </vt:variant>
      <vt:variant>
        <vt:i4>0</vt:i4>
      </vt:variant>
      <vt:variant>
        <vt:i4>5</vt:i4>
      </vt:variant>
      <vt:variant>
        <vt:lpwstr/>
      </vt:variant>
      <vt:variant>
        <vt:lpwstr>_ENREF_85</vt:lpwstr>
      </vt:variant>
      <vt:variant>
        <vt:i4>4784139</vt:i4>
      </vt:variant>
      <vt:variant>
        <vt:i4>2187</vt:i4>
      </vt:variant>
      <vt:variant>
        <vt:i4>0</vt:i4>
      </vt:variant>
      <vt:variant>
        <vt:i4>5</vt:i4>
      </vt:variant>
      <vt:variant>
        <vt:lpwstr/>
      </vt:variant>
      <vt:variant>
        <vt:lpwstr>_ENREF_80</vt:lpwstr>
      </vt:variant>
      <vt:variant>
        <vt:i4>4587531</vt:i4>
      </vt:variant>
      <vt:variant>
        <vt:i4>2184</vt:i4>
      </vt:variant>
      <vt:variant>
        <vt:i4>0</vt:i4>
      </vt:variant>
      <vt:variant>
        <vt:i4>5</vt:i4>
      </vt:variant>
      <vt:variant>
        <vt:lpwstr/>
      </vt:variant>
      <vt:variant>
        <vt:lpwstr>_ENREF_73</vt:lpwstr>
      </vt:variant>
      <vt:variant>
        <vt:i4>4587531</vt:i4>
      </vt:variant>
      <vt:variant>
        <vt:i4>2181</vt:i4>
      </vt:variant>
      <vt:variant>
        <vt:i4>0</vt:i4>
      </vt:variant>
      <vt:variant>
        <vt:i4>5</vt:i4>
      </vt:variant>
      <vt:variant>
        <vt:lpwstr/>
      </vt:variant>
      <vt:variant>
        <vt:lpwstr>_ENREF_70</vt:lpwstr>
      </vt:variant>
      <vt:variant>
        <vt:i4>4653067</vt:i4>
      </vt:variant>
      <vt:variant>
        <vt:i4>2178</vt:i4>
      </vt:variant>
      <vt:variant>
        <vt:i4>0</vt:i4>
      </vt:variant>
      <vt:variant>
        <vt:i4>5</vt:i4>
      </vt:variant>
      <vt:variant>
        <vt:lpwstr/>
      </vt:variant>
      <vt:variant>
        <vt:lpwstr>_ENREF_69</vt:lpwstr>
      </vt:variant>
      <vt:variant>
        <vt:i4>4653067</vt:i4>
      </vt:variant>
      <vt:variant>
        <vt:i4>2175</vt:i4>
      </vt:variant>
      <vt:variant>
        <vt:i4>0</vt:i4>
      </vt:variant>
      <vt:variant>
        <vt:i4>5</vt:i4>
      </vt:variant>
      <vt:variant>
        <vt:lpwstr/>
      </vt:variant>
      <vt:variant>
        <vt:lpwstr>_ENREF_65</vt:lpwstr>
      </vt:variant>
      <vt:variant>
        <vt:i4>4653067</vt:i4>
      </vt:variant>
      <vt:variant>
        <vt:i4>2172</vt:i4>
      </vt:variant>
      <vt:variant>
        <vt:i4>0</vt:i4>
      </vt:variant>
      <vt:variant>
        <vt:i4>5</vt:i4>
      </vt:variant>
      <vt:variant>
        <vt:lpwstr/>
      </vt:variant>
      <vt:variant>
        <vt:lpwstr>_ENREF_62</vt:lpwstr>
      </vt:variant>
      <vt:variant>
        <vt:i4>4521995</vt:i4>
      </vt:variant>
      <vt:variant>
        <vt:i4>2169</vt:i4>
      </vt:variant>
      <vt:variant>
        <vt:i4>0</vt:i4>
      </vt:variant>
      <vt:variant>
        <vt:i4>5</vt:i4>
      </vt:variant>
      <vt:variant>
        <vt:lpwstr/>
      </vt:variant>
      <vt:variant>
        <vt:lpwstr>_ENREF_49</vt:lpwstr>
      </vt:variant>
      <vt:variant>
        <vt:i4>4521995</vt:i4>
      </vt:variant>
      <vt:variant>
        <vt:i4>2166</vt:i4>
      </vt:variant>
      <vt:variant>
        <vt:i4>0</vt:i4>
      </vt:variant>
      <vt:variant>
        <vt:i4>5</vt:i4>
      </vt:variant>
      <vt:variant>
        <vt:lpwstr/>
      </vt:variant>
      <vt:variant>
        <vt:lpwstr>_ENREF_42</vt:lpwstr>
      </vt:variant>
      <vt:variant>
        <vt:i4>4325387</vt:i4>
      </vt:variant>
      <vt:variant>
        <vt:i4>2163</vt:i4>
      </vt:variant>
      <vt:variant>
        <vt:i4>0</vt:i4>
      </vt:variant>
      <vt:variant>
        <vt:i4>5</vt:i4>
      </vt:variant>
      <vt:variant>
        <vt:lpwstr/>
      </vt:variant>
      <vt:variant>
        <vt:lpwstr>_ENREF_32</vt:lpwstr>
      </vt:variant>
      <vt:variant>
        <vt:i4>4390923</vt:i4>
      </vt:variant>
      <vt:variant>
        <vt:i4>2160</vt:i4>
      </vt:variant>
      <vt:variant>
        <vt:i4>0</vt:i4>
      </vt:variant>
      <vt:variant>
        <vt:i4>5</vt:i4>
      </vt:variant>
      <vt:variant>
        <vt:lpwstr/>
      </vt:variant>
      <vt:variant>
        <vt:lpwstr>_ENREF_25</vt:lpwstr>
      </vt:variant>
      <vt:variant>
        <vt:i4>4587531</vt:i4>
      </vt:variant>
      <vt:variant>
        <vt:i4>2157</vt:i4>
      </vt:variant>
      <vt:variant>
        <vt:i4>0</vt:i4>
      </vt:variant>
      <vt:variant>
        <vt:i4>5</vt:i4>
      </vt:variant>
      <vt:variant>
        <vt:lpwstr/>
      </vt:variant>
      <vt:variant>
        <vt:lpwstr>_ENREF_7</vt:lpwstr>
      </vt:variant>
      <vt:variant>
        <vt:i4>4194315</vt:i4>
      </vt:variant>
      <vt:variant>
        <vt:i4>2154</vt:i4>
      </vt:variant>
      <vt:variant>
        <vt:i4>0</vt:i4>
      </vt:variant>
      <vt:variant>
        <vt:i4>5</vt:i4>
      </vt:variant>
      <vt:variant>
        <vt:lpwstr/>
      </vt:variant>
      <vt:variant>
        <vt:lpwstr>_ENREF_1</vt:lpwstr>
      </vt:variant>
      <vt:variant>
        <vt:i4>4784139</vt:i4>
      </vt:variant>
      <vt:variant>
        <vt:i4>2146</vt:i4>
      </vt:variant>
      <vt:variant>
        <vt:i4>0</vt:i4>
      </vt:variant>
      <vt:variant>
        <vt:i4>5</vt:i4>
      </vt:variant>
      <vt:variant>
        <vt:lpwstr/>
      </vt:variant>
      <vt:variant>
        <vt:lpwstr>_ENREF_85</vt:lpwstr>
      </vt:variant>
      <vt:variant>
        <vt:i4>4784139</vt:i4>
      </vt:variant>
      <vt:variant>
        <vt:i4>2143</vt:i4>
      </vt:variant>
      <vt:variant>
        <vt:i4>0</vt:i4>
      </vt:variant>
      <vt:variant>
        <vt:i4>5</vt:i4>
      </vt:variant>
      <vt:variant>
        <vt:lpwstr/>
      </vt:variant>
      <vt:variant>
        <vt:lpwstr>_ENREF_82</vt:lpwstr>
      </vt:variant>
      <vt:variant>
        <vt:i4>4653067</vt:i4>
      </vt:variant>
      <vt:variant>
        <vt:i4>2140</vt:i4>
      </vt:variant>
      <vt:variant>
        <vt:i4>0</vt:i4>
      </vt:variant>
      <vt:variant>
        <vt:i4>5</vt:i4>
      </vt:variant>
      <vt:variant>
        <vt:lpwstr/>
      </vt:variant>
      <vt:variant>
        <vt:lpwstr>_ENREF_62</vt:lpwstr>
      </vt:variant>
      <vt:variant>
        <vt:i4>4456459</vt:i4>
      </vt:variant>
      <vt:variant>
        <vt:i4>2137</vt:i4>
      </vt:variant>
      <vt:variant>
        <vt:i4>0</vt:i4>
      </vt:variant>
      <vt:variant>
        <vt:i4>5</vt:i4>
      </vt:variant>
      <vt:variant>
        <vt:lpwstr/>
      </vt:variant>
      <vt:variant>
        <vt:lpwstr>_ENREF_57</vt:lpwstr>
      </vt:variant>
      <vt:variant>
        <vt:i4>4521995</vt:i4>
      </vt:variant>
      <vt:variant>
        <vt:i4>2134</vt:i4>
      </vt:variant>
      <vt:variant>
        <vt:i4>0</vt:i4>
      </vt:variant>
      <vt:variant>
        <vt:i4>5</vt:i4>
      </vt:variant>
      <vt:variant>
        <vt:lpwstr/>
      </vt:variant>
      <vt:variant>
        <vt:lpwstr>_ENREF_49</vt:lpwstr>
      </vt:variant>
      <vt:variant>
        <vt:i4>4521995</vt:i4>
      </vt:variant>
      <vt:variant>
        <vt:i4>2131</vt:i4>
      </vt:variant>
      <vt:variant>
        <vt:i4>0</vt:i4>
      </vt:variant>
      <vt:variant>
        <vt:i4>5</vt:i4>
      </vt:variant>
      <vt:variant>
        <vt:lpwstr/>
      </vt:variant>
      <vt:variant>
        <vt:lpwstr>_ENREF_48</vt:lpwstr>
      </vt:variant>
      <vt:variant>
        <vt:i4>4521995</vt:i4>
      </vt:variant>
      <vt:variant>
        <vt:i4>2128</vt:i4>
      </vt:variant>
      <vt:variant>
        <vt:i4>0</vt:i4>
      </vt:variant>
      <vt:variant>
        <vt:i4>5</vt:i4>
      </vt:variant>
      <vt:variant>
        <vt:lpwstr/>
      </vt:variant>
      <vt:variant>
        <vt:lpwstr>_ENREF_44</vt:lpwstr>
      </vt:variant>
      <vt:variant>
        <vt:i4>4325387</vt:i4>
      </vt:variant>
      <vt:variant>
        <vt:i4>2125</vt:i4>
      </vt:variant>
      <vt:variant>
        <vt:i4>0</vt:i4>
      </vt:variant>
      <vt:variant>
        <vt:i4>5</vt:i4>
      </vt:variant>
      <vt:variant>
        <vt:lpwstr/>
      </vt:variant>
      <vt:variant>
        <vt:lpwstr>_ENREF_35</vt:lpwstr>
      </vt:variant>
      <vt:variant>
        <vt:i4>4325387</vt:i4>
      </vt:variant>
      <vt:variant>
        <vt:i4>2122</vt:i4>
      </vt:variant>
      <vt:variant>
        <vt:i4>0</vt:i4>
      </vt:variant>
      <vt:variant>
        <vt:i4>5</vt:i4>
      </vt:variant>
      <vt:variant>
        <vt:lpwstr/>
      </vt:variant>
      <vt:variant>
        <vt:lpwstr>_ENREF_33</vt:lpwstr>
      </vt:variant>
      <vt:variant>
        <vt:i4>4390923</vt:i4>
      </vt:variant>
      <vt:variant>
        <vt:i4>2119</vt:i4>
      </vt:variant>
      <vt:variant>
        <vt:i4>0</vt:i4>
      </vt:variant>
      <vt:variant>
        <vt:i4>5</vt:i4>
      </vt:variant>
      <vt:variant>
        <vt:lpwstr/>
      </vt:variant>
      <vt:variant>
        <vt:lpwstr>_ENREF_25</vt:lpwstr>
      </vt:variant>
      <vt:variant>
        <vt:i4>4194315</vt:i4>
      </vt:variant>
      <vt:variant>
        <vt:i4>2116</vt:i4>
      </vt:variant>
      <vt:variant>
        <vt:i4>0</vt:i4>
      </vt:variant>
      <vt:variant>
        <vt:i4>5</vt:i4>
      </vt:variant>
      <vt:variant>
        <vt:lpwstr/>
      </vt:variant>
      <vt:variant>
        <vt:lpwstr>_ENREF_11</vt:lpwstr>
      </vt:variant>
      <vt:variant>
        <vt:i4>4521995</vt:i4>
      </vt:variant>
      <vt:variant>
        <vt:i4>2113</vt:i4>
      </vt:variant>
      <vt:variant>
        <vt:i4>0</vt:i4>
      </vt:variant>
      <vt:variant>
        <vt:i4>5</vt:i4>
      </vt:variant>
      <vt:variant>
        <vt:lpwstr/>
      </vt:variant>
      <vt:variant>
        <vt:lpwstr>_ENREF_4</vt:lpwstr>
      </vt:variant>
      <vt:variant>
        <vt:i4>4390923</vt:i4>
      </vt:variant>
      <vt:variant>
        <vt:i4>2110</vt:i4>
      </vt:variant>
      <vt:variant>
        <vt:i4>0</vt:i4>
      </vt:variant>
      <vt:variant>
        <vt:i4>5</vt:i4>
      </vt:variant>
      <vt:variant>
        <vt:lpwstr/>
      </vt:variant>
      <vt:variant>
        <vt:lpwstr>_ENREF_2</vt:lpwstr>
      </vt:variant>
      <vt:variant>
        <vt:i4>4194315</vt:i4>
      </vt:variant>
      <vt:variant>
        <vt:i4>2107</vt:i4>
      </vt:variant>
      <vt:variant>
        <vt:i4>0</vt:i4>
      </vt:variant>
      <vt:variant>
        <vt:i4>5</vt:i4>
      </vt:variant>
      <vt:variant>
        <vt:lpwstr/>
      </vt:variant>
      <vt:variant>
        <vt:lpwstr>_ENREF_1</vt:lpwstr>
      </vt:variant>
      <vt:variant>
        <vt:i4>4784139</vt:i4>
      </vt:variant>
      <vt:variant>
        <vt:i4>2099</vt:i4>
      </vt:variant>
      <vt:variant>
        <vt:i4>0</vt:i4>
      </vt:variant>
      <vt:variant>
        <vt:i4>5</vt:i4>
      </vt:variant>
      <vt:variant>
        <vt:lpwstr/>
      </vt:variant>
      <vt:variant>
        <vt:lpwstr>_ENREF_87</vt:lpwstr>
      </vt:variant>
      <vt:variant>
        <vt:i4>4587531</vt:i4>
      </vt:variant>
      <vt:variant>
        <vt:i4>2096</vt:i4>
      </vt:variant>
      <vt:variant>
        <vt:i4>0</vt:i4>
      </vt:variant>
      <vt:variant>
        <vt:i4>5</vt:i4>
      </vt:variant>
      <vt:variant>
        <vt:lpwstr/>
      </vt:variant>
      <vt:variant>
        <vt:lpwstr>_ENREF_72</vt:lpwstr>
      </vt:variant>
      <vt:variant>
        <vt:i4>4456459</vt:i4>
      </vt:variant>
      <vt:variant>
        <vt:i4>2093</vt:i4>
      </vt:variant>
      <vt:variant>
        <vt:i4>0</vt:i4>
      </vt:variant>
      <vt:variant>
        <vt:i4>5</vt:i4>
      </vt:variant>
      <vt:variant>
        <vt:lpwstr/>
      </vt:variant>
      <vt:variant>
        <vt:lpwstr>_ENREF_59</vt:lpwstr>
      </vt:variant>
      <vt:variant>
        <vt:i4>4456459</vt:i4>
      </vt:variant>
      <vt:variant>
        <vt:i4>2090</vt:i4>
      </vt:variant>
      <vt:variant>
        <vt:i4>0</vt:i4>
      </vt:variant>
      <vt:variant>
        <vt:i4>5</vt:i4>
      </vt:variant>
      <vt:variant>
        <vt:lpwstr/>
      </vt:variant>
      <vt:variant>
        <vt:lpwstr>_ENREF_53</vt:lpwstr>
      </vt:variant>
      <vt:variant>
        <vt:i4>4456459</vt:i4>
      </vt:variant>
      <vt:variant>
        <vt:i4>2087</vt:i4>
      </vt:variant>
      <vt:variant>
        <vt:i4>0</vt:i4>
      </vt:variant>
      <vt:variant>
        <vt:i4>5</vt:i4>
      </vt:variant>
      <vt:variant>
        <vt:lpwstr/>
      </vt:variant>
      <vt:variant>
        <vt:lpwstr>_ENREF_50</vt:lpwstr>
      </vt:variant>
      <vt:variant>
        <vt:i4>4521995</vt:i4>
      </vt:variant>
      <vt:variant>
        <vt:i4>2084</vt:i4>
      </vt:variant>
      <vt:variant>
        <vt:i4>0</vt:i4>
      </vt:variant>
      <vt:variant>
        <vt:i4>5</vt:i4>
      </vt:variant>
      <vt:variant>
        <vt:lpwstr/>
      </vt:variant>
      <vt:variant>
        <vt:lpwstr>_ENREF_48</vt:lpwstr>
      </vt:variant>
      <vt:variant>
        <vt:i4>4521995</vt:i4>
      </vt:variant>
      <vt:variant>
        <vt:i4>2081</vt:i4>
      </vt:variant>
      <vt:variant>
        <vt:i4>0</vt:i4>
      </vt:variant>
      <vt:variant>
        <vt:i4>5</vt:i4>
      </vt:variant>
      <vt:variant>
        <vt:lpwstr/>
      </vt:variant>
      <vt:variant>
        <vt:lpwstr>_ENREF_42</vt:lpwstr>
      </vt:variant>
      <vt:variant>
        <vt:i4>4325387</vt:i4>
      </vt:variant>
      <vt:variant>
        <vt:i4>2078</vt:i4>
      </vt:variant>
      <vt:variant>
        <vt:i4>0</vt:i4>
      </vt:variant>
      <vt:variant>
        <vt:i4>5</vt:i4>
      </vt:variant>
      <vt:variant>
        <vt:lpwstr/>
      </vt:variant>
      <vt:variant>
        <vt:lpwstr>_ENREF_38</vt:lpwstr>
      </vt:variant>
      <vt:variant>
        <vt:i4>4325387</vt:i4>
      </vt:variant>
      <vt:variant>
        <vt:i4>2075</vt:i4>
      </vt:variant>
      <vt:variant>
        <vt:i4>0</vt:i4>
      </vt:variant>
      <vt:variant>
        <vt:i4>5</vt:i4>
      </vt:variant>
      <vt:variant>
        <vt:lpwstr/>
      </vt:variant>
      <vt:variant>
        <vt:lpwstr>_ENREF_37</vt:lpwstr>
      </vt:variant>
      <vt:variant>
        <vt:i4>4325387</vt:i4>
      </vt:variant>
      <vt:variant>
        <vt:i4>2072</vt:i4>
      </vt:variant>
      <vt:variant>
        <vt:i4>0</vt:i4>
      </vt:variant>
      <vt:variant>
        <vt:i4>5</vt:i4>
      </vt:variant>
      <vt:variant>
        <vt:lpwstr/>
      </vt:variant>
      <vt:variant>
        <vt:lpwstr>_ENREF_30</vt:lpwstr>
      </vt:variant>
      <vt:variant>
        <vt:i4>4390923</vt:i4>
      </vt:variant>
      <vt:variant>
        <vt:i4>2069</vt:i4>
      </vt:variant>
      <vt:variant>
        <vt:i4>0</vt:i4>
      </vt:variant>
      <vt:variant>
        <vt:i4>5</vt:i4>
      </vt:variant>
      <vt:variant>
        <vt:lpwstr/>
      </vt:variant>
      <vt:variant>
        <vt:lpwstr>_ENREF_22</vt:lpwstr>
      </vt:variant>
      <vt:variant>
        <vt:i4>4390923</vt:i4>
      </vt:variant>
      <vt:variant>
        <vt:i4>2066</vt:i4>
      </vt:variant>
      <vt:variant>
        <vt:i4>0</vt:i4>
      </vt:variant>
      <vt:variant>
        <vt:i4>5</vt:i4>
      </vt:variant>
      <vt:variant>
        <vt:lpwstr/>
      </vt:variant>
      <vt:variant>
        <vt:lpwstr>_ENREF_20</vt:lpwstr>
      </vt:variant>
      <vt:variant>
        <vt:i4>4718603</vt:i4>
      </vt:variant>
      <vt:variant>
        <vt:i4>2063</vt:i4>
      </vt:variant>
      <vt:variant>
        <vt:i4>0</vt:i4>
      </vt:variant>
      <vt:variant>
        <vt:i4>5</vt:i4>
      </vt:variant>
      <vt:variant>
        <vt:lpwstr/>
      </vt:variant>
      <vt:variant>
        <vt:lpwstr>_ENREF_9</vt:lpwstr>
      </vt:variant>
      <vt:variant>
        <vt:i4>4718603</vt:i4>
      </vt:variant>
      <vt:variant>
        <vt:i4>2055</vt:i4>
      </vt:variant>
      <vt:variant>
        <vt:i4>0</vt:i4>
      </vt:variant>
      <vt:variant>
        <vt:i4>5</vt:i4>
      </vt:variant>
      <vt:variant>
        <vt:lpwstr/>
      </vt:variant>
      <vt:variant>
        <vt:lpwstr>_ENREF_94</vt:lpwstr>
      </vt:variant>
      <vt:variant>
        <vt:i4>4718603</vt:i4>
      </vt:variant>
      <vt:variant>
        <vt:i4>2052</vt:i4>
      </vt:variant>
      <vt:variant>
        <vt:i4>0</vt:i4>
      </vt:variant>
      <vt:variant>
        <vt:i4>5</vt:i4>
      </vt:variant>
      <vt:variant>
        <vt:lpwstr/>
      </vt:variant>
      <vt:variant>
        <vt:lpwstr>_ENREF_93</vt:lpwstr>
      </vt:variant>
      <vt:variant>
        <vt:i4>4784139</vt:i4>
      </vt:variant>
      <vt:variant>
        <vt:i4>2049</vt:i4>
      </vt:variant>
      <vt:variant>
        <vt:i4>0</vt:i4>
      </vt:variant>
      <vt:variant>
        <vt:i4>5</vt:i4>
      </vt:variant>
      <vt:variant>
        <vt:lpwstr/>
      </vt:variant>
      <vt:variant>
        <vt:lpwstr>_ENREF_81</vt:lpwstr>
      </vt:variant>
      <vt:variant>
        <vt:i4>4587531</vt:i4>
      </vt:variant>
      <vt:variant>
        <vt:i4>2046</vt:i4>
      </vt:variant>
      <vt:variant>
        <vt:i4>0</vt:i4>
      </vt:variant>
      <vt:variant>
        <vt:i4>5</vt:i4>
      </vt:variant>
      <vt:variant>
        <vt:lpwstr/>
      </vt:variant>
      <vt:variant>
        <vt:lpwstr>_ENREF_78</vt:lpwstr>
      </vt:variant>
      <vt:variant>
        <vt:i4>4587531</vt:i4>
      </vt:variant>
      <vt:variant>
        <vt:i4>2043</vt:i4>
      </vt:variant>
      <vt:variant>
        <vt:i4>0</vt:i4>
      </vt:variant>
      <vt:variant>
        <vt:i4>5</vt:i4>
      </vt:variant>
      <vt:variant>
        <vt:lpwstr/>
      </vt:variant>
      <vt:variant>
        <vt:lpwstr>_ENREF_75</vt:lpwstr>
      </vt:variant>
      <vt:variant>
        <vt:i4>4587531</vt:i4>
      </vt:variant>
      <vt:variant>
        <vt:i4>2040</vt:i4>
      </vt:variant>
      <vt:variant>
        <vt:i4>0</vt:i4>
      </vt:variant>
      <vt:variant>
        <vt:i4>5</vt:i4>
      </vt:variant>
      <vt:variant>
        <vt:lpwstr/>
      </vt:variant>
      <vt:variant>
        <vt:lpwstr>_ENREF_73</vt:lpwstr>
      </vt:variant>
      <vt:variant>
        <vt:i4>4653067</vt:i4>
      </vt:variant>
      <vt:variant>
        <vt:i4>2037</vt:i4>
      </vt:variant>
      <vt:variant>
        <vt:i4>0</vt:i4>
      </vt:variant>
      <vt:variant>
        <vt:i4>5</vt:i4>
      </vt:variant>
      <vt:variant>
        <vt:lpwstr/>
      </vt:variant>
      <vt:variant>
        <vt:lpwstr>_ENREF_67</vt:lpwstr>
      </vt:variant>
      <vt:variant>
        <vt:i4>4653067</vt:i4>
      </vt:variant>
      <vt:variant>
        <vt:i4>2034</vt:i4>
      </vt:variant>
      <vt:variant>
        <vt:i4>0</vt:i4>
      </vt:variant>
      <vt:variant>
        <vt:i4>5</vt:i4>
      </vt:variant>
      <vt:variant>
        <vt:lpwstr/>
      </vt:variant>
      <vt:variant>
        <vt:lpwstr>_ENREF_61</vt:lpwstr>
      </vt:variant>
      <vt:variant>
        <vt:i4>4521995</vt:i4>
      </vt:variant>
      <vt:variant>
        <vt:i4>2031</vt:i4>
      </vt:variant>
      <vt:variant>
        <vt:i4>0</vt:i4>
      </vt:variant>
      <vt:variant>
        <vt:i4>5</vt:i4>
      </vt:variant>
      <vt:variant>
        <vt:lpwstr/>
      </vt:variant>
      <vt:variant>
        <vt:lpwstr>_ENREF_48</vt:lpwstr>
      </vt:variant>
      <vt:variant>
        <vt:i4>4521995</vt:i4>
      </vt:variant>
      <vt:variant>
        <vt:i4>2028</vt:i4>
      </vt:variant>
      <vt:variant>
        <vt:i4>0</vt:i4>
      </vt:variant>
      <vt:variant>
        <vt:i4>5</vt:i4>
      </vt:variant>
      <vt:variant>
        <vt:lpwstr/>
      </vt:variant>
      <vt:variant>
        <vt:lpwstr>_ENREF_47</vt:lpwstr>
      </vt:variant>
      <vt:variant>
        <vt:i4>4521995</vt:i4>
      </vt:variant>
      <vt:variant>
        <vt:i4>2025</vt:i4>
      </vt:variant>
      <vt:variant>
        <vt:i4>0</vt:i4>
      </vt:variant>
      <vt:variant>
        <vt:i4>5</vt:i4>
      </vt:variant>
      <vt:variant>
        <vt:lpwstr/>
      </vt:variant>
      <vt:variant>
        <vt:lpwstr>_ENREF_43</vt:lpwstr>
      </vt:variant>
      <vt:variant>
        <vt:i4>4521995</vt:i4>
      </vt:variant>
      <vt:variant>
        <vt:i4>2022</vt:i4>
      </vt:variant>
      <vt:variant>
        <vt:i4>0</vt:i4>
      </vt:variant>
      <vt:variant>
        <vt:i4>5</vt:i4>
      </vt:variant>
      <vt:variant>
        <vt:lpwstr/>
      </vt:variant>
      <vt:variant>
        <vt:lpwstr>_ENREF_42</vt:lpwstr>
      </vt:variant>
      <vt:variant>
        <vt:i4>4325387</vt:i4>
      </vt:variant>
      <vt:variant>
        <vt:i4>2019</vt:i4>
      </vt:variant>
      <vt:variant>
        <vt:i4>0</vt:i4>
      </vt:variant>
      <vt:variant>
        <vt:i4>5</vt:i4>
      </vt:variant>
      <vt:variant>
        <vt:lpwstr/>
      </vt:variant>
      <vt:variant>
        <vt:lpwstr>_ENREF_35</vt:lpwstr>
      </vt:variant>
      <vt:variant>
        <vt:i4>4390923</vt:i4>
      </vt:variant>
      <vt:variant>
        <vt:i4>2016</vt:i4>
      </vt:variant>
      <vt:variant>
        <vt:i4>0</vt:i4>
      </vt:variant>
      <vt:variant>
        <vt:i4>5</vt:i4>
      </vt:variant>
      <vt:variant>
        <vt:lpwstr/>
      </vt:variant>
      <vt:variant>
        <vt:lpwstr>_ENREF_24</vt:lpwstr>
      </vt:variant>
      <vt:variant>
        <vt:i4>4390923</vt:i4>
      </vt:variant>
      <vt:variant>
        <vt:i4>2013</vt:i4>
      </vt:variant>
      <vt:variant>
        <vt:i4>0</vt:i4>
      </vt:variant>
      <vt:variant>
        <vt:i4>5</vt:i4>
      </vt:variant>
      <vt:variant>
        <vt:lpwstr/>
      </vt:variant>
      <vt:variant>
        <vt:lpwstr>_ENREF_23</vt:lpwstr>
      </vt:variant>
      <vt:variant>
        <vt:i4>4390923</vt:i4>
      </vt:variant>
      <vt:variant>
        <vt:i4>2010</vt:i4>
      </vt:variant>
      <vt:variant>
        <vt:i4>0</vt:i4>
      </vt:variant>
      <vt:variant>
        <vt:i4>5</vt:i4>
      </vt:variant>
      <vt:variant>
        <vt:lpwstr/>
      </vt:variant>
      <vt:variant>
        <vt:lpwstr>_ENREF_2</vt:lpwstr>
      </vt:variant>
      <vt:variant>
        <vt:i4>4587531</vt:i4>
      </vt:variant>
      <vt:variant>
        <vt:i4>1991</vt:i4>
      </vt:variant>
      <vt:variant>
        <vt:i4>0</vt:i4>
      </vt:variant>
      <vt:variant>
        <vt:i4>5</vt:i4>
      </vt:variant>
      <vt:variant>
        <vt:lpwstr/>
      </vt:variant>
      <vt:variant>
        <vt:lpwstr>_ENREF_76</vt:lpwstr>
      </vt:variant>
      <vt:variant>
        <vt:i4>4653067</vt:i4>
      </vt:variant>
      <vt:variant>
        <vt:i4>1988</vt:i4>
      </vt:variant>
      <vt:variant>
        <vt:i4>0</vt:i4>
      </vt:variant>
      <vt:variant>
        <vt:i4>5</vt:i4>
      </vt:variant>
      <vt:variant>
        <vt:lpwstr/>
      </vt:variant>
      <vt:variant>
        <vt:lpwstr>_ENREF_68</vt:lpwstr>
      </vt:variant>
      <vt:variant>
        <vt:i4>4653067</vt:i4>
      </vt:variant>
      <vt:variant>
        <vt:i4>1985</vt:i4>
      </vt:variant>
      <vt:variant>
        <vt:i4>0</vt:i4>
      </vt:variant>
      <vt:variant>
        <vt:i4>5</vt:i4>
      </vt:variant>
      <vt:variant>
        <vt:lpwstr/>
      </vt:variant>
      <vt:variant>
        <vt:lpwstr>_ENREF_62</vt:lpwstr>
      </vt:variant>
      <vt:variant>
        <vt:i4>4456459</vt:i4>
      </vt:variant>
      <vt:variant>
        <vt:i4>1982</vt:i4>
      </vt:variant>
      <vt:variant>
        <vt:i4>0</vt:i4>
      </vt:variant>
      <vt:variant>
        <vt:i4>5</vt:i4>
      </vt:variant>
      <vt:variant>
        <vt:lpwstr/>
      </vt:variant>
      <vt:variant>
        <vt:lpwstr>_ENREF_57</vt:lpwstr>
      </vt:variant>
      <vt:variant>
        <vt:i4>4456459</vt:i4>
      </vt:variant>
      <vt:variant>
        <vt:i4>1979</vt:i4>
      </vt:variant>
      <vt:variant>
        <vt:i4>0</vt:i4>
      </vt:variant>
      <vt:variant>
        <vt:i4>5</vt:i4>
      </vt:variant>
      <vt:variant>
        <vt:lpwstr/>
      </vt:variant>
      <vt:variant>
        <vt:lpwstr>_ENREF_55</vt:lpwstr>
      </vt:variant>
      <vt:variant>
        <vt:i4>4521995</vt:i4>
      </vt:variant>
      <vt:variant>
        <vt:i4>1976</vt:i4>
      </vt:variant>
      <vt:variant>
        <vt:i4>0</vt:i4>
      </vt:variant>
      <vt:variant>
        <vt:i4>5</vt:i4>
      </vt:variant>
      <vt:variant>
        <vt:lpwstr/>
      </vt:variant>
      <vt:variant>
        <vt:lpwstr>_ENREF_48</vt:lpwstr>
      </vt:variant>
      <vt:variant>
        <vt:i4>4521995</vt:i4>
      </vt:variant>
      <vt:variant>
        <vt:i4>1973</vt:i4>
      </vt:variant>
      <vt:variant>
        <vt:i4>0</vt:i4>
      </vt:variant>
      <vt:variant>
        <vt:i4>5</vt:i4>
      </vt:variant>
      <vt:variant>
        <vt:lpwstr/>
      </vt:variant>
      <vt:variant>
        <vt:lpwstr>_ENREF_42</vt:lpwstr>
      </vt:variant>
      <vt:variant>
        <vt:i4>4325387</vt:i4>
      </vt:variant>
      <vt:variant>
        <vt:i4>1970</vt:i4>
      </vt:variant>
      <vt:variant>
        <vt:i4>0</vt:i4>
      </vt:variant>
      <vt:variant>
        <vt:i4>5</vt:i4>
      </vt:variant>
      <vt:variant>
        <vt:lpwstr/>
      </vt:variant>
      <vt:variant>
        <vt:lpwstr>_ENREF_39</vt:lpwstr>
      </vt:variant>
      <vt:variant>
        <vt:i4>4325387</vt:i4>
      </vt:variant>
      <vt:variant>
        <vt:i4>1967</vt:i4>
      </vt:variant>
      <vt:variant>
        <vt:i4>0</vt:i4>
      </vt:variant>
      <vt:variant>
        <vt:i4>5</vt:i4>
      </vt:variant>
      <vt:variant>
        <vt:lpwstr/>
      </vt:variant>
      <vt:variant>
        <vt:lpwstr>_ENREF_38</vt:lpwstr>
      </vt:variant>
      <vt:variant>
        <vt:i4>4325387</vt:i4>
      </vt:variant>
      <vt:variant>
        <vt:i4>1964</vt:i4>
      </vt:variant>
      <vt:variant>
        <vt:i4>0</vt:i4>
      </vt:variant>
      <vt:variant>
        <vt:i4>5</vt:i4>
      </vt:variant>
      <vt:variant>
        <vt:lpwstr/>
      </vt:variant>
      <vt:variant>
        <vt:lpwstr>_ENREF_36</vt:lpwstr>
      </vt:variant>
      <vt:variant>
        <vt:i4>4325387</vt:i4>
      </vt:variant>
      <vt:variant>
        <vt:i4>1961</vt:i4>
      </vt:variant>
      <vt:variant>
        <vt:i4>0</vt:i4>
      </vt:variant>
      <vt:variant>
        <vt:i4>5</vt:i4>
      </vt:variant>
      <vt:variant>
        <vt:lpwstr/>
      </vt:variant>
      <vt:variant>
        <vt:lpwstr>_ENREF_34</vt:lpwstr>
      </vt:variant>
      <vt:variant>
        <vt:i4>4325387</vt:i4>
      </vt:variant>
      <vt:variant>
        <vt:i4>1958</vt:i4>
      </vt:variant>
      <vt:variant>
        <vt:i4>0</vt:i4>
      </vt:variant>
      <vt:variant>
        <vt:i4>5</vt:i4>
      </vt:variant>
      <vt:variant>
        <vt:lpwstr/>
      </vt:variant>
      <vt:variant>
        <vt:lpwstr>_ENREF_30</vt:lpwstr>
      </vt:variant>
      <vt:variant>
        <vt:i4>4390923</vt:i4>
      </vt:variant>
      <vt:variant>
        <vt:i4>1955</vt:i4>
      </vt:variant>
      <vt:variant>
        <vt:i4>0</vt:i4>
      </vt:variant>
      <vt:variant>
        <vt:i4>5</vt:i4>
      </vt:variant>
      <vt:variant>
        <vt:lpwstr/>
      </vt:variant>
      <vt:variant>
        <vt:lpwstr>_ENREF_26</vt:lpwstr>
      </vt:variant>
      <vt:variant>
        <vt:i4>4194315</vt:i4>
      </vt:variant>
      <vt:variant>
        <vt:i4>1952</vt:i4>
      </vt:variant>
      <vt:variant>
        <vt:i4>0</vt:i4>
      </vt:variant>
      <vt:variant>
        <vt:i4>5</vt:i4>
      </vt:variant>
      <vt:variant>
        <vt:lpwstr/>
      </vt:variant>
      <vt:variant>
        <vt:lpwstr>_ENREF_10</vt:lpwstr>
      </vt:variant>
      <vt:variant>
        <vt:i4>4194315</vt:i4>
      </vt:variant>
      <vt:variant>
        <vt:i4>1949</vt:i4>
      </vt:variant>
      <vt:variant>
        <vt:i4>0</vt:i4>
      </vt:variant>
      <vt:variant>
        <vt:i4>5</vt:i4>
      </vt:variant>
      <vt:variant>
        <vt:lpwstr/>
      </vt:variant>
      <vt:variant>
        <vt:lpwstr>_ENREF_1</vt:lpwstr>
      </vt:variant>
      <vt:variant>
        <vt:i4>4784139</vt:i4>
      </vt:variant>
      <vt:variant>
        <vt:i4>1939</vt:i4>
      </vt:variant>
      <vt:variant>
        <vt:i4>0</vt:i4>
      </vt:variant>
      <vt:variant>
        <vt:i4>5</vt:i4>
      </vt:variant>
      <vt:variant>
        <vt:lpwstr/>
      </vt:variant>
      <vt:variant>
        <vt:lpwstr>_ENREF_87</vt:lpwstr>
      </vt:variant>
      <vt:variant>
        <vt:i4>4587531</vt:i4>
      </vt:variant>
      <vt:variant>
        <vt:i4>1936</vt:i4>
      </vt:variant>
      <vt:variant>
        <vt:i4>0</vt:i4>
      </vt:variant>
      <vt:variant>
        <vt:i4>5</vt:i4>
      </vt:variant>
      <vt:variant>
        <vt:lpwstr/>
      </vt:variant>
      <vt:variant>
        <vt:lpwstr>_ENREF_74</vt:lpwstr>
      </vt:variant>
      <vt:variant>
        <vt:i4>4587531</vt:i4>
      </vt:variant>
      <vt:variant>
        <vt:i4>1933</vt:i4>
      </vt:variant>
      <vt:variant>
        <vt:i4>0</vt:i4>
      </vt:variant>
      <vt:variant>
        <vt:i4>5</vt:i4>
      </vt:variant>
      <vt:variant>
        <vt:lpwstr/>
      </vt:variant>
      <vt:variant>
        <vt:lpwstr>_ENREF_71</vt:lpwstr>
      </vt:variant>
      <vt:variant>
        <vt:i4>4653067</vt:i4>
      </vt:variant>
      <vt:variant>
        <vt:i4>1930</vt:i4>
      </vt:variant>
      <vt:variant>
        <vt:i4>0</vt:i4>
      </vt:variant>
      <vt:variant>
        <vt:i4>5</vt:i4>
      </vt:variant>
      <vt:variant>
        <vt:lpwstr/>
      </vt:variant>
      <vt:variant>
        <vt:lpwstr>_ENREF_69</vt:lpwstr>
      </vt:variant>
      <vt:variant>
        <vt:i4>4653067</vt:i4>
      </vt:variant>
      <vt:variant>
        <vt:i4>1927</vt:i4>
      </vt:variant>
      <vt:variant>
        <vt:i4>0</vt:i4>
      </vt:variant>
      <vt:variant>
        <vt:i4>5</vt:i4>
      </vt:variant>
      <vt:variant>
        <vt:lpwstr/>
      </vt:variant>
      <vt:variant>
        <vt:lpwstr>_ENREF_65</vt:lpwstr>
      </vt:variant>
      <vt:variant>
        <vt:i4>4653067</vt:i4>
      </vt:variant>
      <vt:variant>
        <vt:i4>1924</vt:i4>
      </vt:variant>
      <vt:variant>
        <vt:i4>0</vt:i4>
      </vt:variant>
      <vt:variant>
        <vt:i4>5</vt:i4>
      </vt:variant>
      <vt:variant>
        <vt:lpwstr/>
      </vt:variant>
      <vt:variant>
        <vt:lpwstr>_ENREF_63</vt:lpwstr>
      </vt:variant>
      <vt:variant>
        <vt:i4>4653067</vt:i4>
      </vt:variant>
      <vt:variant>
        <vt:i4>1921</vt:i4>
      </vt:variant>
      <vt:variant>
        <vt:i4>0</vt:i4>
      </vt:variant>
      <vt:variant>
        <vt:i4>5</vt:i4>
      </vt:variant>
      <vt:variant>
        <vt:lpwstr/>
      </vt:variant>
      <vt:variant>
        <vt:lpwstr>_ENREF_61</vt:lpwstr>
      </vt:variant>
      <vt:variant>
        <vt:i4>4653067</vt:i4>
      </vt:variant>
      <vt:variant>
        <vt:i4>1918</vt:i4>
      </vt:variant>
      <vt:variant>
        <vt:i4>0</vt:i4>
      </vt:variant>
      <vt:variant>
        <vt:i4>5</vt:i4>
      </vt:variant>
      <vt:variant>
        <vt:lpwstr/>
      </vt:variant>
      <vt:variant>
        <vt:lpwstr>_ENREF_60</vt:lpwstr>
      </vt:variant>
      <vt:variant>
        <vt:i4>4456459</vt:i4>
      </vt:variant>
      <vt:variant>
        <vt:i4>1915</vt:i4>
      </vt:variant>
      <vt:variant>
        <vt:i4>0</vt:i4>
      </vt:variant>
      <vt:variant>
        <vt:i4>5</vt:i4>
      </vt:variant>
      <vt:variant>
        <vt:lpwstr/>
      </vt:variant>
      <vt:variant>
        <vt:lpwstr>_ENREF_58</vt:lpwstr>
      </vt:variant>
      <vt:variant>
        <vt:i4>4456459</vt:i4>
      </vt:variant>
      <vt:variant>
        <vt:i4>1912</vt:i4>
      </vt:variant>
      <vt:variant>
        <vt:i4>0</vt:i4>
      </vt:variant>
      <vt:variant>
        <vt:i4>5</vt:i4>
      </vt:variant>
      <vt:variant>
        <vt:lpwstr/>
      </vt:variant>
      <vt:variant>
        <vt:lpwstr>_ENREF_57</vt:lpwstr>
      </vt:variant>
      <vt:variant>
        <vt:i4>4456459</vt:i4>
      </vt:variant>
      <vt:variant>
        <vt:i4>1909</vt:i4>
      </vt:variant>
      <vt:variant>
        <vt:i4>0</vt:i4>
      </vt:variant>
      <vt:variant>
        <vt:i4>5</vt:i4>
      </vt:variant>
      <vt:variant>
        <vt:lpwstr/>
      </vt:variant>
      <vt:variant>
        <vt:lpwstr>_ENREF_53</vt:lpwstr>
      </vt:variant>
      <vt:variant>
        <vt:i4>4456459</vt:i4>
      </vt:variant>
      <vt:variant>
        <vt:i4>1906</vt:i4>
      </vt:variant>
      <vt:variant>
        <vt:i4>0</vt:i4>
      </vt:variant>
      <vt:variant>
        <vt:i4>5</vt:i4>
      </vt:variant>
      <vt:variant>
        <vt:lpwstr/>
      </vt:variant>
      <vt:variant>
        <vt:lpwstr>_ENREF_52</vt:lpwstr>
      </vt:variant>
      <vt:variant>
        <vt:i4>4521995</vt:i4>
      </vt:variant>
      <vt:variant>
        <vt:i4>1903</vt:i4>
      </vt:variant>
      <vt:variant>
        <vt:i4>0</vt:i4>
      </vt:variant>
      <vt:variant>
        <vt:i4>5</vt:i4>
      </vt:variant>
      <vt:variant>
        <vt:lpwstr/>
      </vt:variant>
      <vt:variant>
        <vt:lpwstr>_ENREF_49</vt:lpwstr>
      </vt:variant>
      <vt:variant>
        <vt:i4>4521995</vt:i4>
      </vt:variant>
      <vt:variant>
        <vt:i4>1900</vt:i4>
      </vt:variant>
      <vt:variant>
        <vt:i4>0</vt:i4>
      </vt:variant>
      <vt:variant>
        <vt:i4>5</vt:i4>
      </vt:variant>
      <vt:variant>
        <vt:lpwstr/>
      </vt:variant>
      <vt:variant>
        <vt:lpwstr>_ENREF_47</vt:lpwstr>
      </vt:variant>
      <vt:variant>
        <vt:i4>4521995</vt:i4>
      </vt:variant>
      <vt:variant>
        <vt:i4>1897</vt:i4>
      </vt:variant>
      <vt:variant>
        <vt:i4>0</vt:i4>
      </vt:variant>
      <vt:variant>
        <vt:i4>5</vt:i4>
      </vt:variant>
      <vt:variant>
        <vt:lpwstr/>
      </vt:variant>
      <vt:variant>
        <vt:lpwstr>_ENREF_41</vt:lpwstr>
      </vt:variant>
      <vt:variant>
        <vt:i4>4325387</vt:i4>
      </vt:variant>
      <vt:variant>
        <vt:i4>1894</vt:i4>
      </vt:variant>
      <vt:variant>
        <vt:i4>0</vt:i4>
      </vt:variant>
      <vt:variant>
        <vt:i4>5</vt:i4>
      </vt:variant>
      <vt:variant>
        <vt:lpwstr/>
      </vt:variant>
      <vt:variant>
        <vt:lpwstr>_ENREF_37</vt:lpwstr>
      </vt:variant>
      <vt:variant>
        <vt:i4>4390923</vt:i4>
      </vt:variant>
      <vt:variant>
        <vt:i4>1891</vt:i4>
      </vt:variant>
      <vt:variant>
        <vt:i4>0</vt:i4>
      </vt:variant>
      <vt:variant>
        <vt:i4>5</vt:i4>
      </vt:variant>
      <vt:variant>
        <vt:lpwstr/>
      </vt:variant>
      <vt:variant>
        <vt:lpwstr>_ENREF_29</vt:lpwstr>
      </vt:variant>
      <vt:variant>
        <vt:i4>4390923</vt:i4>
      </vt:variant>
      <vt:variant>
        <vt:i4>1888</vt:i4>
      </vt:variant>
      <vt:variant>
        <vt:i4>0</vt:i4>
      </vt:variant>
      <vt:variant>
        <vt:i4>5</vt:i4>
      </vt:variant>
      <vt:variant>
        <vt:lpwstr/>
      </vt:variant>
      <vt:variant>
        <vt:lpwstr>_ENREF_25</vt:lpwstr>
      </vt:variant>
      <vt:variant>
        <vt:i4>4390923</vt:i4>
      </vt:variant>
      <vt:variant>
        <vt:i4>1885</vt:i4>
      </vt:variant>
      <vt:variant>
        <vt:i4>0</vt:i4>
      </vt:variant>
      <vt:variant>
        <vt:i4>5</vt:i4>
      </vt:variant>
      <vt:variant>
        <vt:lpwstr/>
      </vt:variant>
      <vt:variant>
        <vt:lpwstr>_ENREF_24</vt:lpwstr>
      </vt:variant>
      <vt:variant>
        <vt:i4>4390923</vt:i4>
      </vt:variant>
      <vt:variant>
        <vt:i4>1882</vt:i4>
      </vt:variant>
      <vt:variant>
        <vt:i4>0</vt:i4>
      </vt:variant>
      <vt:variant>
        <vt:i4>5</vt:i4>
      </vt:variant>
      <vt:variant>
        <vt:lpwstr/>
      </vt:variant>
      <vt:variant>
        <vt:lpwstr>_ENREF_20</vt:lpwstr>
      </vt:variant>
      <vt:variant>
        <vt:i4>4194315</vt:i4>
      </vt:variant>
      <vt:variant>
        <vt:i4>1879</vt:i4>
      </vt:variant>
      <vt:variant>
        <vt:i4>0</vt:i4>
      </vt:variant>
      <vt:variant>
        <vt:i4>5</vt:i4>
      </vt:variant>
      <vt:variant>
        <vt:lpwstr/>
      </vt:variant>
      <vt:variant>
        <vt:lpwstr>_ENREF_11</vt:lpwstr>
      </vt:variant>
      <vt:variant>
        <vt:i4>4456459</vt:i4>
      </vt:variant>
      <vt:variant>
        <vt:i4>1876</vt:i4>
      </vt:variant>
      <vt:variant>
        <vt:i4>0</vt:i4>
      </vt:variant>
      <vt:variant>
        <vt:i4>5</vt:i4>
      </vt:variant>
      <vt:variant>
        <vt:lpwstr/>
      </vt:variant>
      <vt:variant>
        <vt:lpwstr>_ENREF_5</vt:lpwstr>
      </vt:variant>
      <vt:variant>
        <vt:i4>4587531</vt:i4>
      </vt:variant>
      <vt:variant>
        <vt:i4>1868</vt:i4>
      </vt:variant>
      <vt:variant>
        <vt:i4>0</vt:i4>
      </vt:variant>
      <vt:variant>
        <vt:i4>5</vt:i4>
      </vt:variant>
      <vt:variant>
        <vt:lpwstr/>
      </vt:variant>
      <vt:variant>
        <vt:lpwstr>_ENREF_73</vt:lpwstr>
      </vt:variant>
      <vt:variant>
        <vt:i4>4587531</vt:i4>
      </vt:variant>
      <vt:variant>
        <vt:i4>1865</vt:i4>
      </vt:variant>
      <vt:variant>
        <vt:i4>0</vt:i4>
      </vt:variant>
      <vt:variant>
        <vt:i4>5</vt:i4>
      </vt:variant>
      <vt:variant>
        <vt:lpwstr/>
      </vt:variant>
      <vt:variant>
        <vt:lpwstr>_ENREF_70</vt:lpwstr>
      </vt:variant>
      <vt:variant>
        <vt:i4>4653067</vt:i4>
      </vt:variant>
      <vt:variant>
        <vt:i4>1862</vt:i4>
      </vt:variant>
      <vt:variant>
        <vt:i4>0</vt:i4>
      </vt:variant>
      <vt:variant>
        <vt:i4>5</vt:i4>
      </vt:variant>
      <vt:variant>
        <vt:lpwstr/>
      </vt:variant>
      <vt:variant>
        <vt:lpwstr>_ENREF_67</vt:lpwstr>
      </vt:variant>
      <vt:variant>
        <vt:i4>4653067</vt:i4>
      </vt:variant>
      <vt:variant>
        <vt:i4>1859</vt:i4>
      </vt:variant>
      <vt:variant>
        <vt:i4>0</vt:i4>
      </vt:variant>
      <vt:variant>
        <vt:i4>5</vt:i4>
      </vt:variant>
      <vt:variant>
        <vt:lpwstr/>
      </vt:variant>
      <vt:variant>
        <vt:lpwstr>_ENREF_66</vt:lpwstr>
      </vt:variant>
      <vt:variant>
        <vt:i4>4653067</vt:i4>
      </vt:variant>
      <vt:variant>
        <vt:i4>1856</vt:i4>
      </vt:variant>
      <vt:variant>
        <vt:i4>0</vt:i4>
      </vt:variant>
      <vt:variant>
        <vt:i4>5</vt:i4>
      </vt:variant>
      <vt:variant>
        <vt:lpwstr/>
      </vt:variant>
      <vt:variant>
        <vt:lpwstr>_ENREF_64</vt:lpwstr>
      </vt:variant>
      <vt:variant>
        <vt:i4>4456459</vt:i4>
      </vt:variant>
      <vt:variant>
        <vt:i4>1853</vt:i4>
      </vt:variant>
      <vt:variant>
        <vt:i4>0</vt:i4>
      </vt:variant>
      <vt:variant>
        <vt:i4>5</vt:i4>
      </vt:variant>
      <vt:variant>
        <vt:lpwstr/>
      </vt:variant>
      <vt:variant>
        <vt:lpwstr>_ENREF_59</vt:lpwstr>
      </vt:variant>
      <vt:variant>
        <vt:i4>4456459</vt:i4>
      </vt:variant>
      <vt:variant>
        <vt:i4>1850</vt:i4>
      </vt:variant>
      <vt:variant>
        <vt:i4>0</vt:i4>
      </vt:variant>
      <vt:variant>
        <vt:i4>5</vt:i4>
      </vt:variant>
      <vt:variant>
        <vt:lpwstr/>
      </vt:variant>
      <vt:variant>
        <vt:lpwstr>_ENREF_56</vt:lpwstr>
      </vt:variant>
      <vt:variant>
        <vt:i4>4456459</vt:i4>
      </vt:variant>
      <vt:variant>
        <vt:i4>1847</vt:i4>
      </vt:variant>
      <vt:variant>
        <vt:i4>0</vt:i4>
      </vt:variant>
      <vt:variant>
        <vt:i4>5</vt:i4>
      </vt:variant>
      <vt:variant>
        <vt:lpwstr/>
      </vt:variant>
      <vt:variant>
        <vt:lpwstr>_ENREF_54</vt:lpwstr>
      </vt:variant>
      <vt:variant>
        <vt:i4>4456459</vt:i4>
      </vt:variant>
      <vt:variant>
        <vt:i4>1844</vt:i4>
      </vt:variant>
      <vt:variant>
        <vt:i4>0</vt:i4>
      </vt:variant>
      <vt:variant>
        <vt:i4>5</vt:i4>
      </vt:variant>
      <vt:variant>
        <vt:lpwstr/>
      </vt:variant>
      <vt:variant>
        <vt:lpwstr>_ENREF_50</vt:lpwstr>
      </vt:variant>
      <vt:variant>
        <vt:i4>4325387</vt:i4>
      </vt:variant>
      <vt:variant>
        <vt:i4>1841</vt:i4>
      </vt:variant>
      <vt:variant>
        <vt:i4>0</vt:i4>
      </vt:variant>
      <vt:variant>
        <vt:i4>5</vt:i4>
      </vt:variant>
      <vt:variant>
        <vt:lpwstr/>
      </vt:variant>
      <vt:variant>
        <vt:lpwstr>_ENREF_33</vt:lpwstr>
      </vt:variant>
      <vt:variant>
        <vt:i4>4390923</vt:i4>
      </vt:variant>
      <vt:variant>
        <vt:i4>1838</vt:i4>
      </vt:variant>
      <vt:variant>
        <vt:i4>0</vt:i4>
      </vt:variant>
      <vt:variant>
        <vt:i4>5</vt:i4>
      </vt:variant>
      <vt:variant>
        <vt:lpwstr/>
      </vt:variant>
      <vt:variant>
        <vt:lpwstr>_ENREF_23</vt:lpwstr>
      </vt:variant>
      <vt:variant>
        <vt:i4>4390923</vt:i4>
      </vt:variant>
      <vt:variant>
        <vt:i4>1835</vt:i4>
      </vt:variant>
      <vt:variant>
        <vt:i4>0</vt:i4>
      </vt:variant>
      <vt:variant>
        <vt:i4>5</vt:i4>
      </vt:variant>
      <vt:variant>
        <vt:lpwstr/>
      </vt:variant>
      <vt:variant>
        <vt:lpwstr>_ENREF_22</vt:lpwstr>
      </vt:variant>
      <vt:variant>
        <vt:i4>4718603</vt:i4>
      </vt:variant>
      <vt:variant>
        <vt:i4>1832</vt:i4>
      </vt:variant>
      <vt:variant>
        <vt:i4>0</vt:i4>
      </vt:variant>
      <vt:variant>
        <vt:i4>5</vt:i4>
      </vt:variant>
      <vt:variant>
        <vt:lpwstr/>
      </vt:variant>
      <vt:variant>
        <vt:lpwstr>_ENREF_9</vt:lpwstr>
      </vt:variant>
      <vt:variant>
        <vt:i4>4784139</vt:i4>
      </vt:variant>
      <vt:variant>
        <vt:i4>1829</vt:i4>
      </vt:variant>
      <vt:variant>
        <vt:i4>0</vt:i4>
      </vt:variant>
      <vt:variant>
        <vt:i4>5</vt:i4>
      </vt:variant>
      <vt:variant>
        <vt:lpwstr/>
      </vt:variant>
      <vt:variant>
        <vt:lpwstr>_ENREF_8</vt:lpwstr>
      </vt:variant>
      <vt:variant>
        <vt:i4>4325387</vt:i4>
      </vt:variant>
      <vt:variant>
        <vt:i4>1826</vt:i4>
      </vt:variant>
      <vt:variant>
        <vt:i4>0</vt:i4>
      </vt:variant>
      <vt:variant>
        <vt:i4>5</vt:i4>
      </vt:variant>
      <vt:variant>
        <vt:lpwstr/>
      </vt:variant>
      <vt:variant>
        <vt:lpwstr>_ENREF_3</vt:lpwstr>
      </vt:variant>
      <vt:variant>
        <vt:i4>4521995</vt:i4>
      </vt:variant>
      <vt:variant>
        <vt:i4>1800</vt:i4>
      </vt:variant>
      <vt:variant>
        <vt:i4>0</vt:i4>
      </vt:variant>
      <vt:variant>
        <vt:i4>5</vt:i4>
      </vt:variant>
      <vt:variant>
        <vt:lpwstr/>
      </vt:variant>
      <vt:variant>
        <vt:lpwstr>_ENREF_47</vt:lpwstr>
      </vt:variant>
      <vt:variant>
        <vt:i4>4521995</vt:i4>
      </vt:variant>
      <vt:variant>
        <vt:i4>1797</vt:i4>
      </vt:variant>
      <vt:variant>
        <vt:i4>0</vt:i4>
      </vt:variant>
      <vt:variant>
        <vt:i4>5</vt:i4>
      </vt:variant>
      <vt:variant>
        <vt:lpwstr/>
      </vt:variant>
      <vt:variant>
        <vt:lpwstr>_ENREF_44</vt:lpwstr>
      </vt:variant>
      <vt:variant>
        <vt:i4>4194315</vt:i4>
      </vt:variant>
      <vt:variant>
        <vt:i4>1794</vt:i4>
      </vt:variant>
      <vt:variant>
        <vt:i4>0</vt:i4>
      </vt:variant>
      <vt:variant>
        <vt:i4>5</vt:i4>
      </vt:variant>
      <vt:variant>
        <vt:lpwstr/>
      </vt:variant>
      <vt:variant>
        <vt:lpwstr>_ENREF_11</vt:lpwstr>
      </vt:variant>
      <vt:variant>
        <vt:i4>4521995</vt:i4>
      </vt:variant>
      <vt:variant>
        <vt:i4>1786</vt:i4>
      </vt:variant>
      <vt:variant>
        <vt:i4>0</vt:i4>
      </vt:variant>
      <vt:variant>
        <vt:i4>5</vt:i4>
      </vt:variant>
      <vt:variant>
        <vt:lpwstr/>
      </vt:variant>
      <vt:variant>
        <vt:lpwstr>_ENREF_49</vt:lpwstr>
      </vt:variant>
      <vt:variant>
        <vt:i4>4194315</vt:i4>
      </vt:variant>
      <vt:variant>
        <vt:i4>1783</vt:i4>
      </vt:variant>
      <vt:variant>
        <vt:i4>0</vt:i4>
      </vt:variant>
      <vt:variant>
        <vt:i4>5</vt:i4>
      </vt:variant>
      <vt:variant>
        <vt:lpwstr/>
      </vt:variant>
      <vt:variant>
        <vt:lpwstr>_ENREF_1</vt:lpwstr>
      </vt:variant>
      <vt:variant>
        <vt:i4>4587531</vt:i4>
      </vt:variant>
      <vt:variant>
        <vt:i4>1777</vt:i4>
      </vt:variant>
      <vt:variant>
        <vt:i4>0</vt:i4>
      </vt:variant>
      <vt:variant>
        <vt:i4>5</vt:i4>
      </vt:variant>
      <vt:variant>
        <vt:lpwstr/>
      </vt:variant>
      <vt:variant>
        <vt:lpwstr>_ENREF_70</vt:lpwstr>
      </vt:variant>
      <vt:variant>
        <vt:i4>4653067</vt:i4>
      </vt:variant>
      <vt:variant>
        <vt:i4>1774</vt:i4>
      </vt:variant>
      <vt:variant>
        <vt:i4>0</vt:i4>
      </vt:variant>
      <vt:variant>
        <vt:i4>5</vt:i4>
      </vt:variant>
      <vt:variant>
        <vt:lpwstr/>
      </vt:variant>
      <vt:variant>
        <vt:lpwstr>_ENREF_66</vt:lpwstr>
      </vt:variant>
      <vt:variant>
        <vt:i4>4587531</vt:i4>
      </vt:variant>
      <vt:variant>
        <vt:i4>1768</vt:i4>
      </vt:variant>
      <vt:variant>
        <vt:i4>0</vt:i4>
      </vt:variant>
      <vt:variant>
        <vt:i4>5</vt:i4>
      </vt:variant>
      <vt:variant>
        <vt:lpwstr/>
      </vt:variant>
      <vt:variant>
        <vt:lpwstr>_ENREF_73</vt:lpwstr>
      </vt:variant>
      <vt:variant>
        <vt:i4>4456459</vt:i4>
      </vt:variant>
      <vt:variant>
        <vt:i4>1765</vt:i4>
      </vt:variant>
      <vt:variant>
        <vt:i4>0</vt:i4>
      </vt:variant>
      <vt:variant>
        <vt:i4>5</vt:i4>
      </vt:variant>
      <vt:variant>
        <vt:lpwstr/>
      </vt:variant>
      <vt:variant>
        <vt:lpwstr>_ENREF_54</vt:lpwstr>
      </vt:variant>
      <vt:variant>
        <vt:i4>4521995</vt:i4>
      </vt:variant>
      <vt:variant>
        <vt:i4>1762</vt:i4>
      </vt:variant>
      <vt:variant>
        <vt:i4>0</vt:i4>
      </vt:variant>
      <vt:variant>
        <vt:i4>5</vt:i4>
      </vt:variant>
      <vt:variant>
        <vt:lpwstr/>
      </vt:variant>
      <vt:variant>
        <vt:lpwstr>_ENREF_44</vt:lpwstr>
      </vt:variant>
      <vt:variant>
        <vt:i4>4521995</vt:i4>
      </vt:variant>
      <vt:variant>
        <vt:i4>1759</vt:i4>
      </vt:variant>
      <vt:variant>
        <vt:i4>0</vt:i4>
      </vt:variant>
      <vt:variant>
        <vt:i4>5</vt:i4>
      </vt:variant>
      <vt:variant>
        <vt:lpwstr/>
      </vt:variant>
      <vt:variant>
        <vt:lpwstr>_ENREF_43</vt:lpwstr>
      </vt:variant>
      <vt:variant>
        <vt:i4>4456459</vt:i4>
      </vt:variant>
      <vt:variant>
        <vt:i4>1756</vt:i4>
      </vt:variant>
      <vt:variant>
        <vt:i4>0</vt:i4>
      </vt:variant>
      <vt:variant>
        <vt:i4>5</vt:i4>
      </vt:variant>
      <vt:variant>
        <vt:lpwstr/>
      </vt:variant>
      <vt:variant>
        <vt:lpwstr>_ENREF_5</vt:lpwstr>
      </vt:variant>
      <vt:variant>
        <vt:i4>4653067</vt:i4>
      </vt:variant>
      <vt:variant>
        <vt:i4>1748</vt:i4>
      </vt:variant>
      <vt:variant>
        <vt:i4>0</vt:i4>
      </vt:variant>
      <vt:variant>
        <vt:i4>5</vt:i4>
      </vt:variant>
      <vt:variant>
        <vt:lpwstr/>
      </vt:variant>
      <vt:variant>
        <vt:lpwstr>_ENREF_60</vt:lpwstr>
      </vt:variant>
      <vt:variant>
        <vt:i4>4456459</vt:i4>
      </vt:variant>
      <vt:variant>
        <vt:i4>1745</vt:i4>
      </vt:variant>
      <vt:variant>
        <vt:i4>0</vt:i4>
      </vt:variant>
      <vt:variant>
        <vt:i4>5</vt:i4>
      </vt:variant>
      <vt:variant>
        <vt:lpwstr/>
      </vt:variant>
      <vt:variant>
        <vt:lpwstr>_ENREF_58</vt:lpwstr>
      </vt:variant>
      <vt:variant>
        <vt:i4>4784139</vt:i4>
      </vt:variant>
      <vt:variant>
        <vt:i4>1742</vt:i4>
      </vt:variant>
      <vt:variant>
        <vt:i4>0</vt:i4>
      </vt:variant>
      <vt:variant>
        <vt:i4>5</vt:i4>
      </vt:variant>
      <vt:variant>
        <vt:lpwstr/>
      </vt:variant>
      <vt:variant>
        <vt:lpwstr>_ENREF_8</vt:lpwstr>
      </vt:variant>
      <vt:variant>
        <vt:i4>4587531</vt:i4>
      </vt:variant>
      <vt:variant>
        <vt:i4>1734</vt:i4>
      </vt:variant>
      <vt:variant>
        <vt:i4>0</vt:i4>
      </vt:variant>
      <vt:variant>
        <vt:i4>5</vt:i4>
      </vt:variant>
      <vt:variant>
        <vt:lpwstr/>
      </vt:variant>
      <vt:variant>
        <vt:lpwstr>_ENREF_71</vt:lpwstr>
      </vt:variant>
      <vt:variant>
        <vt:i4>4653067</vt:i4>
      </vt:variant>
      <vt:variant>
        <vt:i4>1731</vt:i4>
      </vt:variant>
      <vt:variant>
        <vt:i4>0</vt:i4>
      </vt:variant>
      <vt:variant>
        <vt:i4>5</vt:i4>
      </vt:variant>
      <vt:variant>
        <vt:lpwstr/>
      </vt:variant>
      <vt:variant>
        <vt:lpwstr>_ENREF_64</vt:lpwstr>
      </vt:variant>
      <vt:variant>
        <vt:i4>4653067</vt:i4>
      </vt:variant>
      <vt:variant>
        <vt:i4>1728</vt:i4>
      </vt:variant>
      <vt:variant>
        <vt:i4>0</vt:i4>
      </vt:variant>
      <vt:variant>
        <vt:i4>5</vt:i4>
      </vt:variant>
      <vt:variant>
        <vt:lpwstr/>
      </vt:variant>
      <vt:variant>
        <vt:lpwstr>_ENREF_62</vt:lpwstr>
      </vt:variant>
      <vt:variant>
        <vt:i4>4456459</vt:i4>
      </vt:variant>
      <vt:variant>
        <vt:i4>1725</vt:i4>
      </vt:variant>
      <vt:variant>
        <vt:i4>0</vt:i4>
      </vt:variant>
      <vt:variant>
        <vt:i4>5</vt:i4>
      </vt:variant>
      <vt:variant>
        <vt:lpwstr/>
      </vt:variant>
      <vt:variant>
        <vt:lpwstr>_ENREF_52</vt:lpwstr>
      </vt:variant>
      <vt:variant>
        <vt:i4>4456459</vt:i4>
      </vt:variant>
      <vt:variant>
        <vt:i4>1717</vt:i4>
      </vt:variant>
      <vt:variant>
        <vt:i4>0</vt:i4>
      </vt:variant>
      <vt:variant>
        <vt:i4>5</vt:i4>
      </vt:variant>
      <vt:variant>
        <vt:lpwstr/>
      </vt:variant>
      <vt:variant>
        <vt:lpwstr>_ENREF_53</vt:lpwstr>
      </vt:variant>
      <vt:variant>
        <vt:i4>4325387</vt:i4>
      </vt:variant>
      <vt:variant>
        <vt:i4>1714</vt:i4>
      </vt:variant>
      <vt:variant>
        <vt:i4>0</vt:i4>
      </vt:variant>
      <vt:variant>
        <vt:i4>5</vt:i4>
      </vt:variant>
      <vt:variant>
        <vt:lpwstr/>
      </vt:variant>
      <vt:variant>
        <vt:lpwstr>_ENREF_3</vt:lpwstr>
      </vt:variant>
      <vt:variant>
        <vt:i4>4587531</vt:i4>
      </vt:variant>
      <vt:variant>
        <vt:i4>1708</vt:i4>
      </vt:variant>
      <vt:variant>
        <vt:i4>0</vt:i4>
      </vt:variant>
      <vt:variant>
        <vt:i4>5</vt:i4>
      </vt:variant>
      <vt:variant>
        <vt:lpwstr/>
      </vt:variant>
      <vt:variant>
        <vt:lpwstr>_ENREF_75</vt:lpwstr>
      </vt:variant>
      <vt:variant>
        <vt:i4>4456459</vt:i4>
      </vt:variant>
      <vt:variant>
        <vt:i4>1702</vt:i4>
      </vt:variant>
      <vt:variant>
        <vt:i4>0</vt:i4>
      </vt:variant>
      <vt:variant>
        <vt:i4>5</vt:i4>
      </vt:variant>
      <vt:variant>
        <vt:lpwstr/>
      </vt:variant>
      <vt:variant>
        <vt:lpwstr>_ENREF_54</vt:lpwstr>
      </vt:variant>
      <vt:variant>
        <vt:i4>4325387</vt:i4>
      </vt:variant>
      <vt:variant>
        <vt:i4>1699</vt:i4>
      </vt:variant>
      <vt:variant>
        <vt:i4>0</vt:i4>
      </vt:variant>
      <vt:variant>
        <vt:i4>5</vt:i4>
      </vt:variant>
      <vt:variant>
        <vt:lpwstr/>
      </vt:variant>
      <vt:variant>
        <vt:lpwstr>_ENREF_32</vt:lpwstr>
      </vt:variant>
      <vt:variant>
        <vt:i4>4325387</vt:i4>
      </vt:variant>
      <vt:variant>
        <vt:i4>1696</vt:i4>
      </vt:variant>
      <vt:variant>
        <vt:i4>0</vt:i4>
      </vt:variant>
      <vt:variant>
        <vt:i4>5</vt:i4>
      </vt:variant>
      <vt:variant>
        <vt:lpwstr/>
      </vt:variant>
      <vt:variant>
        <vt:lpwstr>_ENREF_30</vt:lpwstr>
      </vt:variant>
      <vt:variant>
        <vt:i4>4390923</vt:i4>
      </vt:variant>
      <vt:variant>
        <vt:i4>1693</vt:i4>
      </vt:variant>
      <vt:variant>
        <vt:i4>0</vt:i4>
      </vt:variant>
      <vt:variant>
        <vt:i4>5</vt:i4>
      </vt:variant>
      <vt:variant>
        <vt:lpwstr/>
      </vt:variant>
      <vt:variant>
        <vt:lpwstr>_ENREF_27</vt:lpwstr>
      </vt:variant>
      <vt:variant>
        <vt:i4>4456459</vt:i4>
      </vt:variant>
      <vt:variant>
        <vt:i4>1685</vt:i4>
      </vt:variant>
      <vt:variant>
        <vt:i4>0</vt:i4>
      </vt:variant>
      <vt:variant>
        <vt:i4>5</vt:i4>
      </vt:variant>
      <vt:variant>
        <vt:lpwstr/>
      </vt:variant>
      <vt:variant>
        <vt:lpwstr>_ENREF_55</vt:lpwstr>
      </vt:variant>
      <vt:variant>
        <vt:i4>4587531</vt:i4>
      </vt:variant>
      <vt:variant>
        <vt:i4>1682</vt:i4>
      </vt:variant>
      <vt:variant>
        <vt:i4>0</vt:i4>
      </vt:variant>
      <vt:variant>
        <vt:i4>5</vt:i4>
      </vt:variant>
      <vt:variant>
        <vt:lpwstr/>
      </vt:variant>
      <vt:variant>
        <vt:lpwstr>_ENREF_7</vt:lpwstr>
      </vt:variant>
      <vt:variant>
        <vt:i4>4784139</vt:i4>
      </vt:variant>
      <vt:variant>
        <vt:i4>1674</vt:i4>
      </vt:variant>
      <vt:variant>
        <vt:i4>0</vt:i4>
      </vt:variant>
      <vt:variant>
        <vt:i4>5</vt:i4>
      </vt:variant>
      <vt:variant>
        <vt:lpwstr/>
      </vt:variant>
      <vt:variant>
        <vt:lpwstr>_ENREF_87</vt:lpwstr>
      </vt:variant>
      <vt:variant>
        <vt:i4>4456459</vt:i4>
      </vt:variant>
      <vt:variant>
        <vt:i4>1668</vt:i4>
      </vt:variant>
      <vt:variant>
        <vt:i4>0</vt:i4>
      </vt:variant>
      <vt:variant>
        <vt:i4>5</vt:i4>
      </vt:variant>
      <vt:variant>
        <vt:lpwstr/>
      </vt:variant>
      <vt:variant>
        <vt:lpwstr>_ENREF_54</vt:lpwstr>
      </vt:variant>
      <vt:variant>
        <vt:i4>4521995</vt:i4>
      </vt:variant>
      <vt:variant>
        <vt:i4>1665</vt:i4>
      </vt:variant>
      <vt:variant>
        <vt:i4>0</vt:i4>
      </vt:variant>
      <vt:variant>
        <vt:i4>5</vt:i4>
      </vt:variant>
      <vt:variant>
        <vt:lpwstr/>
      </vt:variant>
      <vt:variant>
        <vt:lpwstr>_ENREF_45</vt:lpwstr>
      </vt:variant>
      <vt:variant>
        <vt:i4>4521995</vt:i4>
      </vt:variant>
      <vt:variant>
        <vt:i4>1662</vt:i4>
      </vt:variant>
      <vt:variant>
        <vt:i4>0</vt:i4>
      </vt:variant>
      <vt:variant>
        <vt:i4>5</vt:i4>
      </vt:variant>
      <vt:variant>
        <vt:lpwstr/>
      </vt:variant>
      <vt:variant>
        <vt:lpwstr>_ENREF_42</vt:lpwstr>
      </vt:variant>
      <vt:variant>
        <vt:i4>4456459</vt:i4>
      </vt:variant>
      <vt:variant>
        <vt:i4>1654</vt:i4>
      </vt:variant>
      <vt:variant>
        <vt:i4>0</vt:i4>
      </vt:variant>
      <vt:variant>
        <vt:i4>5</vt:i4>
      </vt:variant>
      <vt:variant>
        <vt:lpwstr/>
      </vt:variant>
      <vt:variant>
        <vt:lpwstr>_ENREF_59</vt:lpwstr>
      </vt:variant>
      <vt:variant>
        <vt:i4>4456459</vt:i4>
      </vt:variant>
      <vt:variant>
        <vt:i4>1651</vt:i4>
      </vt:variant>
      <vt:variant>
        <vt:i4>0</vt:i4>
      </vt:variant>
      <vt:variant>
        <vt:i4>5</vt:i4>
      </vt:variant>
      <vt:variant>
        <vt:lpwstr/>
      </vt:variant>
      <vt:variant>
        <vt:lpwstr>_ENREF_57</vt:lpwstr>
      </vt:variant>
      <vt:variant>
        <vt:i4>4325387</vt:i4>
      </vt:variant>
      <vt:variant>
        <vt:i4>1648</vt:i4>
      </vt:variant>
      <vt:variant>
        <vt:i4>0</vt:i4>
      </vt:variant>
      <vt:variant>
        <vt:i4>5</vt:i4>
      </vt:variant>
      <vt:variant>
        <vt:lpwstr/>
      </vt:variant>
      <vt:variant>
        <vt:lpwstr>_ENREF_38</vt:lpwstr>
      </vt:variant>
      <vt:variant>
        <vt:i4>4390923</vt:i4>
      </vt:variant>
      <vt:variant>
        <vt:i4>1645</vt:i4>
      </vt:variant>
      <vt:variant>
        <vt:i4>0</vt:i4>
      </vt:variant>
      <vt:variant>
        <vt:i4>5</vt:i4>
      </vt:variant>
      <vt:variant>
        <vt:lpwstr/>
      </vt:variant>
      <vt:variant>
        <vt:lpwstr>_ENREF_26</vt:lpwstr>
      </vt:variant>
      <vt:variant>
        <vt:i4>4521995</vt:i4>
      </vt:variant>
      <vt:variant>
        <vt:i4>1637</vt:i4>
      </vt:variant>
      <vt:variant>
        <vt:i4>0</vt:i4>
      </vt:variant>
      <vt:variant>
        <vt:i4>5</vt:i4>
      </vt:variant>
      <vt:variant>
        <vt:lpwstr/>
      </vt:variant>
      <vt:variant>
        <vt:lpwstr>_ENREF_41</vt:lpwstr>
      </vt:variant>
      <vt:variant>
        <vt:i4>4325387</vt:i4>
      </vt:variant>
      <vt:variant>
        <vt:i4>1634</vt:i4>
      </vt:variant>
      <vt:variant>
        <vt:i4>0</vt:i4>
      </vt:variant>
      <vt:variant>
        <vt:i4>5</vt:i4>
      </vt:variant>
      <vt:variant>
        <vt:lpwstr/>
      </vt:variant>
      <vt:variant>
        <vt:lpwstr>_ENREF_37</vt:lpwstr>
      </vt:variant>
      <vt:variant>
        <vt:i4>4653067</vt:i4>
      </vt:variant>
      <vt:variant>
        <vt:i4>1631</vt:i4>
      </vt:variant>
      <vt:variant>
        <vt:i4>0</vt:i4>
      </vt:variant>
      <vt:variant>
        <vt:i4>5</vt:i4>
      </vt:variant>
      <vt:variant>
        <vt:lpwstr/>
      </vt:variant>
      <vt:variant>
        <vt:lpwstr>_ENREF_6</vt:lpwstr>
      </vt:variant>
      <vt:variant>
        <vt:i4>4653067</vt:i4>
      </vt:variant>
      <vt:variant>
        <vt:i4>1623</vt:i4>
      </vt:variant>
      <vt:variant>
        <vt:i4>0</vt:i4>
      </vt:variant>
      <vt:variant>
        <vt:i4>5</vt:i4>
      </vt:variant>
      <vt:variant>
        <vt:lpwstr/>
      </vt:variant>
      <vt:variant>
        <vt:lpwstr>_ENREF_68</vt:lpwstr>
      </vt:variant>
      <vt:variant>
        <vt:i4>4653067</vt:i4>
      </vt:variant>
      <vt:variant>
        <vt:i4>1620</vt:i4>
      </vt:variant>
      <vt:variant>
        <vt:i4>0</vt:i4>
      </vt:variant>
      <vt:variant>
        <vt:i4>5</vt:i4>
      </vt:variant>
      <vt:variant>
        <vt:lpwstr/>
      </vt:variant>
      <vt:variant>
        <vt:lpwstr>_ENREF_63</vt:lpwstr>
      </vt:variant>
      <vt:variant>
        <vt:i4>4653067</vt:i4>
      </vt:variant>
      <vt:variant>
        <vt:i4>1617</vt:i4>
      </vt:variant>
      <vt:variant>
        <vt:i4>0</vt:i4>
      </vt:variant>
      <vt:variant>
        <vt:i4>5</vt:i4>
      </vt:variant>
      <vt:variant>
        <vt:lpwstr/>
      </vt:variant>
      <vt:variant>
        <vt:lpwstr>_ENREF_61</vt:lpwstr>
      </vt:variant>
      <vt:variant>
        <vt:i4>4456459</vt:i4>
      </vt:variant>
      <vt:variant>
        <vt:i4>1614</vt:i4>
      </vt:variant>
      <vt:variant>
        <vt:i4>0</vt:i4>
      </vt:variant>
      <vt:variant>
        <vt:i4>5</vt:i4>
      </vt:variant>
      <vt:variant>
        <vt:lpwstr/>
      </vt:variant>
      <vt:variant>
        <vt:lpwstr>_ENREF_56</vt:lpwstr>
      </vt:variant>
      <vt:variant>
        <vt:i4>4194315</vt:i4>
      </vt:variant>
      <vt:variant>
        <vt:i4>1611</vt:i4>
      </vt:variant>
      <vt:variant>
        <vt:i4>0</vt:i4>
      </vt:variant>
      <vt:variant>
        <vt:i4>5</vt:i4>
      </vt:variant>
      <vt:variant>
        <vt:lpwstr/>
      </vt:variant>
      <vt:variant>
        <vt:lpwstr>_ENREF_11</vt:lpwstr>
      </vt:variant>
      <vt:variant>
        <vt:i4>4456459</vt:i4>
      </vt:variant>
      <vt:variant>
        <vt:i4>1603</vt:i4>
      </vt:variant>
      <vt:variant>
        <vt:i4>0</vt:i4>
      </vt:variant>
      <vt:variant>
        <vt:i4>5</vt:i4>
      </vt:variant>
      <vt:variant>
        <vt:lpwstr/>
      </vt:variant>
      <vt:variant>
        <vt:lpwstr>_ENREF_50</vt:lpwstr>
      </vt:variant>
      <vt:variant>
        <vt:i4>4521995</vt:i4>
      </vt:variant>
      <vt:variant>
        <vt:i4>1600</vt:i4>
      </vt:variant>
      <vt:variant>
        <vt:i4>0</vt:i4>
      </vt:variant>
      <vt:variant>
        <vt:i4>5</vt:i4>
      </vt:variant>
      <vt:variant>
        <vt:lpwstr/>
      </vt:variant>
      <vt:variant>
        <vt:lpwstr>_ENREF_48</vt:lpwstr>
      </vt:variant>
      <vt:variant>
        <vt:i4>4587531</vt:i4>
      </vt:variant>
      <vt:variant>
        <vt:i4>1594</vt:i4>
      </vt:variant>
      <vt:variant>
        <vt:i4>0</vt:i4>
      </vt:variant>
      <vt:variant>
        <vt:i4>5</vt:i4>
      </vt:variant>
      <vt:variant>
        <vt:lpwstr/>
      </vt:variant>
      <vt:variant>
        <vt:lpwstr>_ENREF_76</vt:lpwstr>
      </vt:variant>
      <vt:variant>
        <vt:i4>4587531</vt:i4>
      </vt:variant>
      <vt:variant>
        <vt:i4>1591</vt:i4>
      </vt:variant>
      <vt:variant>
        <vt:i4>0</vt:i4>
      </vt:variant>
      <vt:variant>
        <vt:i4>5</vt:i4>
      </vt:variant>
      <vt:variant>
        <vt:lpwstr/>
      </vt:variant>
      <vt:variant>
        <vt:lpwstr>_ENREF_74</vt:lpwstr>
      </vt:variant>
      <vt:variant>
        <vt:i4>4325387</vt:i4>
      </vt:variant>
      <vt:variant>
        <vt:i4>1583</vt:i4>
      </vt:variant>
      <vt:variant>
        <vt:i4>0</vt:i4>
      </vt:variant>
      <vt:variant>
        <vt:i4>5</vt:i4>
      </vt:variant>
      <vt:variant>
        <vt:lpwstr/>
      </vt:variant>
      <vt:variant>
        <vt:lpwstr>_ENREF_31</vt:lpwstr>
      </vt:variant>
      <vt:variant>
        <vt:i4>4325387</vt:i4>
      </vt:variant>
      <vt:variant>
        <vt:i4>1580</vt:i4>
      </vt:variant>
      <vt:variant>
        <vt:i4>0</vt:i4>
      </vt:variant>
      <vt:variant>
        <vt:i4>5</vt:i4>
      </vt:variant>
      <vt:variant>
        <vt:lpwstr/>
      </vt:variant>
      <vt:variant>
        <vt:lpwstr>_ENREF_30</vt:lpwstr>
      </vt:variant>
      <vt:variant>
        <vt:i4>4390923</vt:i4>
      </vt:variant>
      <vt:variant>
        <vt:i4>1577</vt:i4>
      </vt:variant>
      <vt:variant>
        <vt:i4>0</vt:i4>
      </vt:variant>
      <vt:variant>
        <vt:i4>5</vt:i4>
      </vt:variant>
      <vt:variant>
        <vt:lpwstr/>
      </vt:variant>
      <vt:variant>
        <vt:lpwstr>_ENREF_25</vt:lpwstr>
      </vt:variant>
      <vt:variant>
        <vt:i4>4390923</vt:i4>
      </vt:variant>
      <vt:variant>
        <vt:i4>1574</vt:i4>
      </vt:variant>
      <vt:variant>
        <vt:i4>0</vt:i4>
      </vt:variant>
      <vt:variant>
        <vt:i4>5</vt:i4>
      </vt:variant>
      <vt:variant>
        <vt:lpwstr/>
      </vt:variant>
      <vt:variant>
        <vt:lpwstr>_ENREF_24</vt:lpwstr>
      </vt:variant>
      <vt:variant>
        <vt:i4>4390923</vt:i4>
      </vt:variant>
      <vt:variant>
        <vt:i4>1571</vt:i4>
      </vt:variant>
      <vt:variant>
        <vt:i4>0</vt:i4>
      </vt:variant>
      <vt:variant>
        <vt:i4>5</vt:i4>
      </vt:variant>
      <vt:variant>
        <vt:lpwstr/>
      </vt:variant>
      <vt:variant>
        <vt:lpwstr>_ENREF_22</vt:lpwstr>
      </vt:variant>
      <vt:variant>
        <vt:i4>4194315</vt:i4>
      </vt:variant>
      <vt:variant>
        <vt:i4>1568</vt:i4>
      </vt:variant>
      <vt:variant>
        <vt:i4>0</vt:i4>
      </vt:variant>
      <vt:variant>
        <vt:i4>5</vt:i4>
      </vt:variant>
      <vt:variant>
        <vt:lpwstr/>
      </vt:variant>
      <vt:variant>
        <vt:lpwstr>_ENREF_10</vt:lpwstr>
      </vt:variant>
      <vt:variant>
        <vt:i4>4784139</vt:i4>
      </vt:variant>
      <vt:variant>
        <vt:i4>1560</vt:i4>
      </vt:variant>
      <vt:variant>
        <vt:i4>0</vt:i4>
      </vt:variant>
      <vt:variant>
        <vt:i4>5</vt:i4>
      </vt:variant>
      <vt:variant>
        <vt:lpwstr/>
      </vt:variant>
      <vt:variant>
        <vt:lpwstr>_ENREF_87</vt:lpwstr>
      </vt:variant>
      <vt:variant>
        <vt:i4>4653067</vt:i4>
      </vt:variant>
      <vt:variant>
        <vt:i4>1557</vt:i4>
      </vt:variant>
      <vt:variant>
        <vt:i4>0</vt:i4>
      </vt:variant>
      <vt:variant>
        <vt:i4>5</vt:i4>
      </vt:variant>
      <vt:variant>
        <vt:lpwstr/>
      </vt:variant>
      <vt:variant>
        <vt:lpwstr>_ENREF_67</vt:lpwstr>
      </vt:variant>
      <vt:variant>
        <vt:i4>4325387</vt:i4>
      </vt:variant>
      <vt:variant>
        <vt:i4>1554</vt:i4>
      </vt:variant>
      <vt:variant>
        <vt:i4>0</vt:i4>
      </vt:variant>
      <vt:variant>
        <vt:i4>5</vt:i4>
      </vt:variant>
      <vt:variant>
        <vt:lpwstr/>
      </vt:variant>
      <vt:variant>
        <vt:lpwstr>_ENREF_39</vt:lpwstr>
      </vt:variant>
      <vt:variant>
        <vt:i4>4325387</vt:i4>
      </vt:variant>
      <vt:variant>
        <vt:i4>1546</vt:i4>
      </vt:variant>
      <vt:variant>
        <vt:i4>0</vt:i4>
      </vt:variant>
      <vt:variant>
        <vt:i4>5</vt:i4>
      </vt:variant>
      <vt:variant>
        <vt:lpwstr/>
      </vt:variant>
      <vt:variant>
        <vt:lpwstr>_ENREF_39</vt:lpwstr>
      </vt:variant>
      <vt:variant>
        <vt:i4>4784139</vt:i4>
      </vt:variant>
      <vt:variant>
        <vt:i4>1540</vt:i4>
      </vt:variant>
      <vt:variant>
        <vt:i4>0</vt:i4>
      </vt:variant>
      <vt:variant>
        <vt:i4>5</vt:i4>
      </vt:variant>
      <vt:variant>
        <vt:lpwstr/>
      </vt:variant>
      <vt:variant>
        <vt:lpwstr>_ENREF_87</vt:lpwstr>
      </vt:variant>
      <vt:variant>
        <vt:i4>4653067</vt:i4>
      </vt:variant>
      <vt:variant>
        <vt:i4>1534</vt:i4>
      </vt:variant>
      <vt:variant>
        <vt:i4>0</vt:i4>
      </vt:variant>
      <vt:variant>
        <vt:i4>5</vt:i4>
      </vt:variant>
      <vt:variant>
        <vt:lpwstr/>
      </vt:variant>
      <vt:variant>
        <vt:lpwstr>_ENREF_67</vt:lpwstr>
      </vt:variant>
      <vt:variant>
        <vt:i4>4456459</vt:i4>
      </vt:variant>
      <vt:variant>
        <vt:i4>1528</vt:i4>
      </vt:variant>
      <vt:variant>
        <vt:i4>0</vt:i4>
      </vt:variant>
      <vt:variant>
        <vt:i4>5</vt:i4>
      </vt:variant>
      <vt:variant>
        <vt:lpwstr/>
      </vt:variant>
      <vt:variant>
        <vt:lpwstr>_ENREF_50</vt:lpwstr>
      </vt:variant>
      <vt:variant>
        <vt:i4>4194315</vt:i4>
      </vt:variant>
      <vt:variant>
        <vt:i4>1522</vt:i4>
      </vt:variant>
      <vt:variant>
        <vt:i4>0</vt:i4>
      </vt:variant>
      <vt:variant>
        <vt:i4>5</vt:i4>
      </vt:variant>
      <vt:variant>
        <vt:lpwstr/>
      </vt:variant>
      <vt:variant>
        <vt:lpwstr>_ENREF_1</vt:lpwstr>
      </vt:variant>
      <vt:variant>
        <vt:i4>4653067</vt:i4>
      </vt:variant>
      <vt:variant>
        <vt:i4>1516</vt:i4>
      </vt:variant>
      <vt:variant>
        <vt:i4>0</vt:i4>
      </vt:variant>
      <vt:variant>
        <vt:i4>5</vt:i4>
      </vt:variant>
      <vt:variant>
        <vt:lpwstr/>
      </vt:variant>
      <vt:variant>
        <vt:lpwstr>_ENREF_65</vt:lpwstr>
      </vt:variant>
      <vt:variant>
        <vt:i4>4390923</vt:i4>
      </vt:variant>
      <vt:variant>
        <vt:i4>1510</vt:i4>
      </vt:variant>
      <vt:variant>
        <vt:i4>0</vt:i4>
      </vt:variant>
      <vt:variant>
        <vt:i4>5</vt:i4>
      </vt:variant>
      <vt:variant>
        <vt:lpwstr/>
      </vt:variant>
      <vt:variant>
        <vt:lpwstr>_ENREF_23</vt:lpwstr>
      </vt:variant>
      <vt:variant>
        <vt:i4>4456459</vt:i4>
      </vt:variant>
      <vt:variant>
        <vt:i4>1504</vt:i4>
      </vt:variant>
      <vt:variant>
        <vt:i4>0</vt:i4>
      </vt:variant>
      <vt:variant>
        <vt:i4>5</vt:i4>
      </vt:variant>
      <vt:variant>
        <vt:lpwstr/>
      </vt:variant>
      <vt:variant>
        <vt:lpwstr>_ENREF_50</vt:lpwstr>
      </vt:variant>
      <vt:variant>
        <vt:i4>4194315</vt:i4>
      </vt:variant>
      <vt:variant>
        <vt:i4>1498</vt:i4>
      </vt:variant>
      <vt:variant>
        <vt:i4>0</vt:i4>
      </vt:variant>
      <vt:variant>
        <vt:i4>5</vt:i4>
      </vt:variant>
      <vt:variant>
        <vt:lpwstr/>
      </vt:variant>
      <vt:variant>
        <vt:lpwstr>_ENREF_1</vt:lpwstr>
      </vt:variant>
      <vt:variant>
        <vt:i4>4653067</vt:i4>
      </vt:variant>
      <vt:variant>
        <vt:i4>1492</vt:i4>
      </vt:variant>
      <vt:variant>
        <vt:i4>0</vt:i4>
      </vt:variant>
      <vt:variant>
        <vt:i4>5</vt:i4>
      </vt:variant>
      <vt:variant>
        <vt:lpwstr/>
      </vt:variant>
      <vt:variant>
        <vt:lpwstr>_ENREF_65</vt:lpwstr>
      </vt:variant>
      <vt:variant>
        <vt:i4>4390923</vt:i4>
      </vt:variant>
      <vt:variant>
        <vt:i4>1486</vt:i4>
      </vt:variant>
      <vt:variant>
        <vt:i4>0</vt:i4>
      </vt:variant>
      <vt:variant>
        <vt:i4>5</vt:i4>
      </vt:variant>
      <vt:variant>
        <vt:lpwstr/>
      </vt:variant>
      <vt:variant>
        <vt:lpwstr>_ENREF_23</vt:lpwstr>
      </vt:variant>
      <vt:variant>
        <vt:i4>4325387</vt:i4>
      </vt:variant>
      <vt:variant>
        <vt:i4>1480</vt:i4>
      </vt:variant>
      <vt:variant>
        <vt:i4>0</vt:i4>
      </vt:variant>
      <vt:variant>
        <vt:i4>5</vt:i4>
      </vt:variant>
      <vt:variant>
        <vt:lpwstr/>
      </vt:variant>
      <vt:variant>
        <vt:lpwstr>_ENREF_36</vt:lpwstr>
      </vt:variant>
      <vt:variant>
        <vt:i4>4325387</vt:i4>
      </vt:variant>
      <vt:variant>
        <vt:i4>1477</vt:i4>
      </vt:variant>
      <vt:variant>
        <vt:i4>0</vt:i4>
      </vt:variant>
      <vt:variant>
        <vt:i4>5</vt:i4>
      </vt:variant>
      <vt:variant>
        <vt:lpwstr/>
      </vt:variant>
      <vt:variant>
        <vt:lpwstr>_ENREF_34</vt:lpwstr>
      </vt:variant>
      <vt:variant>
        <vt:i4>4390923</vt:i4>
      </vt:variant>
      <vt:variant>
        <vt:i4>1474</vt:i4>
      </vt:variant>
      <vt:variant>
        <vt:i4>0</vt:i4>
      </vt:variant>
      <vt:variant>
        <vt:i4>5</vt:i4>
      </vt:variant>
      <vt:variant>
        <vt:lpwstr/>
      </vt:variant>
      <vt:variant>
        <vt:lpwstr>_ENREF_20</vt:lpwstr>
      </vt:variant>
      <vt:variant>
        <vt:i4>4325387</vt:i4>
      </vt:variant>
      <vt:variant>
        <vt:i4>1466</vt:i4>
      </vt:variant>
      <vt:variant>
        <vt:i4>0</vt:i4>
      </vt:variant>
      <vt:variant>
        <vt:i4>5</vt:i4>
      </vt:variant>
      <vt:variant>
        <vt:lpwstr/>
      </vt:variant>
      <vt:variant>
        <vt:lpwstr>_ENREF_36</vt:lpwstr>
      </vt:variant>
      <vt:variant>
        <vt:i4>4325387</vt:i4>
      </vt:variant>
      <vt:variant>
        <vt:i4>1463</vt:i4>
      </vt:variant>
      <vt:variant>
        <vt:i4>0</vt:i4>
      </vt:variant>
      <vt:variant>
        <vt:i4>5</vt:i4>
      </vt:variant>
      <vt:variant>
        <vt:lpwstr/>
      </vt:variant>
      <vt:variant>
        <vt:lpwstr>_ENREF_34</vt:lpwstr>
      </vt:variant>
      <vt:variant>
        <vt:i4>4390923</vt:i4>
      </vt:variant>
      <vt:variant>
        <vt:i4>1457</vt:i4>
      </vt:variant>
      <vt:variant>
        <vt:i4>0</vt:i4>
      </vt:variant>
      <vt:variant>
        <vt:i4>5</vt:i4>
      </vt:variant>
      <vt:variant>
        <vt:lpwstr/>
      </vt:variant>
      <vt:variant>
        <vt:lpwstr>_ENREF_20</vt:lpwstr>
      </vt:variant>
      <vt:variant>
        <vt:i4>4653067</vt:i4>
      </vt:variant>
      <vt:variant>
        <vt:i4>1448</vt:i4>
      </vt:variant>
      <vt:variant>
        <vt:i4>0</vt:i4>
      </vt:variant>
      <vt:variant>
        <vt:i4>5</vt:i4>
      </vt:variant>
      <vt:variant>
        <vt:lpwstr/>
      </vt:variant>
      <vt:variant>
        <vt:lpwstr>_ENREF_60</vt:lpwstr>
      </vt:variant>
      <vt:variant>
        <vt:i4>4390923</vt:i4>
      </vt:variant>
      <vt:variant>
        <vt:i4>1442</vt:i4>
      </vt:variant>
      <vt:variant>
        <vt:i4>0</vt:i4>
      </vt:variant>
      <vt:variant>
        <vt:i4>5</vt:i4>
      </vt:variant>
      <vt:variant>
        <vt:lpwstr/>
      </vt:variant>
      <vt:variant>
        <vt:lpwstr>_ENREF_29</vt:lpwstr>
      </vt:variant>
      <vt:variant>
        <vt:i4>4653067</vt:i4>
      </vt:variant>
      <vt:variant>
        <vt:i4>1436</vt:i4>
      </vt:variant>
      <vt:variant>
        <vt:i4>0</vt:i4>
      </vt:variant>
      <vt:variant>
        <vt:i4>5</vt:i4>
      </vt:variant>
      <vt:variant>
        <vt:lpwstr/>
      </vt:variant>
      <vt:variant>
        <vt:lpwstr>_ENREF_64</vt:lpwstr>
      </vt:variant>
      <vt:variant>
        <vt:i4>4456459</vt:i4>
      </vt:variant>
      <vt:variant>
        <vt:i4>1433</vt:i4>
      </vt:variant>
      <vt:variant>
        <vt:i4>0</vt:i4>
      </vt:variant>
      <vt:variant>
        <vt:i4>5</vt:i4>
      </vt:variant>
      <vt:variant>
        <vt:lpwstr/>
      </vt:variant>
      <vt:variant>
        <vt:lpwstr>_ENREF_58</vt:lpwstr>
      </vt:variant>
      <vt:variant>
        <vt:i4>4325387</vt:i4>
      </vt:variant>
      <vt:variant>
        <vt:i4>1427</vt:i4>
      </vt:variant>
      <vt:variant>
        <vt:i4>0</vt:i4>
      </vt:variant>
      <vt:variant>
        <vt:i4>5</vt:i4>
      </vt:variant>
      <vt:variant>
        <vt:lpwstr/>
      </vt:variant>
      <vt:variant>
        <vt:lpwstr>_ENREF_3</vt:lpwstr>
      </vt:variant>
      <vt:variant>
        <vt:i4>4587531</vt:i4>
      </vt:variant>
      <vt:variant>
        <vt:i4>1421</vt:i4>
      </vt:variant>
      <vt:variant>
        <vt:i4>0</vt:i4>
      </vt:variant>
      <vt:variant>
        <vt:i4>5</vt:i4>
      </vt:variant>
      <vt:variant>
        <vt:lpwstr/>
      </vt:variant>
      <vt:variant>
        <vt:lpwstr>_ENREF_73</vt:lpwstr>
      </vt:variant>
      <vt:variant>
        <vt:i4>4587531</vt:i4>
      </vt:variant>
      <vt:variant>
        <vt:i4>1415</vt:i4>
      </vt:variant>
      <vt:variant>
        <vt:i4>0</vt:i4>
      </vt:variant>
      <vt:variant>
        <vt:i4>5</vt:i4>
      </vt:variant>
      <vt:variant>
        <vt:lpwstr/>
      </vt:variant>
      <vt:variant>
        <vt:lpwstr>_ENREF_71</vt:lpwstr>
      </vt:variant>
      <vt:variant>
        <vt:i4>4456459</vt:i4>
      </vt:variant>
      <vt:variant>
        <vt:i4>1412</vt:i4>
      </vt:variant>
      <vt:variant>
        <vt:i4>0</vt:i4>
      </vt:variant>
      <vt:variant>
        <vt:i4>5</vt:i4>
      </vt:variant>
      <vt:variant>
        <vt:lpwstr/>
      </vt:variant>
      <vt:variant>
        <vt:lpwstr>_ENREF_54</vt:lpwstr>
      </vt:variant>
      <vt:variant>
        <vt:i4>4521995</vt:i4>
      </vt:variant>
      <vt:variant>
        <vt:i4>1409</vt:i4>
      </vt:variant>
      <vt:variant>
        <vt:i4>0</vt:i4>
      </vt:variant>
      <vt:variant>
        <vt:i4>5</vt:i4>
      </vt:variant>
      <vt:variant>
        <vt:lpwstr/>
      </vt:variant>
      <vt:variant>
        <vt:lpwstr>_ENREF_47</vt:lpwstr>
      </vt:variant>
      <vt:variant>
        <vt:i4>4325387</vt:i4>
      </vt:variant>
      <vt:variant>
        <vt:i4>1401</vt:i4>
      </vt:variant>
      <vt:variant>
        <vt:i4>0</vt:i4>
      </vt:variant>
      <vt:variant>
        <vt:i4>5</vt:i4>
      </vt:variant>
      <vt:variant>
        <vt:lpwstr/>
      </vt:variant>
      <vt:variant>
        <vt:lpwstr>_ENREF_38</vt:lpwstr>
      </vt:variant>
      <vt:variant>
        <vt:i4>4653067</vt:i4>
      </vt:variant>
      <vt:variant>
        <vt:i4>1395</vt:i4>
      </vt:variant>
      <vt:variant>
        <vt:i4>0</vt:i4>
      </vt:variant>
      <vt:variant>
        <vt:i4>5</vt:i4>
      </vt:variant>
      <vt:variant>
        <vt:lpwstr/>
      </vt:variant>
      <vt:variant>
        <vt:lpwstr>_ENREF_6</vt:lpwstr>
      </vt:variant>
      <vt:variant>
        <vt:i4>4194315</vt:i4>
      </vt:variant>
      <vt:variant>
        <vt:i4>1389</vt:i4>
      </vt:variant>
      <vt:variant>
        <vt:i4>0</vt:i4>
      </vt:variant>
      <vt:variant>
        <vt:i4>5</vt:i4>
      </vt:variant>
      <vt:variant>
        <vt:lpwstr/>
      </vt:variant>
      <vt:variant>
        <vt:lpwstr>_ENREF_10</vt:lpwstr>
      </vt:variant>
      <vt:variant>
        <vt:i4>4456459</vt:i4>
      </vt:variant>
      <vt:variant>
        <vt:i4>1383</vt:i4>
      </vt:variant>
      <vt:variant>
        <vt:i4>0</vt:i4>
      </vt:variant>
      <vt:variant>
        <vt:i4>5</vt:i4>
      </vt:variant>
      <vt:variant>
        <vt:lpwstr/>
      </vt:variant>
      <vt:variant>
        <vt:lpwstr>_ENREF_57</vt:lpwstr>
      </vt:variant>
      <vt:variant>
        <vt:i4>4456459</vt:i4>
      </vt:variant>
      <vt:variant>
        <vt:i4>1377</vt:i4>
      </vt:variant>
      <vt:variant>
        <vt:i4>0</vt:i4>
      </vt:variant>
      <vt:variant>
        <vt:i4>5</vt:i4>
      </vt:variant>
      <vt:variant>
        <vt:lpwstr/>
      </vt:variant>
      <vt:variant>
        <vt:lpwstr>_ENREF_55</vt:lpwstr>
      </vt:variant>
      <vt:variant>
        <vt:i4>4390923</vt:i4>
      </vt:variant>
      <vt:variant>
        <vt:i4>1371</vt:i4>
      </vt:variant>
      <vt:variant>
        <vt:i4>0</vt:i4>
      </vt:variant>
      <vt:variant>
        <vt:i4>5</vt:i4>
      </vt:variant>
      <vt:variant>
        <vt:lpwstr/>
      </vt:variant>
      <vt:variant>
        <vt:lpwstr>_ENREF_24</vt:lpwstr>
      </vt:variant>
      <vt:variant>
        <vt:i4>4653067</vt:i4>
      </vt:variant>
      <vt:variant>
        <vt:i4>1365</vt:i4>
      </vt:variant>
      <vt:variant>
        <vt:i4>0</vt:i4>
      </vt:variant>
      <vt:variant>
        <vt:i4>5</vt:i4>
      </vt:variant>
      <vt:variant>
        <vt:lpwstr/>
      </vt:variant>
      <vt:variant>
        <vt:lpwstr>_ENREF_61</vt:lpwstr>
      </vt:variant>
      <vt:variant>
        <vt:i4>4521995</vt:i4>
      </vt:variant>
      <vt:variant>
        <vt:i4>1362</vt:i4>
      </vt:variant>
      <vt:variant>
        <vt:i4>0</vt:i4>
      </vt:variant>
      <vt:variant>
        <vt:i4>5</vt:i4>
      </vt:variant>
      <vt:variant>
        <vt:lpwstr/>
      </vt:variant>
      <vt:variant>
        <vt:lpwstr>_ENREF_48</vt:lpwstr>
      </vt:variant>
      <vt:variant>
        <vt:i4>4587531</vt:i4>
      </vt:variant>
      <vt:variant>
        <vt:i4>1356</vt:i4>
      </vt:variant>
      <vt:variant>
        <vt:i4>0</vt:i4>
      </vt:variant>
      <vt:variant>
        <vt:i4>5</vt:i4>
      </vt:variant>
      <vt:variant>
        <vt:lpwstr/>
      </vt:variant>
      <vt:variant>
        <vt:lpwstr>_ENREF_74</vt:lpwstr>
      </vt:variant>
      <vt:variant>
        <vt:i4>4456459</vt:i4>
      </vt:variant>
      <vt:variant>
        <vt:i4>1353</vt:i4>
      </vt:variant>
      <vt:variant>
        <vt:i4>0</vt:i4>
      </vt:variant>
      <vt:variant>
        <vt:i4>5</vt:i4>
      </vt:variant>
      <vt:variant>
        <vt:lpwstr/>
      </vt:variant>
      <vt:variant>
        <vt:lpwstr>_ENREF_56</vt:lpwstr>
      </vt:variant>
      <vt:variant>
        <vt:i4>4325387</vt:i4>
      </vt:variant>
      <vt:variant>
        <vt:i4>1350</vt:i4>
      </vt:variant>
      <vt:variant>
        <vt:i4>0</vt:i4>
      </vt:variant>
      <vt:variant>
        <vt:i4>5</vt:i4>
      </vt:variant>
      <vt:variant>
        <vt:lpwstr/>
      </vt:variant>
      <vt:variant>
        <vt:lpwstr>_ENREF_35</vt:lpwstr>
      </vt:variant>
      <vt:variant>
        <vt:i4>4390923</vt:i4>
      </vt:variant>
      <vt:variant>
        <vt:i4>1347</vt:i4>
      </vt:variant>
      <vt:variant>
        <vt:i4>0</vt:i4>
      </vt:variant>
      <vt:variant>
        <vt:i4>5</vt:i4>
      </vt:variant>
      <vt:variant>
        <vt:lpwstr/>
      </vt:variant>
      <vt:variant>
        <vt:lpwstr>_ENREF_26</vt:lpwstr>
      </vt:variant>
      <vt:variant>
        <vt:i4>4521995</vt:i4>
      </vt:variant>
      <vt:variant>
        <vt:i4>1339</vt:i4>
      </vt:variant>
      <vt:variant>
        <vt:i4>0</vt:i4>
      </vt:variant>
      <vt:variant>
        <vt:i4>5</vt:i4>
      </vt:variant>
      <vt:variant>
        <vt:lpwstr/>
      </vt:variant>
      <vt:variant>
        <vt:lpwstr>_ENREF_42</vt:lpwstr>
      </vt:variant>
      <vt:variant>
        <vt:i4>4325387</vt:i4>
      </vt:variant>
      <vt:variant>
        <vt:i4>1333</vt:i4>
      </vt:variant>
      <vt:variant>
        <vt:i4>0</vt:i4>
      </vt:variant>
      <vt:variant>
        <vt:i4>5</vt:i4>
      </vt:variant>
      <vt:variant>
        <vt:lpwstr/>
      </vt:variant>
      <vt:variant>
        <vt:lpwstr>_ENREF_39</vt:lpwstr>
      </vt:variant>
      <vt:variant>
        <vt:i4>4325387</vt:i4>
      </vt:variant>
      <vt:variant>
        <vt:i4>1327</vt:i4>
      </vt:variant>
      <vt:variant>
        <vt:i4>0</vt:i4>
      </vt:variant>
      <vt:variant>
        <vt:i4>5</vt:i4>
      </vt:variant>
      <vt:variant>
        <vt:lpwstr/>
      </vt:variant>
      <vt:variant>
        <vt:lpwstr>_ENREF_39</vt:lpwstr>
      </vt:variant>
      <vt:variant>
        <vt:i4>4653067</vt:i4>
      </vt:variant>
      <vt:variant>
        <vt:i4>1321</vt:i4>
      </vt:variant>
      <vt:variant>
        <vt:i4>0</vt:i4>
      </vt:variant>
      <vt:variant>
        <vt:i4>5</vt:i4>
      </vt:variant>
      <vt:variant>
        <vt:lpwstr/>
      </vt:variant>
      <vt:variant>
        <vt:lpwstr>_ENREF_67</vt:lpwstr>
      </vt:variant>
      <vt:variant>
        <vt:i4>4194315</vt:i4>
      </vt:variant>
      <vt:variant>
        <vt:i4>1315</vt:i4>
      </vt:variant>
      <vt:variant>
        <vt:i4>0</vt:i4>
      </vt:variant>
      <vt:variant>
        <vt:i4>5</vt:i4>
      </vt:variant>
      <vt:variant>
        <vt:lpwstr/>
      </vt:variant>
      <vt:variant>
        <vt:lpwstr>_ENREF_1</vt:lpwstr>
      </vt:variant>
      <vt:variant>
        <vt:i4>4456459</vt:i4>
      </vt:variant>
      <vt:variant>
        <vt:i4>1309</vt:i4>
      </vt:variant>
      <vt:variant>
        <vt:i4>0</vt:i4>
      </vt:variant>
      <vt:variant>
        <vt:i4>5</vt:i4>
      </vt:variant>
      <vt:variant>
        <vt:lpwstr/>
      </vt:variant>
      <vt:variant>
        <vt:lpwstr>_ENREF_50</vt:lpwstr>
      </vt:variant>
      <vt:variant>
        <vt:i4>4390923</vt:i4>
      </vt:variant>
      <vt:variant>
        <vt:i4>1303</vt:i4>
      </vt:variant>
      <vt:variant>
        <vt:i4>0</vt:i4>
      </vt:variant>
      <vt:variant>
        <vt:i4>5</vt:i4>
      </vt:variant>
      <vt:variant>
        <vt:lpwstr/>
      </vt:variant>
      <vt:variant>
        <vt:lpwstr>_ENREF_23</vt:lpwstr>
      </vt:variant>
      <vt:variant>
        <vt:i4>4390923</vt:i4>
      </vt:variant>
      <vt:variant>
        <vt:i4>1297</vt:i4>
      </vt:variant>
      <vt:variant>
        <vt:i4>0</vt:i4>
      </vt:variant>
      <vt:variant>
        <vt:i4>5</vt:i4>
      </vt:variant>
      <vt:variant>
        <vt:lpwstr/>
      </vt:variant>
      <vt:variant>
        <vt:lpwstr>_ENREF_20</vt:lpwstr>
      </vt:variant>
      <vt:variant>
        <vt:i4>4390923</vt:i4>
      </vt:variant>
      <vt:variant>
        <vt:i4>1291</vt:i4>
      </vt:variant>
      <vt:variant>
        <vt:i4>0</vt:i4>
      </vt:variant>
      <vt:variant>
        <vt:i4>5</vt:i4>
      </vt:variant>
      <vt:variant>
        <vt:lpwstr/>
      </vt:variant>
      <vt:variant>
        <vt:lpwstr>_ENREF_20</vt:lpwstr>
      </vt:variant>
      <vt:variant>
        <vt:i4>4718603</vt:i4>
      </vt:variant>
      <vt:variant>
        <vt:i4>1276</vt:i4>
      </vt:variant>
      <vt:variant>
        <vt:i4>0</vt:i4>
      </vt:variant>
      <vt:variant>
        <vt:i4>5</vt:i4>
      </vt:variant>
      <vt:variant>
        <vt:lpwstr/>
      </vt:variant>
      <vt:variant>
        <vt:lpwstr>_ENREF_92</vt:lpwstr>
      </vt:variant>
      <vt:variant>
        <vt:i4>4587531</vt:i4>
      </vt:variant>
      <vt:variant>
        <vt:i4>1268</vt:i4>
      </vt:variant>
      <vt:variant>
        <vt:i4>0</vt:i4>
      </vt:variant>
      <vt:variant>
        <vt:i4>5</vt:i4>
      </vt:variant>
      <vt:variant>
        <vt:lpwstr/>
      </vt:variant>
      <vt:variant>
        <vt:lpwstr>_ENREF_72</vt:lpwstr>
      </vt:variant>
      <vt:variant>
        <vt:i4>4456459</vt:i4>
      </vt:variant>
      <vt:variant>
        <vt:i4>1265</vt:i4>
      </vt:variant>
      <vt:variant>
        <vt:i4>0</vt:i4>
      </vt:variant>
      <vt:variant>
        <vt:i4>5</vt:i4>
      </vt:variant>
      <vt:variant>
        <vt:lpwstr/>
      </vt:variant>
      <vt:variant>
        <vt:lpwstr>_ENREF_58</vt:lpwstr>
      </vt:variant>
      <vt:variant>
        <vt:i4>4521995</vt:i4>
      </vt:variant>
      <vt:variant>
        <vt:i4>1262</vt:i4>
      </vt:variant>
      <vt:variant>
        <vt:i4>0</vt:i4>
      </vt:variant>
      <vt:variant>
        <vt:i4>5</vt:i4>
      </vt:variant>
      <vt:variant>
        <vt:lpwstr/>
      </vt:variant>
      <vt:variant>
        <vt:lpwstr>_ENREF_49</vt:lpwstr>
      </vt:variant>
      <vt:variant>
        <vt:i4>4521995</vt:i4>
      </vt:variant>
      <vt:variant>
        <vt:i4>1259</vt:i4>
      </vt:variant>
      <vt:variant>
        <vt:i4>0</vt:i4>
      </vt:variant>
      <vt:variant>
        <vt:i4>5</vt:i4>
      </vt:variant>
      <vt:variant>
        <vt:lpwstr/>
      </vt:variant>
      <vt:variant>
        <vt:lpwstr>_ENREF_45</vt:lpwstr>
      </vt:variant>
      <vt:variant>
        <vt:i4>4521995</vt:i4>
      </vt:variant>
      <vt:variant>
        <vt:i4>1256</vt:i4>
      </vt:variant>
      <vt:variant>
        <vt:i4>0</vt:i4>
      </vt:variant>
      <vt:variant>
        <vt:i4>5</vt:i4>
      </vt:variant>
      <vt:variant>
        <vt:lpwstr/>
      </vt:variant>
      <vt:variant>
        <vt:lpwstr>_ENREF_41</vt:lpwstr>
      </vt:variant>
      <vt:variant>
        <vt:i4>4784139</vt:i4>
      </vt:variant>
      <vt:variant>
        <vt:i4>1248</vt:i4>
      </vt:variant>
      <vt:variant>
        <vt:i4>0</vt:i4>
      </vt:variant>
      <vt:variant>
        <vt:i4>5</vt:i4>
      </vt:variant>
      <vt:variant>
        <vt:lpwstr/>
      </vt:variant>
      <vt:variant>
        <vt:lpwstr>_ENREF_86</vt:lpwstr>
      </vt:variant>
      <vt:variant>
        <vt:i4>4784139</vt:i4>
      </vt:variant>
      <vt:variant>
        <vt:i4>1245</vt:i4>
      </vt:variant>
      <vt:variant>
        <vt:i4>0</vt:i4>
      </vt:variant>
      <vt:variant>
        <vt:i4>5</vt:i4>
      </vt:variant>
      <vt:variant>
        <vt:lpwstr/>
      </vt:variant>
      <vt:variant>
        <vt:lpwstr>_ENREF_85</vt:lpwstr>
      </vt:variant>
      <vt:variant>
        <vt:i4>4587531</vt:i4>
      </vt:variant>
      <vt:variant>
        <vt:i4>1242</vt:i4>
      </vt:variant>
      <vt:variant>
        <vt:i4>0</vt:i4>
      </vt:variant>
      <vt:variant>
        <vt:i4>5</vt:i4>
      </vt:variant>
      <vt:variant>
        <vt:lpwstr/>
      </vt:variant>
      <vt:variant>
        <vt:lpwstr>_ENREF_76</vt:lpwstr>
      </vt:variant>
      <vt:variant>
        <vt:i4>4587531</vt:i4>
      </vt:variant>
      <vt:variant>
        <vt:i4>1239</vt:i4>
      </vt:variant>
      <vt:variant>
        <vt:i4>0</vt:i4>
      </vt:variant>
      <vt:variant>
        <vt:i4>5</vt:i4>
      </vt:variant>
      <vt:variant>
        <vt:lpwstr/>
      </vt:variant>
      <vt:variant>
        <vt:lpwstr>_ENREF_75</vt:lpwstr>
      </vt:variant>
      <vt:variant>
        <vt:i4>4587531</vt:i4>
      </vt:variant>
      <vt:variant>
        <vt:i4>1236</vt:i4>
      </vt:variant>
      <vt:variant>
        <vt:i4>0</vt:i4>
      </vt:variant>
      <vt:variant>
        <vt:i4>5</vt:i4>
      </vt:variant>
      <vt:variant>
        <vt:lpwstr/>
      </vt:variant>
      <vt:variant>
        <vt:lpwstr>_ENREF_73</vt:lpwstr>
      </vt:variant>
      <vt:variant>
        <vt:i4>4587531</vt:i4>
      </vt:variant>
      <vt:variant>
        <vt:i4>1233</vt:i4>
      </vt:variant>
      <vt:variant>
        <vt:i4>0</vt:i4>
      </vt:variant>
      <vt:variant>
        <vt:i4>5</vt:i4>
      </vt:variant>
      <vt:variant>
        <vt:lpwstr/>
      </vt:variant>
      <vt:variant>
        <vt:lpwstr>_ENREF_70</vt:lpwstr>
      </vt:variant>
      <vt:variant>
        <vt:i4>4653067</vt:i4>
      </vt:variant>
      <vt:variant>
        <vt:i4>1230</vt:i4>
      </vt:variant>
      <vt:variant>
        <vt:i4>0</vt:i4>
      </vt:variant>
      <vt:variant>
        <vt:i4>5</vt:i4>
      </vt:variant>
      <vt:variant>
        <vt:lpwstr/>
      </vt:variant>
      <vt:variant>
        <vt:lpwstr>_ENREF_67</vt:lpwstr>
      </vt:variant>
      <vt:variant>
        <vt:i4>4653067</vt:i4>
      </vt:variant>
      <vt:variant>
        <vt:i4>1227</vt:i4>
      </vt:variant>
      <vt:variant>
        <vt:i4>0</vt:i4>
      </vt:variant>
      <vt:variant>
        <vt:i4>5</vt:i4>
      </vt:variant>
      <vt:variant>
        <vt:lpwstr/>
      </vt:variant>
      <vt:variant>
        <vt:lpwstr>_ENREF_65</vt:lpwstr>
      </vt:variant>
      <vt:variant>
        <vt:i4>4456459</vt:i4>
      </vt:variant>
      <vt:variant>
        <vt:i4>1224</vt:i4>
      </vt:variant>
      <vt:variant>
        <vt:i4>0</vt:i4>
      </vt:variant>
      <vt:variant>
        <vt:i4>5</vt:i4>
      </vt:variant>
      <vt:variant>
        <vt:lpwstr/>
      </vt:variant>
      <vt:variant>
        <vt:lpwstr>_ENREF_55</vt:lpwstr>
      </vt:variant>
      <vt:variant>
        <vt:i4>4456459</vt:i4>
      </vt:variant>
      <vt:variant>
        <vt:i4>1221</vt:i4>
      </vt:variant>
      <vt:variant>
        <vt:i4>0</vt:i4>
      </vt:variant>
      <vt:variant>
        <vt:i4>5</vt:i4>
      </vt:variant>
      <vt:variant>
        <vt:lpwstr/>
      </vt:variant>
      <vt:variant>
        <vt:lpwstr>_ENREF_53</vt:lpwstr>
      </vt:variant>
      <vt:variant>
        <vt:i4>4456459</vt:i4>
      </vt:variant>
      <vt:variant>
        <vt:i4>1218</vt:i4>
      </vt:variant>
      <vt:variant>
        <vt:i4>0</vt:i4>
      </vt:variant>
      <vt:variant>
        <vt:i4>5</vt:i4>
      </vt:variant>
      <vt:variant>
        <vt:lpwstr/>
      </vt:variant>
      <vt:variant>
        <vt:lpwstr>_ENREF_50</vt:lpwstr>
      </vt:variant>
      <vt:variant>
        <vt:i4>4521995</vt:i4>
      </vt:variant>
      <vt:variant>
        <vt:i4>1215</vt:i4>
      </vt:variant>
      <vt:variant>
        <vt:i4>0</vt:i4>
      </vt:variant>
      <vt:variant>
        <vt:i4>5</vt:i4>
      </vt:variant>
      <vt:variant>
        <vt:lpwstr/>
      </vt:variant>
      <vt:variant>
        <vt:lpwstr>_ENREF_48</vt:lpwstr>
      </vt:variant>
      <vt:variant>
        <vt:i4>4521995</vt:i4>
      </vt:variant>
      <vt:variant>
        <vt:i4>1212</vt:i4>
      </vt:variant>
      <vt:variant>
        <vt:i4>0</vt:i4>
      </vt:variant>
      <vt:variant>
        <vt:i4>5</vt:i4>
      </vt:variant>
      <vt:variant>
        <vt:lpwstr/>
      </vt:variant>
      <vt:variant>
        <vt:lpwstr>_ENREF_45</vt:lpwstr>
      </vt:variant>
      <vt:variant>
        <vt:i4>4325387</vt:i4>
      </vt:variant>
      <vt:variant>
        <vt:i4>1209</vt:i4>
      </vt:variant>
      <vt:variant>
        <vt:i4>0</vt:i4>
      </vt:variant>
      <vt:variant>
        <vt:i4>5</vt:i4>
      </vt:variant>
      <vt:variant>
        <vt:lpwstr/>
      </vt:variant>
      <vt:variant>
        <vt:lpwstr>_ENREF_38</vt:lpwstr>
      </vt:variant>
      <vt:variant>
        <vt:i4>4325387</vt:i4>
      </vt:variant>
      <vt:variant>
        <vt:i4>1206</vt:i4>
      </vt:variant>
      <vt:variant>
        <vt:i4>0</vt:i4>
      </vt:variant>
      <vt:variant>
        <vt:i4>5</vt:i4>
      </vt:variant>
      <vt:variant>
        <vt:lpwstr/>
      </vt:variant>
      <vt:variant>
        <vt:lpwstr>_ENREF_34</vt:lpwstr>
      </vt:variant>
      <vt:variant>
        <vt:i4>4325387</vt:i4>
      </vt:variant>
      <vt:variant>
        <vt:i4>1203</vt:i4>
      </vt:variant>
      <vt:variant>
        <vt:i4>0</vt:i4>
      </vt:variant>
      <vt:variant>
        <vt:i4>5</vt:i4>
      </vt:variant>
      <vt:variant>
        <vt:lpwstr/>
      </vt:variant>
      <vt:variant>
        <vt:lpwstr>_ENREF_33</vt:lpwstr>
      </vt:variant>
      <vt:variant>
        <vt:i4>4390923</vt:i4>
      </vt:variant>
      <vt:variant>
        <vt:i4>1200</vt:i4>
      </vt:variant>
      <vt:variant>
        <vt:i4>0</vt:i4>
      </vt:variant>
      <vt:variant>
        <vt:i4>5</vt:i4>
      </vt:variant>
      <vt:variant>
        <vt:lpwstr/>
      </vt:variant>
      <vt:variant>
        <vt:lpwstr>_ENREF_23</vt:lpwstr>
      </vt:variant>
      <vt:variant>
        <vt:i4>4390923</vt:i4>
      </vt:variant>
      <vt:variant>
        <vt:i4>1197</vt:i4>
      </vt:variant>
      <vt:variant>
        <vt:i4>0</vt:i4>
      </vt:variant>
      <vt:variant>
        <vt:i4>5</vt:i4>
      </vt:variant>
      <vt:variant>
        <vt:lpwstr/>
      </vt:variant>
      <vt:variant>
        <vt:lpwstr>_ENREF_22</vt:lpwstr>
      </vt:variant>
      <vt:variant>
        <vt:i4>4194315</vt:i4>
      </vt:variant>
      <vt:variant>
        <vt:i4>1194</vt:i4>
      </vt:variant>
      <vt:variant>
        <vt:i4>0</vt:i4>
      </vt:variant>
      <vt:variant>
        <vt:i4>5</vt:i4>
      </vt:variant>
      <vt:variant>
        <vt:lpwstr/>
      </vt:variant>
      <vt:variant>
        <vt:lpwstr>_ENREF_11</vt:lpwstr>
      </vt:variant>
      <vt:variant>
        <vt:i4>4653067</vt:i4>
      </vt:variant>
      <vt:variant>
        <vt:i4>1191</vt:i4>
      </vt:variant>
      <vt:variant>
        <vt:i4>0</vt:i4>
      </vt:variant>
      <vt:variant>
        <vt:i4>5</vt:i4>
      </vt:variant>
      <vt:variant>
        <vt:lpwstr/>
      </vt:variant>
      <vt:variant>
        <vt:lpwstr>_ENREF_6</vt:lpwstr>
      </vt:variant>
      <vt:variant>
        <vt:i4>4718603</vt:i4>
      </vt:variant>
      <vt:variant>
        <vt:i4>1183</vt:i4>
      </vt:variant>
      <vt:variant>
        <vt:i4>0</vt:i4>
      </vt:variant>
      <vt:variant>
        <vt:i4>5</vt:i4>
      </vt:variant>
      <vt:variant>
        <vt:lpwstr/>
      </vt:variant>
      <vt:variant>
        <vt:lpwstr>_ENREF_91</vt:lpwstr>
      </vt:variant>
      <vt:variant>
        <vt:i4>4784139</vt:i4>
      </vt:variant>
      <vt:variant>
        <vt:i4>1180</vt:i4>
      </vt:variant>
      <vt:variant>
        <vt:i4>0</vt:i4>
      </vt:variant>
      <vt:variant>
        <vt:i4>5</vt:i4>
      </vt:variant>
      <vt:variant>
        <vt:lpwstr/>
      </vt:variant>
      <vt:variant>
        <vt:lpwstr>_ENREF_87</vt:lpwstr>
      </vt:variant>
      <vt:variant>
        <vt:i4>4784139</vt:i4>
      </vt:variant>
      <vt:variant>
        <vt:i4>1177</vt:i4>
      </vt:variant>
      <vt:variant>
        <vt:i4>0</vt:i4>
      </vt:variant>
      <vt:variant>
        <vt:i4>5</vt:i4>
      </vt:variant>
      <vt:variant>
        <vt:lpwstr/>
      </vt:variant>
      <vt:variant>
        <vt:lpwstr>_ENREF_80</vt:lpwstr>
      </vt:variant>
      <vt:variant>
        <vt:i4>4587531</vt:i4>
      </vt:variant>
      <vt:variant>
        <vt:i4>1174</vt:i4>
      </vt:variant>
      <vt:variant>
        <vt:i4>0</vt:i4>
      </vt:variant>
      <vt:variant>
        <vt:i4>5</vt:i4>
      </vt:variant>
      <vt:variant>
        <vt:lpwstr/>
      </vt:variant>
      <vt:variant>
        <vt:lpwstr>_ENREF_78</vt:lpwstr>
      </vt:variant>
      <vt:variant>
        <vt:i4>4587531</vt:i4>
      </vt:variant>
      <vt:variant>
        <vt:i4>1171</vt:i4>
      </vt:variant>
      <vt:variant>
        <vt:i4>0</vt:i4>
      </vt:variant>
      <vt:variant>
        <vt:i4>5</vt:i4>
      </vt:variant>
      <vt:variant>
        <vt:lpwstr/>
      </vt:variant>
      <vt:variant>
        <vt:lpwstr>_ENREF_74</vt:lpwstr>
      </vt:variant>
      <vt:variant>
        <vt:i4>4587531</vt:i4>
      </vt:variant>
      <vt:variant>
        <vt:i4>1168</vt:i4>
      </vt:variant>
      <vt:variant>
        <vt:i4>0</vt:i4>
      </vt:variant>
      <vt:variant>
        <vt:i4>5</vt:i4>
      </vt:variant>
      <vt:variant>
        <vt:lpwstr/>
      </vt:variant>
      <vt:variant>
        <vt:lpwstr>_ENREF_71</vt:lpwstr>
      </vt:variant>
      <vt:variant>
        <vt:i4>4653067</vt:i4>
      </vt:variant>
      <vt:variant>
        <vt:i4>1165</vt:i4>
      </vt:variant>
      <vt:variant>
        <vt:i4>0</vt:i4>
      </vt:variant>
      <vt:variant>
        <vt:i4>5</vt:i4>
      </vt:variant>
      <vt:variant>
        <vt:lpwstr/>
      </vt:variant>
      <vt:variant>
        <vt:lpwstr>_ENREF_62</vt:lpwstr>
      </vt:variant>
      <vt:variant>
        <vt:i4>4456459</vt:i4>
      </vt:variant>
      <vt:variant>
        <vt:i4>1162</vt:i4>
      </vt:variant>
      <vt:variant>
        <vt:i4>0</vt:i4>
      </vt:variant>
      <vt:variant>
        <vt:i4>5</vt:i4>
      </vt:variant>
      <vt:variant>
        <vt:lpwstr/>
      </vt:variant>
      <vt:variant>
        <vt:lpwstr>_ENREF_57</vt:lpwstr>
      </vt:variant>
      <vt:variant>
        <vt:i4>4456459</vt:i4>
      </vt:variant>
      <vt:variant>
        <vt:i4>1159</vt:i4>
      </vt:variant>
      <vt:variant>
        <vt:i4>0</vt:i4>
      </vt:variant>
      <vt:variant>
        <vt:i4>5</vt:i4>
      </vt:variant>
      <vt:variant>
        <vt:lpwstr/>
      </vt:variant>
      <vt:variant>
        <vt:lpwstr>_ENREF_55</vt:lpwstr>
      </vt:variant>
      <vt:variant>
        <vt:i4>4521995</vt:i4>
      </vt:variant>
      <vt:variant>
        <vt:i4>1156</vt:i4>
      </vt:variant>
      <vt:variant>
        <vt:i4>0</vt:i4>
      </vt:variant>
      <vt:variant>
        <vt:i4>5</vt:i4>
      </vt:variant>
      <vt:variant>
        <vt:lpwstr/>
      </vt:variant>
      <vt:variant>
        <vt:lpwstr>_ENREF_49</vt:lpwstr>
      </vt:variant>
      <vt:variant>
        <vt:i4>4521995</vt:i4>
      </vt:variant>
      <vt:variant>
        <vt:i4>1153</vt:i4>
      </vt:variant>
      <vt:variant>
        <vt:i4>0</vt:i4>
      </vt:variant>
      <vt:variant>
        <vt:i4>5</vt:i4>
      </vt:variant>
      <vt:variant>
        <vt:lpwstr/>
      </vt:variant>
      <vt:variant>
        <vt:lpwstr>_ENREF_48</vt:lpwstr>
      </vt:variant>
      <vt:variant>
        <vt:i4>4521995</vt:i4>
      </vt:variant>
      <vt:variant>
        <vt:i4>1150</vt:i4>
      </vt:variant>
      <vt:variant>
        <vt:i4>0</vt:i4>
      </vt:variant>
      <vt:variant>
        <vt:i4>5</vt:i4>
      </vt:variant>
      <vt:variant>
        <vt:lpwstr/>
      </vt:variant>
      <vt:variant>
        <vt:lpwstr>_ENREF_45</vt:lpwstr>
      </vt:variant>
      <vt:variant>
        <vt:i4>4521995</vt:i4>
      </vt:variant>
      <vt:variant>
        <vt:i4>1147</vt:i4>
      </vt:variant>
      <vt:variant>
        <vt:i4>0</vt:i4>
      </vt:variant>
      <vt:variant>
        <vt:i4>5</vt:i4>
      </vt:variant>
      <vt:variant>
        <vt:lpwstr/>
      </vt:variant>
      <vt:variant>
        <vt:lpwstr>_ENREF_42</vt:lpwstr>
      </vt:variant>
      <vt:variant>
        <vt:i4>4325387</vt:i4>
      </vt:variant>
      <vt:variant>
        <vt:i4>1144</vt:i4>
      </vt:variant>
      <vt:variant>
        <vt:i4>0</vt:i4>
      </vt:variant>
      <vt:variant>
        <vt:i4>5</vt:i4>
      </vt:variant>
      <vt:variant>
        <vt:lpwstr/>
      </vt:variant>
      <vt:variant>
        <vt:lpwstr>_ENREF_38</vt:lpwstr>
      </vt:variant>
      <vt:variant>
        <vt:i4>4325387</vt:i4>
      </vt:variant>
      <vt:variant>
        <vt:i4>1141</vt:i4>
      </vt:variant>
      <vt:variant>
        <vt:i4>0</vt:i4>
      </vt:variant>
      <vt:variant>
        <vt:i4>5</vt:i4>
      </vt:variant>
      <vt:variant>
        <vt:lpwstr/>
      </vt:variant>
      <vt:variant>
        <vt:lpwstr>_ENREF_36</vt:lpwstr>
      </vt:variant>
      <vt:variant>
        <vt:i4>4325387</vt:i4>
      </vt:variant>
      <vt:variant>
        <vt:i4>1138</vt:i4>
      </vt:variant>
      <vt:variant>
        <vt:i4>0</vt:i4>
      </vt:variant>
      <vt:variant>
        <vt:i4>5</vt:i4>
      </vt:variant>
      <vt:variant>
        <vt:lpwstr/>
      </vt:variant>
      <vt:variant>
        <vt:lpwstr>_ENREF_34</vt:lpwstr>
      </vt:variant>
      <vt:variant>
        <vt:i4>4325387</vt:i4>
      </vt:variant>
      <vt:variant>
        <vt:i4>1135</vt:i4>
      </vt:variant>
      <vt:variant>
        <vt:i4>0</vt:i4>
      </vt:variant>
      <vt:variant>
        <vt:i4>5</vt:i4>
      </vt:variant>
      <vt:variant>
        <vt:lpwstr/>
      </vt:variant>
      <vt:variant>
        <vt:lpwstr>_ENREF_32</vt:lpwstr>
      </vt:variant>
      <vt:variant>
        <vt:i4>4325387</vt:i4>
      </vt:variant>
      <vt:variant>
        <vt:i4>1132</vt:i4>
      </vt:variant>
      <vt:variant>
        <vt:i4>0</vt:i4>
      </vt:variant>
      <vt:variant>
        <vt:i4>5</vt:i4>
      </vt:variant>
      <vt:variant>
        <vt:lpwstr/>
      </vt:variant>
      <vt:variant>
        <vt:lpwstr>_ENREF_31</vt:lpwstr>
      </vt:variant>
      <vt:variant>
        <vt:i4>4390923</vt:i4>
      </vt:variant>
      <vt:variant>
        <vt:i4>1129</vt:i4>
      </vt:variant>
      <vt:variant>
        <vt:i4>0</vt:i4>
      </vt:variant>
      <vt:variant>
        <vt:i4>5</vt:i4>
      </vt:variant>
      <vt:variant>
        <vt:lpwstr/>
      </vt:variant>
      <vt:variant>
        <vt:lpwstr>_ENREF_22</vt:lpwstr>
      </vt:variant>
      <vt:variant>
        <vt:i4>4390923</vt:i4>
      </vt:variant>
      <vt:variant>
        <vt:i4>1126</vt:i4>
      </vt:variant>
      <vt:variant>
        <vt:i4>0</vt:i4>
      </vt:variant>
      <vt:variant>
        <vt:i4>5</vt:i4>
      </vt:variant>
      <vt:variant>
        <vt:lpwstr/>
      </vt:variant>
      <vt:variant>
        <vt:lpwstr>_ENREF_20</vt:lpwstr>
      </vt:variant>
      <vt:variant>
        <vt:i4>4718603</vt:i4>
      </vt:variant>
      <vt:variant>
        <vt:i4>1123</vt:i4>
      </vt:variant>
      <vt:variant>
        <vt:i4>0</vt:i4>
      </vt:variant>
      <vt:variant>
        <vt:i4>5</vt:i4>
      </vt:variant>
      <vt:variant>
        <vt:lpwstr/>
      </vt:variant>
      <vt:variant>
        <vt:lpwstr>_ENREF_9</vt:lpwstr>
      </vt:variant>
      <vt:variant>
        <vt:i4>4587531</vt:i4>
      </vt:variant>
      <vt:variant>
        <vt:i4>1120</vt:i4>
      </vt:variant>
      <vt:variant>
        <vt:i4>0</vt:i4>
      </vt:variant>
      <vt:variant>
        <vt:i4>5</vt:i4>
      </vt:variant>
      <vt:variant>
        <vt:lpwstr/>
      </vt:variant>
      <vt:variant>
        <vt:lpwstr>_ENREF_7</vt:lpwstr>
      </vt:variant>
      <vt:variant>
        <vt:i4>4456459</vt:i4>
      </vt:variant>
      <vt:variant>
        <vt:i4>1117</vt:i4>
      </vt:variant>
      <vt:variant>
        <vt:i4>0</vt:i4>
      </vt:variant>
      <vt:variant>
        <vt:i4>5</vt:i4>
      </vt:variant>
      <vt:variant>
        <vt:lpwstr/>
      </vt:variant>
      <vt:variant>
        <vt:lpwstr>_ENREF_5</vt:lpwstr>
      </vt:variant>
      <vt:variant>
        <vt:i4>4521995</vt:i4>
      </vt:variant>
      <vt:variant>
        <vt:i4>1114</vt:i4>
      </vt:variant>
      <vt:variant>
        <vt:i4>0</vt:i4>
      </vt:variant>
      <vt:variant>
        <vt:i4>5</vt:i4>
      </vt:variant>
      <vt:variant>
        <vt:lpwstr/>
      </vt:variant>
      <vt:variant>
        <vt:lpwstr>_ENREF_4</vt:lpwstr>
      </vt:variant>
      <vt:variant>
        <vt:i4>4784139</vt:i4>
      </vt:variant>
      <vt:variant>
        <vt:i4>1104</vt:i4>
      </vt:variant>
      <vt:variant>
        <vt:i4>0</vt:i4>
      </vt:variant>
      <vt:variant>
        <vt:i4>5</vt:i4>
      </vt:variant>
      <vt:variant>
        <vt:lpwstr/>
      </vt:variant>
      <vt:variant>
        <vt:lpwstr>_ENREF_87</vt:lpwstr>
      </vt:variant>
      <vt:variant>
        <vt:i4>4784139</vt:i4>
      </vt:variant>
      <vt:variant>
        <vt:i4>1101</vt:i4>
      </vt:variant>
      <vt:variant>
        <vt:i4>0</vt:i4>
      </vt:variant>
      <vt:variant>
        <vt:i4>5</vt:i4>
      </vt:variant>
      <vt:variant>
        <vt:lpwstr/>
      </vt:variant>
      <vt:variant>
        <vt:lpwstr>_ENREF_85</vt:lpwstr>
      </vt:variant>
      <vt:variant>
        <vt:i4>4784139</vt:i4>
      </vt:variant>
      <vt:variant>
        <vt:i4>1098</vt:i4>
      </vt:variant>
      <vt:variant>
        <vt:i4>0</vt:i4>
      </vt:variant>
      <vt:variant>
        <vt:i4>5</vt:i4>
      </vt:variant>
      <vt:variant>
        <vt:lpwstr/>
      </vt:variant>
      <vt:variant>
        <vt:lpwstr>_ENREF_84</vt:lpwstr>
      </vt:variant>
      <vt:variant>
        <vt:i4>4587531</vt:i4>
      </vt:variant>
      <vt:variant>
        <vt:i4>1095</vt:i4>
      </vt:variant>
      <vt:variant>
        <vt:i4>0</vt:i4>
      </vt:variant>
      <vt:variant>
        <vt:i4>5</vt:i4>
      </vt:variant>
      <vt:variant>
        <vt:lpwstr/>
      </vt:variant>
      <vt:variant>
        <vt:lpwstr>_ENREF_79</vt:lpwstr>
      </vt:variant>
      <vt:variant>
        <vt:i4>4587531</vt:i4>
      </vt:variant>
      <vt:variant>
        <vt:i4>1092</vt:i4>
      </vt:variant>
      <vt:variant>
        <vt:i4>0</vt:i4>
      </vt:variant>
      <vt:variant>
        <vt:i4>5</vt:i4>
      </vt:variant>
      <vt:variant>
        <vt:lpwstr/>
      </vt:variant>
      <vt:variant>
        <vt:lpwstr>_ENREF_77</vt:lpwstr>
      </vt:variant>
      <vt:variant>
        <vt:i4>4587531</vt:i4>
      </vt:variant>
      <vt:variant>
        <vt:i4>1089</vt:i4>
      </vt:variant>
      <vt:variant>
        <vt:i4>0</vt:i4>
      </vt:variant>
      <vt:variant>
        <vt:i4>5</vt:i4>
      </vt:variant>
      <vt:variant>
        <vt:lpwstr/>
      </vt:variant>
      <vt:variant>
        <vt:lpwstr>_ENREF_76</vt:lpwstr>
      </vt:variant>
      <vt:variant>
        <vt:i4>4653067</vt:i4>
      </vt:variant>
      <vt:variant>
        <vt:i4>1086</vt:i4>
      </vt:variant>
      <vt:variant>
        <vt:i4>0</vt:i4>
      </vt:variant>
      <vt:variant>
        <vt:i4>5</vt:i4>
      </vt:variant>
      <vt:variant>
        <vt:lpwstr/>
      </vt:variant>
      <vt:variant>
        <vt:lpwstr>_ENREF_67</vt:lpwstr>
      </vt:variant>
      <vt:variant>
        <vt:i4>4653067</vt:i4>
      </vt:variant>
      <vt:variant>
        <vt:i4>1083</vt:i4>
      </vt:variant>
      <vt:variant>
        <vt:i4>0</vt:i4>
      </vt:variant>
      <vt:variant>
        <vt:i4>5</vt:i4>
      </vt:variant>
      <vt:variant>
        <vt:lpwstr/>
      </vt:variant>
      <vt:variant>
        <vt:lpwstr>_ENREF_63</vt:lpwstr>
      </vt:variant>
      <vt:variant>
        <vt:i4>4653067</vt:i4>
      </vt:variant>
      <vt:variant>
        <vt:i4>1080</vt:i4>
      </vt:variant>
      <vt:variant>
        <vt:i4>0</vt:i4>
      </vt:variant>
      <vt:variant>
        <vt:i4>5</vt:i4>
      </vt:variant>
      <vt:variant>
        <vt:lpwstr/>
      </vt:variant>
      <vt:variant>
        <vt:lpwstr>_ENREF_61</vt:lpwstr>
      </vt:variant>
      <vt:variant>
        <vt:i4>4456459</vt:i4>
      </vt:variant>
      <vt:variant>
        <vt:i4>1077</vt:i4>
      </vt:variant>
      <vt:variant>
        <vt:i4>0</vt:i4>
      </vt:variant>
      <vt:variant>
        <vt:i4>5</vt:i4>
      </vt:variant>
      <vt:variant>
        <vt:lpwstr/>
      </vt:variant>
      <vt:variant>
        <vt:lpwstr>_ENREF_59</vt:lpwstr>
      </vt:variant>
      <vt:variant>
        <vt:i4>4456459</vt:i4>
      </vt:variant>
      <vt:variant>
        <vt:i4>1074</vt:i4>
      </vt:variant>
      <vt:variant>
        <vt:i4>0</vt:i4>
      </vt:variant>
      <vt:variant>
        <vt:i4>5</vt:i4>
      </vt:variant>
      <vt:variant>
        <vt:lpwstr/>
      </vt:variant>
      <vt:variant>
        <vt:lpwstr>_ENREF_57</vt:lpwstr>
      </vt:variant>
      <vt:variant>
        <vt:i4>4456459</vt:i4>
      </vt:variant>
      <vt:variant>
        <vt:i4>1071</vt:i4>
      </vt:variant>
      <vt:variant>
        <vt:i4>0</vt:i4>
      </vt:variant>
      <vt:variant>
        <vt:i4>5</vt:i4>
      </vt:variant>
      <vt:variant>
        <vt:lpwstr/>
      </vt:variant>
      <vt:variant>
        <vt:lpwstr>_ENREF_55</vt:lpwstr>
      </vt:variant>
      <vt:variant>
        <vt:i4>4456459</vt:i4>
      </vt:variant>
      <vt:variant>
        <vt:i4>1068</vt:i4>
      </vt:variant>
      <vt:variant>
        <vt:i4>0</vt:i4>
      </vt:variant>
      <vt:variant>
        <vt:i4>5</vt:i4>
      </vt:variant>
      <vt:variant>
        <vt:lpwstr/>
      </vt:variant>
      <vt:variant>
        <vt:lpwstr>_ENREF_52</vt:lpwstr>
      </vt:variant>
      <vt:variant>
        <vt:i4>4521995</vt:i4>
      </vt:variant>
      <vt:variant>
        <vt:i4>1065</vt:i4>
      </vt:variant>
      <vt:variant>
        <vt:i4>0</vt:i4>
      </vt:variant>
      <vt:variant>
        <vt:i4>5</vt:i4>
      </vt:variant>
      <vt:variant>
        <vt:lpwstr/>
      </vt:variant>
      <vt:variant>
        <vt:lpwstr>_ENREF_49</vt:lpwstr>
      </vt:variant>
      <vt:variant>
        <vt:i4>4521995</vt:i4>
      </vt:variant>
      <vt:variant>
        <vt:i4>1062</vt:i4>
      </vt:variant>
      <vt:variant>
        <vt:i4>0</vt:i4>
      </vt:variant>
      <vt:variant>
        <vt:i4>5</vt:i4>
      </vt:variant>
      <vt:variant>
        <vt:lpwstr/>
      </vt:variant>
      <vt:variant>
        <vt:lpwstr>_ENREF_48</vt:lpwstr>
      </vt:variant>
      <vt:variant>
        <vt:i4>4521995</vt:i4>
      </vt:variant>
      <vt:variant>
        <vt:i4>1059</vt:i4>
      </vt:variant>
      <vt:variant>
        <vt:i4>0</vt:i4>
      </vt:variant>
      <vt:variant>
        <vt:i4>5</vt:i4>
      </vt:variant>
      <vt:variant>
        <vt:lpwstr/>
      </vt:variant>
      <vt:variant>
        <vt:lpwstr>_ENREF_45</vt:lpwstr>
      </vt:variant>
      <vt:variant>
        <vt:i4>4521995</vt:i4>
      </vt:variant>
      <vt:variant>
        <vt:i4>1056</vt:i4>
      </vt:variant>
      <vt:variant>
        <vt:i4>0</vt:i4>
      </vt:variant>
      <vt:variant>
        <vt:i4>5</vt:i4>
      </vt:variant>
      <vt:variant>
        <vt:lpwstr/>
      </vt:variant>
      <vt:variant>
        <vt:lpwstr>_ENREF_43</vt:lpwstr>
      </vt:variant>
      <vt:variant>
        <vt:i4>4325387</vt:i4>
      </vt:variant>
      <vt:variant>
        <vt:i4>1053</vt:i4>
      </vt:variant>
      <vt:variant>
        <vt:i4>0</vt:i4>
      </vt:variant>
      <vt:variant>
        <vt:i4>5</vt:i4>
      </vt:variant>
      <vt:variant>
        <vt:lpwstr/>
      </vt:variant>
      <vt:variant>
        <vt:lpwstr>_ENREF_36</vt:lpwstr>
      </vt:variant>
      <vt:variant>
        <vt:i4>4325387</vt:i4>
      </vt:variant>
      <vt:variant>
        <vt:i4>1050</vt:i4>
      </vt:variant>
      <vt:variant>
        <vt:i4>0</vt:i4>
      </vt:variant>
      <vt:variant>
        <vt:i4>5</vt:i4>
      </vt:variant>
      <vt:variant>
        <vt:lpwstr/>
      </vt:variant>
      <vt:variant>
        <vt:lpwstr>_ENREF_34</vt:lpwstr>
      </vt:variant>
      <vt:variant>
        <vt:i4>4325387</vt:i4>
      </vt:variant>
      <vt:variant>
        <vt:i4>1047</vt:i4>
      </vt:variant>
      <vt:variant>
        <vt:i4>0</vt:i4>
      </vt:variant>
      <vt:variant>
        <vt:i4>5</vt:i4>
      </vt:variant>
      <vt:variant>
        <vt:lpwstr/>
      </vt:variant>
      <vt:variant>
        <vt:lpwstr>_ENREF_32</vt:lpwstr>
      </vt:variant>
      <vt:variant>
        <vt:i4>4325387</vt:i4>
      </vt:variant>
      <vt:variant>
        <vt:i4>1044</vt:i4>
      </vt:variant>
      <vt:variant>
        <vt:i4>0</vt:i4>
      </vt:variant>
      <vt:variant>
        <vt:i4>5</vt:i4>
      </vt:variant>
      <vt:variant>
        <vt:lpwstr/>
      </vt:variant>
      <vt:variant>
        <vt:lpwstr>_ENREF_31</vt:lpwstr>
      </vt:variant>
      <vt:variant>
        <vt:i4>4390923</vt:i4>
      </vt:variant>
      <vt:variant>
        <vt:i4>1041</vt:i4>
      </vt:variant>
      <vt:variant>
        <vt:i4>0</vt:i4>
      </vt:variant>
      <vt:variant>
        <vt:i4>5</vt:i4>
      </vt:variant>
      <vt:variant>
        <vt:lpwstr/>
      </vt:variant>
      <vt:variant>
        <vt:lpwstr>_ENREF_29</vt:lpwstr>
      </vt:variant>
      <vt:variant>
        <vt:i4>4390923</vt:i4>
      </vt:variant>
      <vt:variant>
        <vt:i4>1038</vt:i4>
      </vt:variant>
      <vt:variant>
        <vt:i4>0</vt:i4>
      </vt:variant>
      <vt:variant>
        <vt:i4>5</vt:i4>
      </vt:variant>
      <vt:variant>
        <vt:lpwstr/>
      </vt:variant>
      <vt:variant>
        <vt:lpwstr>_ENREF_26</vt:lpwstr>
      </vt:variant>
      <vt:variant>
        <vt:i4>4390923</vt:i4>
      </vt:variant>
      <vt:variant>
        <vt:i4>1035</vt:i4>
      </vt:variant>
      <vt:variant>
        <vt:i4>0</vt:i4>
      </vt:variant>
      <vt:variant>
        <vt:i4>5</vt:i4>
      </vt:variant>
      <vt:variant>
        <vt:lpwstr/>
      </vt:variant>
      <vt:variant>
        <vt:lpwstr>_ENREF_22</vt:lpwstr>
      </vt:variant>
      <vt:variant>
        <vt:i4>4194315</vt:i4>
      </vt:variant>
      <vt:variant>
        <vt:i4>1032</vt:i4>
      </vt:variant>
      <vt:variant>
        <vt:i4>0</vt:i4>
      </vt:variant>
      <vt:variant>
        <vt:i4>5</vt:i4>
      </vt:variant>
      <vt:variant>
        <vt:lpwstr/>
      </vt:variant>
      <vt:variant>
        <vt:lpwstr>_ENREF_11</vt:lpwstr>
      </vt:variant>
      <vt:variant>
        <vt:i4>4718603</vt:i4>
      </vt:variant>
      <vt:variant>
        <vt:i4>1029</vt:i4>
      </vt:variant>
      <vt:variant>
        <vt:i4>0</vt:i4>
      </vt:variant>
      <vt:variant>
        <vt:i4>5</vt:i4>
      </vt:variant>
      <vt:variant>
        <vt:lpwstr/>
      </vt:variant>
      <vt:variant>
        <vt:lpwstr>_ENREF_9</vt:lpwstr>
      </vt:variant>
      <vt:variant>
        <vt:i4>4456459</vt:i4>
      </vt:variant>
      <vt:variant>
        <vt:i4>1026</vt:i4>
      </vt:variant>
      <vt:variant>
        <vt:i4>0</vt:i4>
      </vt:variant>
      <vt:variant>
        <vt:i4>5</vt:i4>
      </vt:variant>
      <vt:variant>
        <vt:lpwstr/>
      </vt:variant>
      <vt:variant>
        <vt:lpwstr>_ENREF_5</vt:lpwstr>
      </vt:variant>
      <vt:variant>
        <vt:i4>4194315</vt:i4>
      </vt:variant>
      <vt:variant>
        <vt:i4>1023</vt:i4>
      </vt:variant>
      <vt:variant>
        <vt:i4>0</vt:i4>
      </vt:variant>
      <vt:variant>
        <vt:i4>5</vt:i4>
      </vt:variant>
      <vt:variant>
        <vt:lpwstr/>
      </vt:variant>
      <vt:variant>
        <vt:lpwstr>_ENREF_1</vt:lpwstr>
      </vt:variant>
      <vt:variant>
        <vt:i4>4587531</vt:i4>
      </vt:variant>
      <vt:variant>
        <vt:i4>1007</vt:i4>
      </vt:variant>
      <vt:variant>
        <vt:i4>0</vt:i4>
      </vt:variant>
      <vt:variant>
        <vt:i4>5</vt:i4>
      </vt:variant>
      <vt:variant>
        <vt:lpwstr/>
      </vt:variant>
      <vt:variant>
        <vt:lpwstr>_ENREF_72</vt:lpwstr>
      </vt:variant>
      <vt:variant>
        <vt:i4>4521995</vt:i4>
      </vt:variant>
      <vt:variant>
        <vt:i4>1001</vt:i4>
      </vt:variant>
      <vt:variant>
        <vt:i4>0</vt:i4>
      </vt:variant>
      <vt:variant>
        <vt:i4>5</vt:i4>
      </vt:variant>
      <vt:variant>
        <vt:lpwstr/>
      </vt:variant>
      <vt:variant>
        <vt:lpwstr>_ENREF_41</vt:lpwstr>
      </vt:variant>
      <vt:variant>
        <vt:i4>4521995</vt:i4>
      </vt:variant>
      <vt:variant>
        <vt:i4>995</vt:i4>
      </vt:variant>
      <vt:variant>
        <vt:i4>0</vt:i4>
      </vt:variant>
      <vt:variant>
        <vt:i4>5</vt:i4>
      </vt:variant>
      <vt:variant>
        <vt:lpwstr/>
      </vt:variant>
      <vt:variant>
        <vt:lpwstr>_ENREF_45</vt:lpwstr>
      </vt:variant>
      <vt:variant>
        <vt:i4>4521995</vt:i4>
      </vt:variant>
      <vt:variant>
        <vt:i4>989</vt:i4>
      </vt:variant>
      <vt:variant>
        <vt:i4>0</vt:i4>
      </vt:variant>
      <vt:variant>
        <vt:i4>5</vt:i4>
      </vt:variant>
      <vt:variant>
        <vt:lpwstr/>
      </vt:variant>
      <vt:variant>
        <vt:lpwstr>_ENREF_49</vt:lpwstr>
      </vt:variant>
      <vt:variant>
        <vt:i4>4456459</vt:i4>
      </vt:variant>
      <vt:variant>
        <vt:i4>983</vt:i4>
      </vt:variant>
      <vt:variant>
        <vt:i4>0</vt:i4>
      </vt:variant>
      <vt:variant>
        <vt:i4>5</vt:i4>
      </vt:variant>
      <vt:variant>
        <vt:lpwstr/>
      </vt:variant>
      <vt:variant>
        <vt:lpwstr>_ENREF_58</vt:lpwstr>
      </vt:variant>
      <vt:variant>
        <vt:i4>4587531</vt:i4>
      </vt:variant>
      <vt:variant>
        <vt:i4>977</vt:i4>
      </vt:variant>
      <vt:variant>
        <vt:i4>0</vt:i4>
      </vt:variant>
      <vt:variant>
        <vt:i4>5</vt:i4>
      </vt:variant>
      <vt:variant>
        <vt:lpwstr/>
      </vt:variant>
      <vt:variant>
        <vt:lpwstr>_ENREF_76</vt:lpwstr>
      </vt:variant>
      <vt:variant>
        <vt:i4>4587531</vt:i4>
      </vt:variant>
      <vt:variant>
        <vt:i4>971</vt:i4>
      </vt:variant>
      <vt:variant>
        <vt:i4>0</vt:i4>
      </vt:variant>
      <vt:variant>
        <vt:i4>5</vt:i4>
      </vt:variant>
      <vt:variant>
        <vt:lpwstr/>
      </vt:variant>
      <vt:variant>
        <vt:lpwstr>_ENREF_75</vt:lpwstr>
      </vt:variant>
      <vt:variant>
        <vt:i4>4456459</vt:i4>
      </vt:variant>
      <vt:variant>
        <vt:i4>965</vt:i4>
      </vt:variant>
      <vt:variant>
        <vt:i4>0</vt:i4>
      </vt:variant>
      <vt:variant>
        <vt:i4>5</vt:i4>
      </vt:variant>
      <vt:variant>
        <vt:lpwstr/>
      </vt:variant>
      <vt:variant>
        <vt:lpwstr>_ENREF_55</vt:lpwstr>
      </vt:variant>
      <vt:variant>
        <vt:i4>4390923</vt:i4>
      </vt:variant>
      <vt:variant>
        <vt:i4>959</vt:i4>
      </vt:variant>
      <vt:variant>
        <vt:i4>0</vt:i4>
      </vt:variant>
      <vt:variant>
        <vt:i4>5</vt:i4>
      </vt:variant>
      <vt:variant>
        <vt:lpwstr/>
      </vt:variant>
      <vt:variant>
        <vt:lpwstr>_ENREF_27</vt:lpwstr>
      </vt:variant>
      <vt:variant>
        <vt:i4>4325387</vt:i4>
      </vt:variant>
      <vt:variant>
        <vt:i4>953</vt:i4>
      </vt:variant>
      <vt:variant>
        <vt:i4>0</vt:i4>
      </vt:variant>
      <vt:variant>
        <vt:i4>5</vt:i4>
      </vt:variant>
      <vt:variant>
        <vt:lpwstr/>
      </vt:variant>
      <vt:variant>
        <vt:lpwstr>_ENREF_34</vt:lpwstr>
      </vt:variant>
      <vt:variant>
        <vt:i4>4718603</vt:i4>
      </vt:variant>
      <vt:variant>
        <vt:i4>938</vt:i4>
      </vt:variant>
      <vt:variant>
        <vt:i4>0</vt:i4>
      </vt:variant>
      <vt:variant>
        <vt:i4>5</vt:i4>
      </vt:variant>
      <vt:variant>
        <vt:lpwstr/>
      </vt:variant>
      <vt:variant>
        <vt:lpwstr>_ENREF_90</vt:lpwstr>
      </vt:variant>
      <vt:variant>
        <vt:i4>4784139</vt:i4>
      </vt:variant>
      <vt:variant>
        <vt:i4>932</vt:i4>
      </vt:variant>
      <vt:variant>
        <vt:i4>0</vt:i4>
      </vt:variant>
      <vt:variant>
        <vt:i4>5</vt:i4>
      </vt:variant>
      <vt:variant>
        <vt:lpwstr/>
      </vt:variant>
      <vt:variant>
        <vt:lpwstr>_ENREF_89</vt:lpwstr>
      </vt:variant>
      <vt:variant>
        <vt:i4>4784139</vt:i4>
      </vt:variant>
      <vt:variant>
        <vt:i4>926</vt:i4>
      </vt:variant>
      <vt:variant>
        <vt:i4>0</vt:i4>
      </vt:variant>
      <vt:variant>
        <vt:i4>5</vt:i4>
      </vt:variant>
      <vt:variant>
        <vt:lpwstr/>
      </vt:variant>
      <vt:variant>
        <vt:lpwstr>_ENREF_88</vt:lpwstr>
      </vt:variant>
      <vt:variant>
        <vt:i4>4456459</vt:i4>
      </vt:variant>
      <vt:variant>
        <vt:i4>920</vt:i4>
      </vt:variant>
      <vt:variant>
        <vt:i4>0</vt:i4>
      </vt:variant>
      <vt:variant>
        <vt:i4>5</vt:i4>
      </vt:variant>
      <vt:variant>
        <vt:lpwstr/>
      </vt:variant>
      <vt:variant>
        <vt:lpwstr>_ENREF_53</vt:lpwstr>
      </vt:variant>
      <vt:variant>
        <vt:i4>4325387</vt:i4>
      </vt:variant>
      <vt:variant>
        <vt:i4>914</vt:i4>
      </vt:variant>
      <vt:variant>
        <vt:i4>0</vt:i4>
      </vt:variant>
      <vt:variant>
        <vt:i4>5</vt:i4>
      </vt:variant>
      <vt:variant>
        <vt:lpwstr/>
      </vt:variant>
      <vt:variant>
        <vt:lpwstr>_ENREF_31</vt:lpwstr>
      </vt:variant>
      <vt:variant>
        <vt:i4>4521995</vt:i4>
      </vt:variant>
      <vt:variant>
        <vt:i4>908</vt:i4>
      </vt:variant>
      <vt:variant>
        <vt:i4>0</vt:i4>
      </vt:variant>
      <vt:variant>
        <vt:i4>5</vt:i4>
      </vt:variant>
      <vt:variant>
        <vt:lpwstr/>
      </vt:variant>
      <vt:variant>
        <vt:lpwstr>_ENREF_43</vt:lpwstr>
      </vt:variant>
      <vt:variant>
        <vt:i4>4653067</vt:i4>
      </vt:variant>
      <vt:variant>
        <vt:i4>902</vt:i4>
      </vt:variant>
      <vt:variant>
        <vt:i4>0</vt:i4>
      </vt:variant>
      <vt:variant>
        <vt:i4>5</vt:i4>
      </vt:variant>
      <vt:variant>
        <vt:lpwstr/>
      </vt:variant>
      <vt:variant>
        <vt:lpwstr>_ENREF_63</vt:lpwstr>
      </vt:variant>
      <vt:variant>
        <vt:i4>4718603</vt:i4>
      </vt:variant>
      <vt:variant>
        <vt:i4>896</vt:i4>
      </vt:variant>
      <vt:variant>
        <vt:i4>0</vt:i4>
      </vt:variant>
      <vt:variant>
        <vt:i4>5</vt:i4>
      </vt:variant>
      <vt:variant>
        <vt:lpwstr/>
      </vt:variant>
      <vt:variant>
        <vt:lpwstr>_ENREF_9</vt:lpwstr>
      </vt:variant>
      <vt:variant>
        <vt:i4>4784139</vt:i4>
      </vt:variant>
      <vt:variant>
        <vt:i4>890</vt:i4>
      </vt:variant>
      <vt:variant>
        <vt:i4>0</vt:i4>
      </vt:variant>
      <vt:variant>
        <vt:i4>5</vt:i4>
      </vt:variant>
      <vt:variant>
        <vt:lpwstr/>
      </vt:variant>
      <vt:variant>
        <vt:lpwstr>_ENREF_85</vt:lpwstr>
      </vt:variant>
      <vt:variant>
        <vt:i4>4390923</vt:i4>
      </vt:variant>
      <vt:variant>
        <vt:i4>884</vt:i4>
      </vt:variant>
      <vt:variant>
        <vt:i4>0</vt:i4>
      </vt:variant>
      <vt:variant>
        <vt:i4>5</vt:i4>
      </vt:variant>
      <vt:variant>
        <vt:lpwstr/>
      </vt:variant>
      <vt:variant>
        <vt:lpwstr>_ENREF_22</vt:lpwstr>
      </vt:variant>
      <vt:variant>
        <vt:i4>4325387</vt:i4>
      </vt:variant>
      <vt:variant>
        <vt:i4>878</vt:i4>
      </vt:variant>
      <vt:variant>
        <vt:i4>0</vt:i4>
      </vt:variant>
      <vt:variant>
        <vt:i4>5</vt:i4>
      </vt:variant>
      <vt:variant>
        <vt:lpwstr/>
      </vt:variant>
      <vt:variant>
        <vt:lpwstr>_ENREF_33</vt:lpwstr>
      </vt:variant>
      <vt:variant>
        <vt:i4>4653067</vt:i4>
      </vt:variant>
      <vt:variant>
        <vt:i4>872</vt:i4>
      </vt:variant>
      <vt:variant>
        <vt:i4>0</vt:i4>
      </vt:variant>
      <vt:variant>
        <vt:i4>5</vt:i4>
      </vt:variant>
      <vt:variant>
        <vt:lpwstr/>
      </vt:variant>
      <vt:variant>
        <vt:lpwstr>_ENREF_66</vt:lpwstr>
      </vt:variant>
      <vt:variant>
        <vt:i4>4521995</vt:i4>
      </vt:variant>
      <vt:variant>
        <vt:i4>866</vt:i4>
      </vt:variant>
      <vt:variant>
        <vt:i4>0</vt:i4>
      </vt:variant>
      <vt:variant>
        <vt:i4>5</vt:i4>
      </vt:variant>
      <vt:variant>
        <vt:lpwstr/>
      </vt:variant>
      <vt:variant>
        <vt:lpwstr>_ENREF_48</vt:lpwstr>
      </vt:variant>
      <vt:variant>
        <vt:i4>4587531</vt:i4>
      </vt:variant>
      <vt:variant>
        <vt:i4>860</vt:i4>
      </vt:variant>
      <vt:variant>
        <vt:i4>0</vt:i4>
      </vt:variant>
      <vt:variant>
        <vt:i4>5</vt:i4>
      </vt:variant>
      <vt:variant>
        <vt:lpwstr/>
      </vt:variant>
      <vt:variant>
        <vt:lpwstr>_ENREF_76</vt:lpwstr>
      </vt:variant>
      <vt:variant>
        <vt:i4>4653067</vt:i4>
      </vt:variant>
      <vt:variant>
        <vt:i4>854</vt:i4>
      </vt:variant>
      <vt:variant>
        <vt:i4>0</vt:i4>
      </vt:variant>
      <vt:variant>
        <vt:i4>5</vt:i4>
      </vt:variant>
      <vt:variant>
        <vt:lpwstr/>
      </vt:variant>
      <vt:variant>
        <vt:lpwstr>_ENREF_68</vt:lpwstr>
      </vt:variant>
      <vt:variant>
        <vt:i4>4784139</vt:i4>
      </vt:variant>
      <vt:variant>
        <vt:i4>848</vt:i4>
      </vt:variant>
      <vt:variant>
        <vt:i4>0</vt:i4>
      </vt:variant>
      <vt:variant>
        <vt:i4>5</vt:i4>
      </vt:variant>
      <vt:variant>
        <vt:lpwstr/>
      </vt:variant>
      <vt:variant>
        <vt:lpwstr>_ENREF_80</vt:lpwstr>
      </vt:variant>
      <vt:variant>
        <vt:i4>4456459</vt:i4>
      </vt:variant>
      <vt:variant>
        <vt:i4>842</vt:i4>
      </vt:variant>
      <vt:variant>
        <vt:i4>0</vt:i4>
      </vt:variant>
      <vt:variant>
        <vt:i4>5</vt:i4>
      </vt:variant>
      <vt:variant>
        <vt:lpwstr/>
      </vt:variant>
      <vt:variant>
        <vt:lpwstr>_ENREF_57</vt:lpwstr>
      </vt:variant>
      <vt:variant>
        <vt:i4>4653067</vt:i4>
      </vt:variant>
      <vt:variant>
        <vt:i4>836</vt:i4>
      </vt:variant>
      <vt:variant>
        <vt:i4>0</vt:i4>
      </vt:variant>
      <vt:variant>
        <vt:i4>5</vt:i4>
      </vt:variant>
      <vt:variant>
        <vt:lpwstr/>
      </vt:variant>
      <vt:variant>
        <vt:lpwstr>_ENREF_64</vt:lpwstr>
      </vt:variant>
      <vt:variant>
        <vt:i4>4325387</vt:i4>
      </vt:variant>
      <vt:variant>
        <vt:i4>830</vt:i4>
      </vt:variant>
      <vt:variant>
        <vt:i4>0</vt:i4>
      </vt:variant>
      <vt:variant>
        <vt:i4>5</vt:i4>
      </vt:variant>
      <vt:variant>
        <vt:lpwstr/>
      </vt:variant>
      <vt:variant>
        <vt:lpwstr>_ENREF_3</vt:lpwstr>
      </vt:variant>
      <vt:variant>
        <vt:i4>4653067</vt:i4>
      </vt:variant>
      <vt:variant>
        <vt:i4>824</vt:i4>
      </vt:variant>
      <vt:variant>
        <vt:i4>0</vt:i4>
      </vt:variant>
      <vt:variant>
        <vt:i4>5</vt:i4>
      </vt:variant>
      <vt:variant>
        <vt:lpwstr/>
      </vt:variant>
      <vt:variant>
        <vt:lpwstr>_ENREF_67</vt:lpwstr>
      </vt:variant>
      <vt:variant>
        <vt:i4>4587531</vt:i4>
      </vt:variant>
      <vt:variant>
        <vt:i4>818</vt:i4>
      </vt:variant>
      <vt:variant>
        <vt:i4>0</vt:i4>
      </vt:variant>
      <vt:variant>
        <vt:i4>5</vt:i4>
      </vt:variant>
      <vt:variant>
        <vt:lpwstr/>
      </vt:variant>
      <vt:variant>
        <vt:lpwstr>_ENREF_73</vt:lpwstr>
      </vt:variant>
      <vt:variant>
        <vt:i4>4784139</vt:i4>
      </vt:variant>
      <vt:variant>
        <vt:i4>812</vt:i4>
      </vt:variant>
      <vt:variant>
        <vt:i4>0</vt:i4>
      </vt:variant>
      <vt:variant>
        <vt:i4>5</vt:i4>
      </vt:variant>
      <vt:variant>
        <vt:lpwstr/>
      </vt:variant>
      <vt:variant>
        <vt:lpwstr>_ENREF_87</vt:lpwstr>
      </vt:variant>
      <vt:variant>
        <vt:i4>4784139</vt:i4>
      </vt:variant>
      <vt:variant>
        <vt:i4>809</vt:i4>
      </vt:variant>
      <vt:variant>
        <vt:i4>0</vt:i4>
      </vt:variant>
      <vt:variant>
        <vt:i4>5</vt:i4>
      </vt:variant>
      <vt:variant>
        <vt:lpwstr/>
      </vt:variant>
      <vt:variant>
        <vt:lpwstr>_ENREF_86</vt:lpwstr>
      </vt:variant>
      <vt:variant>
        <vt:i4>4653067</vt:i4>
      </vt:variant>
      <vt:variant>
        <vt:i4>806</vt:i4>
      </vt:variant>
      <vt:variant>
        <vt:i4>0</vt:i4>
      </vt:variant>
      <vt:variant>
        <vt:i4>5</vt:i4>
      </vt:variant>
      <vt:variant>
        <vt:lpwstr/>
      </vt:variant>
      <vt:variant>
        <vt:lpwstr>_ENREF_63</vt:lpwstr>
      </vt:variant>
      <vt:variant>
        <vt:i4>4456459</vt:i4>
      </vt:variant>
      <vt:variant>
        <vt:i4>803</vt:i4>
      </vt:variant>
      <vt:variant>
        <vt:i4>0</vt:i4>
      </vt:variant>
      <vt:variant>
        <vt:i4>5</vt:i4>
      </vt:variant>
      <vt:variant>
        <vt:lpwstr/>
      </vt:variant>
      <vt:variant>
        <vt:lpwstr>_ENREF_53</vt:lpwstr>
      </vt:variant>
      <vt:variant>
        <vt:i4>4521995</vt:i4>
      </vt:variant>
      <vt:variant>
        <vt:i4>800</vt:i4>
      </vt:variant>
      <vt:variant>
        <vt:i4>0</vt:i4>
      </vt:variant>
      <vt:variant>
        <vt:i4>5</vt:i4>
      </vt:variant>
      <vt:variant>
        <vt:lpwstr/>
      </vt:variant>
      <vt:variant>
        <vt:lpwstr>_ENREF_43</vt:lpwstr>
      </vt:variant>
      <vt:variant>
        <vt:i4>4325387</vt:i4>
      </vt:variant>
      <vt:variant>
        <vt:i4>797</vt:i4>
      </vt:variant>
      <vt:variant>
        <vt:i4>0</vt:i4>
      </vt:variant>
      <vt:variant>
        <vt:i4>5</vt:i4>
      </vt:variant>
      <vt:variant>
        <vt:lpwstr/>
      </vt:variant>
      <vt:variant>
        <vt:lpwstr>_ENREF_39</vt:lpwstr>
      </vt:variant>
      <vt:variant>
        <vt:i4>4325387</vt:i4>
      </vt:variant>
      <vt:variant>
        <vt:i4>794</vt:i4>
      </vt:variant>
      <vt:variant>
        <vt:i4>0</vt:i4>
      </vt:variant>
      <vt:variant>
        <vt:i4>5</vt:i4>
      </vt:variant>
      <vt:variant>
        <vt:lpwstr/>
      </vt:variant>
      <vt:variant>
        <vt:lpwstr>_ENREF_37</vt:lpwstr>
      </vt:variant>
      <vt:variant>
        <vt:i4>4325387</vt:i4>
      </vt:variant>
      <vt:variant>
        <vt:i4>791</vt:i4>
      </vt:variant>
      <vt:variant>
        <vt:i4>0</vt:i4>
      </vt:variant>
      <vt:variant>
        <vt:i4>5</vt:i4>
      </vt:variant>
      <vt:variant>
        <vt:lpwstr/>
      </vt:variant>
      <vt:variant>
        <vt:lpwstr>_ENREF_31</vt:lpwstr>
      </vt:variant>
      <vt:variant>
        <vt:i4>4784139</vt:i4>
      </vt:variant>
      <vt:variant>
        <vt:i4>783</vt:i4>
      </vt:variant>
      <vt:variant>
        <vt:i4>0</vt:i4>
      </vt:variant>
      <vt:variant>
        <vt:i4>5</vt:i4>
      </vt:variant>
      <vt:variant>
        <vt:lpwstr/>
      </vt:variant>
      <vt:variant>
        <vt:lpwstr>_ENREF_85</vt:lpwstr>
      </vt:variant>
      <vt:variant>
        <vt:i4>4390923</vt:i4>
      </vt:variant>
      <vt:variant>
        <vt:i4>780</vt:i4>
      </vt:variant>
      <vt:variant>
        <vt:i4>0</vt:i4>
      </vt:variant>
      <vt:variant>
        <vt:i4>5</vt:i4>
      </vt:variant>
      <vt:variant>
        <vt:lpwstr/>
      </vt:variant>
      <vt:variant>
        <vt:lpwstr>_ENREF_27</vt:lpwstr>
      </vt:variant>
      <vt:variant>
        <vt:i4>4390923</vt:i4>
      </vt:variant>
      <vt:variant>
        <vt:i4>777</vt:i4>
      </vt:variant>
      <vt:variant>
        <vt:i4>0</vt:i4>
      </vt:variant>
      <vt:variant>
        <vt:i4>5</vt:i4>
      </vt:variant>
      <vt:variant>
        <vt:lpwstr/>
      </vt:variant>
      <vt:variant>
        <vt:lpwstr>_ENREF_22</vt:lpwstr>
      </vt:variant>
      <vt:variant>
        <vt:i4>4194315</vt:i4>
      </vt:variant>
      <vt:variant>
        <vt:i4>774</vt:i4>
      </vt:variant>
      <vt:variant>
        <vt:i4>0</vt:i4>
      </vt:variant>
      <vt:variant>
        <vt:i4>5</vt:i4>
      </vt:variant>
      <vt:variant>
        <vt:lpwstr/>
      </vt:variant>
      <vt:variant>
        <vt:lpwstr>_ENREF_10</vt:lpwstr>
      </vt:variant>
      <vt:variant>
        <vt:i4>4718603</vt:i4>
      </vt:variant>
      <vt:variant>
        <vt:i4>771</vt:i4>
      </vt:variant>
      <vt:variant>
        <vt:i4>0</vt:i4>
      </vt:variant>
      <vt:variant>
        <vt:i4>5</vt:i4>
      </vt:variant>
      <vt:variant>
        <vt:lpwstr/>
      </vt:variant>
      <vt:variant>
        <vt:lpwstr>_ENREF_9</vt:lpwstr>
      </vt:variant>
      <vt:variant>
        <vt:i4>4194315</vt:i4>
      </vt:variant>
      <vt:variant>
        <vt:i4>768</vt:i4>
      </vt:variant>
      <vt:variant>
        <vt:i4>0</vt:i4>
      </vt:variant>
      <vt:variant>
        <vt:i4>5</vt:i4>
      </vt:variant>
      <vt:variant>
        <vt:lpwstr/>
      </vt:variant>
      <vt:variant>
        <vt:lpwstr>_ENREF_1</vt:lpwstr>
      </vt:variant>
      <vt:variant>
        <vt:i4>4587531</vt:i4>
      </vt:variant>
      <vt:variant>
        <vt:i4>760</vt:i4>
      </vt:variant>
      <vt:variant>
        <vt:i4>0</vt:i4>
      </vt:variant>
      <vt:variant>
        <vt:i4>5</vt:i4>
      </vt:variant>
      <vt:variant>
        <vt:lpwstr/>
      </vt:variant>
      <vt:variant>
        <vt:lpwstr>_ENREF_72</vt:lpwstr>
      </vt:variant>
      <vt:variant>
        <vt:i4>4653067</vt:i4>
      </vt:variant>
      <vt:variant>
        <vt:i4>757</vt:i4>
      </vt:variant>
      <vt:variant>
        <vt:i4>0</vt:i4>
      </vt:variant>
      <vt:variant>
        <vt:i4>5</vt:i4>
      </vt:variant>
      <vt:variant>
        <vt:lpwstr/>
      </vt:variant>
      <vt:variant>
        <vt:lpwstr>_ENREF_69</vt:lpwstr>
      </vt:variant>
      <vt:variant>
        <vt:i4>4653067</vt:i4>
      </vt:variant>
      <vt:variant>
        <vt:i4>754</vt:i4>
      </vt:variant>
      <vt:variant>
        <vt:i4>0</vt:i4>
      </vt:variant>
      <vt:variant>
        <vt:i4>5</vt:i4>
      </vt:variant>
      <vt:variant>
        <vt:lpwstr/>
      </vt:variant>
      <vt:variant>
        <vt:lpwstr>_ENREF_66</vt:lpwstr>
      </vt:variant>
      <vt:variant>
        <vt:i4>4521995</vt:i4>
      </vt:variant>
      <vt:variant>
        <vt:i4>751</vt:i4>
      </vt:variant>
      <vt:variant>
        <vt:i4>0</vt:i4>
      </vt:variant>
      <vt:variant>
        <vt:i4>5</vt:i4>
      </vt:variant>
      <vt:variant>
        <vt:lpwstr/>
      </vt:variant>
      <vt:variant>
        <vt:lpwstr>_ENREF_48</vt:lpwstr>
      </vt:variant>
      <vt:variant>
        <vt:i4>4325387</vt:i4>
      </vt:variant>
      <vt:variant>
        <vt:i4>748</vt:i4>
      </vt:variant>
      <vt:variant>
        <vt:i4>0</vt:i4>
      </vt:variant>
      <vt:variant>
        <vt:i4>5</vt:i4>
      </vt:variant>
      <vt:variant>
        <vt:lpwstr/>
      </vt:variant>
      <vt:variant>
        <vt:lpwstr>_ENREF_37</vt:lpwstr>
      </vt:variant>
      <vt:variant>
        <vt:i4>4325387</vt:i4>
      </vt:variant>
      <vt:variant>
        <vt:i4>745</vt:i4>
      </vt:variant>
      <vt:variant>
        <vt:i4>0</vt:i4>
      </vt:variant>
      <vt:variant>
        <vt:i4>5</vt:i4>
      </vt:variant>
      <vt:variant>
        <vt:lpwstr/>
      </vt:variant>
      <vt:variant>
        <vt:lpwstr>_ENREF_33</vt:lpwstr>
      </vt:variant>
      <vt:variant>
        <vt:i4>4390923</vt:i4>
      </vt:variant>
      <vt:variant>
        <vt:i4>742</vt:i4>
      </vt:variant>
      <vt:variant>
        <vt:i4>0</vt:i4>
      </vt:variant>
      <vt:variant>
        <vt:i4>5</vt:i4>
      </vt:variant>
      <vt:variant>
        <vt:lpwstr/>
      </vt:variant>
      <vt:variant>
        <vt:lpwstr>_ENREF_25</vt:lpwstr>
      </vt:variant>
      <vt:variant>
        <vt:i4>4784139</vt:i4>
      </vt:variant>
      <vt:variant>
        <vt:i4>734</vt:i4>
      </vt:variant>
      <vt:variant>
        <vt:i4>0</vt:i4>
      </vt:variant>
      <vt:variant>
        <vt:i4>5</vt:i4>
      </vt:variant>
      <vt:variant>
        <vt:lpwstr/>
      </vt:variant>
      <vt:variant>
        <vt:lpwstr>_ENREF_80</vt:lpwstr>
      </vt:variant>
      <vt:variant>
        <vt:i4>4587531</vt:i4>
      </vt:variant>
      <vt:variant>
        <vt:i4>731</vt:i4>
      </vt:variant>
      <vt:variant>
        <vt:i4>0</vt:i4>
      </vt:variant>
      <vt:variant>
        <vt:i4>5</vt:i4>
      </vt:variant>
      <vt:variant>
        <vt:lpwstr/>
      </vt:variant>
      <vt:variant>
        <vt:lpwstr>_ENREF_76</vt:lpwstr>
      </vt:variant>
      <vt:variant>
        <vt:i4>4587531</vt:i4>
      </vt:variant>
      <vt:variant>
        <vt:i4>728</vt:i4>
      </vt:variant>
      <vt:variant>
        <vt:i4>0</vt:i4>
      </vt:variant>
      <vt:variant>
        <vt:i4>5</vt:i4>
      </vt:variant>
      <vt:variant>
        <vt:lpwstr/>
      </vt:variant>
      <vt:variant>
        <vt:lpwstr>_ENREF_71</vt:lpwstr>
      </vt:variant>
      <vt:variant>
        <vt:i4>4653067</vt:i4>
      </vt:variant>
      <vt:variant>
        <vt:i4>725</vt:i4>
      </vt:variant>
      <vt:variant>
        <vt:i4>0</vt:i4>
      </vt:variant>
      <vt:variant>
        <vt:i4>5</vt:i4>
      </vt:variant>
      <vt:variant>
        <vt:lpwstr/>
      </vt:variant>
      <vt:variant>
        <vt:lpwstr>_ENREF_68</vt:lpwstr>
      </vt:variant>
      <vt:variant>
        <vt:i4>4653067</vt:i4>
      </vt:variant>
      <vt:variant>
        <vt:i4>722</vt:i4>
      </vt:variant>
      <vt:variant>
        <vt:i4>0</vt:i4>
      </vt:variant>
      <vt:variant>
        <vt:i4>5</vt:i4>
      </vt:variant>
      <vt:variant>
        <vt:lpwstr/>
      </vt:variant>
      <vt:variant>
        <vt:lpwstr>_ENREF_65</vt:lpwstr>
      </vt:variant>
      <vt:variant>
        <vt:i4>4456459</vt:i4>
      </vt:variant>
      <vt:variant>
        <vt:i4>719</vt:i4>
      </vt:variant>
      <vt:variant>
        <vt:i4>0</vt:i4>
      </vt:variant>
      <vt:variant>
        <vt:i4>5</vt:i4>
      </vt:variant>
      <vt:variant>
        <vt:lpwstr/>
      </vt:variant>
      <vt:variant>
        <vt:lpwstr>_ENREF_54</vt:lpwstr>
      </vt:variant>
      <vt:variant>
        <vt:i4>4456459</vt:i4>
      </vt:variant>
      <vt:variant>
        <vt:i4>716</vt:i4>
      </vt:variant>
      <vt:variant>
        <vt:i4>0</vt:i4>
      </vt:variant>
      <vt:variant>
        <vt:i4>5</vt:i4>
      </vt:variant>
      <vt:variant>
        <vt:lpwstr/>
      </vt:variant>
      <vt:variant>
        <vt:lpwstr>_ENREF_52</vt:lpwstr>
      </vt:variant>
      <vt:variant>
        <vt:i4>4456459</vt:i4>
      </vt:variant>
      <vt:variant>
        <vt:i4>713</vt:i4>
      </vt:variant>
      <vt:variant>
        <vt:i4>0</vt:i4>
      </vt:variant>
      <vt:variant>
        <vt:i4>5</vt:i4>
      </vt:variant>
      <vt:variant>
        <vt:lpwstr/>
      </vt:variant>
      <vt:variant>
        <vt:lpwstr>_ENREF_50</vt:lpwstr>
      </vt:variant>
      <vt:variant>
        <vt:i4>4521995</vt:i4>
      </vt:variant>
      <vt:variant>
        <vt:i4>710</vt:i4>
      </vt:variant>
      <vt:variant>
        <vt:i4>0</vt:i4>
      </vt:variant>
      <vt:variant>
        <vt:i4>5</vt:i4>
      </vt:variant>
      <vt:variant>
        <vt:lpwstr/>
      </vt:variant>
      <vt:variant>
        <vt:lpwstr>_ENREF_47</vt:lpwstr>
      </vt:variant>
      <vt:variant>
        <vt:i4>4521995</vt:i4>
      </vt:variant>
      <vt:variant>
        <vt:i4>707</vt:i4>
      </vt:variant>
      <vt:variant>
        <vt:i4>0</vt:i4>
      </vt:variant>
      <vt:variant>
        <vt:i4>5</vt:i4>
      </vt:variant>
      <vt:variant>
        <vt:lpwstr/>
      </vt:variant>
      <vt:variant>
        <vt:lpwstr>_ENREF_42</vt:lpwstr>
      </vt:variant>
      <vt:variant>
        <vt:i4>4521995</vt:i4>
      </vt:variant>
      <vt:variant>
        <vt:i4>704</vt:i4>
      </vt:variant>
      <vt:variant>
        <vt:i4>0</vt:i4>
      </vt:variant>
      <vt:variant>
        <vt:i4>5</vt:i4>
      </vt:variant>
      <vt:variant>
        <vt:lpwstr/>
      </vt:variant>
      <vt:variant>
        <vt:lpwstr>_ENREF_41</vt:lpwstr>
      </vt:variant>
      <vt:variant>
        <vt:i4>4325387</vt:i4>
      </vt:variant>
      <vt:variant>
        <vt:i4>701</vt:i4>
      </vt:variant>
      <vt:variant>
        <vt:i4>0</vt:i4>
      </vt:variant>
      <vt:variant>
        <vt:i4>5</vt:i4>
      </vt:variant>
      <vt:variant>
        <vt:lpwstr/>
      </vt:variant>
      <vt:variant>
        <vt:lpwstr>_ENREF_38</vt:lpwstr>
      </vt:variant>
      <vt:variant>
        <vt:i4>4325387</vt:i4>
      </vt:variant>
      <vt:variant>
        <vt:i4>698</vt:i4>
      </vt:variant>
      <vt:variant>
        <vt:i4>0</vt:i4>
      </vt:variant>
      <vt:variant>
        <vt:i4>5</vt:i4>
      </vt:variant>
      <vt:variant>
        <vt:lpwstr/>
      </vt:variant>
      <vt:variant>
        <vt:lpwstr>_ENREF_35</vt:lpwstr>
      </vt:variant>
      <vt:variant>
        <vt:i4>4325387</vt:i4>
      </vt:variant>
      <vt:variant>
        <vt:i4>695</vt:i4>
      </vt:variant>
      <vt:variant>
        <vt:i4>0</vt:i4>
      </vt:variant>
      <vt:variant>
        <vt:i4>5</vt:i4>
      </vt:variant>
      <vt:variant>
        <vt:lpwstr/>
      </vt:variant>
      <vt:variant>
        <vt:lpwstr>_ENREF_32</vt:lpwstr>
      </vt:variant>
      <vt:variant>
        <vt:i4>4390923</vt:i4>
      </vt:variant>
      <vt:variant>
        <vt:i4>692</vt:i4>
      </vt:variant>
      <vt:variant>
        <vt:i4>0</vt:i4>
      </vt:variant>
      <vt:variant>
        <vt:i4>5</vt:i4>
      </vt:variant>
      <vt:variant>
        <vt:lpwstr/>
      </vt:variant>
      <vt:variant>
        <vt:lpwstr>_ENREF_29</vt:lpwstr>
      </vt:variant>
      <vt:variant>
        <vt:i4>4390923</vt:i4>
      </vt:variant>
      <vt:variant>
        <vt:i4>689</vt:i4>
      </vt:variant>
      <vt:variant>
        <vt:i4>0</vt:i4>
      </vt:variant>
      <vt:variant>
        <vt:i4>5</vt:i4>
      </vt:variant>
      <vt:variant>
        <vt:lpwstr/>
      </vt:variant>
      <vt:variant>
        <vt:lpwstr>_ENREF_28</vt:lpwstr>
      </vt:variant>
      <vt:variant>
        <vt:i4>4390923</vt:i4>
      </vt:variant>
      <vt:variant>
        <vt:i4>686</vt:i4>
      </vt:variant>
      <vt:variant>
        <vt:i4>0</vt:i4>
      </vt:variant>
      <vt:variant>
        <vt:i4>5</vt:i4>
      </vt:variant>
      <vt:variant>
        <vt:lpwstr/>
      </vt:variant>
      <vt:variant>
        <vt:lpwstr>_ENREF_26</vt:lpwstr>
      </vt:variant>
      <vt:variant>
        <vt:i4>4390923</vt:i4>
      </vt:variant>
      <vt:variant>
        <vt:i4>683</vt:i4>
      </vt:variant>
      <vt:variant>
        <vt:i4>0</vt:i4>
      </vt:variant>
      <vt:variant>
        <vt:i4>5</vt:i4>
      </vt:variant>
      <vt:variant>
        <vt:lpwstr/>
      </vt:variant>
      <vt:variant>
        <vt:lpwstr>_ENREF_23</vt:lpwstr>
      </vt:variant>
      <vt:variant>
        <vt:i4>4390923</vt:i4>
      </vt:variant>
      <vt:variant>
        <vt:i4>680</vt:i4>
      </vt:variant>
      <vt:variant>
        <vt:i4>0</vt:i4>
      </vt:variant>
      <vt:variant>
        <vt:i4>5</vt:i4>
      </vt:variant>
      <vt:variant>
        <vt:lpwstr/>
      </vt:variant>
      <vt:variant>
        <vt:lpwstr>_ENREF_20</vt:lpwstr>
      </vt:variant>
      <vt:variant>
        <vt:i4>4653067</vt:i4>
      </vt:variant>
      <vt:variant>
        <vt:i4>677</vt:i4>
      </vt:variant>
      <vt:variant>
        <vt:i4>0</vt:i4>
      </vt:variant>
      <vt:variant>
        <vt:i4>5</vt:i4>
      </vt:variant>
      <vt:variant>
        <vt:lpwstr/>
      </vt:variant>
      <vt:variant>
        <vt:lpwstr>_ENREF_6</vt:lpwstr>
      </vt:variant>
      <vt:variant>
        <vt:i4>4456459</vt:i4>
      </vt:variant>
      <vt:variant>
        <vt:i4>674</vt:i4>
      </vt:variant>
      <vt:variant>
        <vt:i4>0</vt:i4>
      </vt:variant>
      <vt:variant>
        <vt:i4>5</vt:i4>
      </vt:variant>
      <vt:variant>
        <vt:lpwstr/>
      </vt:variant>
      <vt:variant>
        <vt:lpwstr>_ENREF_5</vt:lpwstr>
      </vt:variant>
      <vt:variant>
        <vt:i4>4587531</vt:i4>
      </vt:variant>
      <vt:variant>
        <vt:i4>666</vt:i4>
      </vt:variant>
      <vt:variant>
        <vt:i4>0</vt:i4>
      </vt:variant>
      <vt:variant>
        <vt:i4>5</vt:i4>
      </vt:variant>
      <vt:variant>
        <vt:lpwstr/>
      </vt:variant>
      <vt:variant>
        <vt:lpwstr>_ENREF_77</vt:lpwstr>
      </vt:variant>
      <vt:variant>
        <vt:i4>4587531</vt:i4>
      </vt:variant>
      <vt:variant>
        <vt:i4>663</vt:i4>
      </vt:variant>
      <vt:variant>
        <vt:i4>0</vt:i4>
      </vt:variant>
      <vt:variant>
        <vt:i4>5</vt:i4>
      </vt:variant>
      <vt:variant>
        <vt:lpwstr/>
      </vt:variant>
      <vt:variant>
        <vt:lpwstr>_ENREF_73</vt:lpwstr>
      </vt:variant>
      <vt:variant>
        <vt:i4>4587531</vt:i4>
      </vt:variant>
      <vt:variant>
        <vt:i4>660</vt:i4>
      </vt:variant>
      <vt:variant>
        <vt:i4>0</vt:i4>
      </vt:variant>
      <vt:variant>
        <vt:i4>5</vt:i4>
      </vt:variant>
      <vt:variant>
        <vt:lpwstr/>
      </vt:variant>
      <vt:variant>
        <vt:lpwstr>_ENREF_70</vt:lpwstr>
      </vt:variant>
      <vt:variant>
        <vt:i4>4653067</vt:i4>
      </vt:variant>
      <vt:variant>
        <vt:i4>657</vt:i4>
      </vt:variant>
      <vt:variant>
        <vt:i4>0</vt:i4>
      </vt:variant>
      <vt:variant>
        <vt:i4>5</vt:i4>
      </vt:variant>
      <vt:variant>
        <vt:lpwstr/>
      </vt:variant>
      <vt:variant>
        <vt:lpwstr>_ENREF_67</vt:lpwstr>
      </vt:variant>
      <vt:variant>
        <vt:i4>4653067</vt:i4>
      </vt:variant>
      <vt:variant>
        <vt:i4>654</vt:i4>
      </vt:variant>
      <vt:variant>
        <vt:i4>0</vt:i4>
      </vt:variant>
      <vt:variant>
        <vt:i4>5</vt:i4>
      </vt:variant>
      <vt:variant>
        <vt:lpwstr/>
      </vt:variant>
      <vt:variant>
        <vt:lpwstr>_ENREF_64</vt:lpwstr>
      </vt:variant>
      <vt:variant>
        <vt:i4>4456459</vt:i4>
      </vt:variant>
      <vt:variant>
        <vt:i4>651</vt:i4>
      </vt:variant>
      <vt:variant>
        <vt:i4>0</vt:i4>
      </vt:variant>
      <vt:variant>
        <vt:i4>5</vt:i4>
      </vt:variant>
      <vt:variant>
        <vt:lpwstr/>
      </vt:variant>
      <vt:variant>
        <vt:lpwstr>_ENREF_55</vt:lpwstr>
      </vt:variant>
      <vt:variant>
        <vt:i4>4521995</vt:i4>
      </vt:variant>
      <vt:variant>
        <vt:i4>648</vt:i4>
      </vt:variant>
      <vt:variant>
        <vt:i4>0</vt:i4>
      </vt:variant>
      <vt:variant>
        <vt:i4>5</vt:i4>
      </vt:variant>
      <vt:variant>
        <vt:lpwstr/>
      </vt:variant>
      <vt:variant>
        <vt:lpwstr>_ENREF_49</vt:lpwstr>
      </vt:variant>
      <vt:variant>
        <vt:i4>4521995</vt:i4>
      </vt:variant>
      <vt:variant>
        <vt:i4>645</vt:i4>
      </vt:variant>
      <vt:variant>
        <vt:i4>0</vt:i4>
      </vt:variant>
      <vt:variant>
        <vt:i4>5</vt:i4>
      </vt:variant>
      <vt:variant>
        <vt:lpwstr/>
      </vt:variant>
      <vt:variant>
        <vt:lpwstr>_ENREF_45</vt:lpwstr>
      </vt:variant>
      <vt:variant>
        <vt:i4>4521995</vt:i4>
      </vt:variant>
      <vt:variant>
        <vt:i4>642</vt:i4>
      </vt:variant>
      <vt:variant>
        <vt:i4>0</vt:i4>
      </vt:variant>
      <vt:variant>
        <vt:i4>5</vt:i4>
      </vt:variant>
      <vt:variant>
        <vt:lpwstr/>
      </vt:variant>
      <vt:variant>
        <vt:lpwstr>_ENREF_44</vt:lpwstr>
      </vt:variant>
      <vt:variant>
        <vt:i4>4325387</vt:i4>
      </vt:variant>
      <vt:variant>
        <vt:i4>639</vt:i4>
      </vt:variant>
      <vt:variant>
        <vt:i4>0</vt:i4>
      </vt:variant>
      <vt:variant>
        <vt:i4>5</vt:i4>
      </vt:variant>
      <vt:variant>
        <vt:lpwstr/>
      </vt:variant>
      <vt:variant>
        <vt:lpwstr>_ENREF_36</vt:lpwstr>
      </vt:variant>
      <vt:variant>
        <vt:i4>4325387</vt:i4>
      </vt:variant>
      <vt:variant>
        <vt:i4>636</vt:i4>
      </vt:variant>
      <vt:variant>
        <vt:i4>0</vt:i4>
      </vt:variant>
      <vt:variant>
        <vt:i4>5</vt:i4>
      </vt:variant>
      <vt:variant>
        <vt:lpwstr/>
      </vt:variant>
      <vt:variant>
        <vt:lpwstr>_ENREF_34</vt:lpwstr>
      </vt:variant>
      <vt:variant>
        <vt:i4>4325387</vt:i4>
      </vt:variant>
      <vt:variant>
        <vt:i4>633</vt:i4>
      </vt:variant>
      <vt:variant>
        <vt:i4>0</vt:i4>
      </vt:variant>
      <vt:variant>
        <vt:i4>5</vt:i4>
      </vt:variant>
      <vt:variant>
        <vt:lpwstr/>
      </vt:variant>
      <vt:variant>
        <vt:lpwstr>_ENREF_30</vt:lpwstr>
      </vt:variant>
      <vt:variant>
        <vt:i4>4390923</vt:i4>
      </vt:variant>
      <vt:variant>
        <vt:i4>630</vt:i4>
      </vt:variant>
      <vt:variant>
        <vt:i4>0</vt:i4>
      </vt:variant>
      <vt:variant>
        <vt:i4>5</vt:i4>
      </vt:variant>
      <vt:variant>
        <vt:lpwstr/>
      </vt:variant>
      <vt:variant>
        <vt:lpwstr>_ENREF_24</vt:lpwstr>
      </vt:variant>
      <vt:variant>
        <vt:i4>4194315</vt:i4>
      </vt:variant>
      <vt:variant>
        <vt:i4>627</vt:i4>
      </vt:variant>
      <vt:variant>
        <vt:i4>0</vt:i4>
      </vt:variant>
      <vt:variant>
        <vt:i4>5</vt:i4>
      </vt:variant>
      <vt:variant>
        <vt:lpwstr/>
      </vt:variant>
      <vt:variant>
        <vt:lpwstr>_ENREF_11</vt:lpwstr>
      </vt:variant>
      <vt:variant>
        <vt:i4>4325387</vt:i4>
      </vt:variant>
      <vt:variant>
        <vt:i4>624</vt:i4>
      </vt:variant>
      <vt:variant>
        <vt:i4>0</vt:i4>
      </vt:variant>
      <vt:variant>
        <vt:i4>5</vt:i4>
      </vt:variant>
      <vt:variant>
        <vt:lpwstr/>
      </vt:variant>
      <vt:variant>
        <vt:lpwstr>_ENREF_3</vt:lpwstr>
      </vt:variant>
      <vt:variant>
        <vt:i4>4587531</vt:i4>
      </vt:variant>
      <vt:variant>
        <vt:i4>607</vt:i4>
      </vt:variant>
      <vt:variant>
        <vt:i4>0</vt:i4>
      </vt:variant>
      <vt:variant>
        <vt:i4>5</vt:i4>
      </vt:variant>
      <vt:variant>
        <vt:lpwstr/>
      </vt:variant>
      <vt:variant>
        <vt:lpwstr>_ENREF_76</vt:lpwstr>
      </vt:variant>
      <vt:variant>
        <vt:i4>4587531</vt:i4>
      </vt:variant>
      <vt:variant>
        <vt:i4>601</vt:i4>
      </vt:variant>
      <vt:variant>
        <vt:i4>0</vt:i4>
      </vt:variant>
      <vt:variant>
        <vt:i4>5</vt:i4>
      </vt:variant>
      <vt:variant>
        <vt:lpwstr/>
      </vt:variant>
      <vt:variant>
        <vt:lpwstr>_ENREF_75</vt:lpwstr>
      </vt:variant>
      <vt:variant>
        <vt:i4>4587531</vt:i4>
      </vt:variant>
      <vt:variant>
        <vt:i4>595</vt:i4>
      </vt:variant>
      <vt:variant>
        <vt:i4>0</vt:i4>
      </vt:variant>
      <vt:variant>
        <vt:i4>5</vt:i4>
      </vt:variant>
      <vt:variant>
        <vt:lpwstr/>
      </vt:variant>
      <vt:variant>
        <vt:lpwstr>_ENREF_74</vt:lpwstr>
      </vt:variant>
      <vt:variant>
        <vt:i4>4587531</vt:i4>
      </vt:variant>
      <vt:variant>
        <vt:i4>589</vt:i4>
      </vt:variant>
      <vt:variant>
        <vt:i4>0</vt:i4>
      </vt:variant>
      <vt:variant>
        <vt:i4>5</vt:i4>
      </vt:variant>
      <vt:variant>
        <vt:lpwstr/>
      </vt:variant>
      <vt:variant>
        <vt:lpwstr>_ENREF_73</vt:lpwstr>
      </vt:variant>
      <vt:variant>
        <vt:i4>4587531</vt:i4>
      </vt:variant>
      <vt:variant>
        <vt:i4>583</vt:i4>
      </vt:variant>
      <vt:variant>
        <vt:i4>0</vt:i4>
      </vt:variant>
      <vt:variant>
        <vt:i4>5</vt:i4>
      </vt:variant>
      <vt:variant>
        <vt:lpwstr/>
      </vt:variant>
      <vt:variant>
        <vt:lpwstr>_ENREF_72</vt:lpwstr>
      </vt:variant>
      <vt:variant>
        <vt:i4>4587531</vt:i4>
      </vt:variant>
      <vt:variant>
        <vt:i4>577</vt:i4>
      </vt:variant>
      <vt:variant>
        <vt:i4>0</vt:i4>
      </vt:variant>
      <vt:variant>
        <vt:i4>5</vt:i4>
      </vt:variant>
      <vt:variant>
        <vt:lpwstr/>
      </vt:variant>
      <vt:variant>
        <vt:lpwstr>_ENREF_71</vt:lpwstr>
      </vt:variant>
      <vt:variant>
        <vt:i4>4587531</vt:i4>
      </vt:variant>
      <vt:variant>
        <vt:i4>571</vt:i4>
      </vt:variant>
      <vt:variant>
        <vt:i4>0</vt:i4>
      </vt:variant>
      <vt:variant>
        <vt:i4>5</vt:i4>
      </vt:variant>
      <vt:variant>
        <vt:lpwstr/>
      </vt:variant>
      <vt:variant>
        <vt:lpwstr>_ENREF_70</vt:lpwstr>
      </vt:variant>
      <vt:variant>
        <vt:i4>4653067</vt:i4>
      </vt:variant>
      <vt:variant>
        <vt:i4>565</vt:i4>
      </vt:variant>
      <vt:variant>
        <vt:i4>0</vt:i4>
      </vt:variant>
      <vt:variant>
        <vt:i4>5</vt:i4>
      </vt:variant>
      <vt:variant>
        <vt:lpwstr/>
      </vt:variant>
      <vt:variant>
        <vt:lpwstr>_ENREF_69</vt:lpwstr>
      </vt:variant>
      <vt:variant>
        <vt:i4>4653067</vt:i4>
      </vt:variant>
      <vt:variant>
        <vt:i4>559</vt:i4>
      </vt:variant>
      <vt:variant>
        <vt:i4>0</vt:i4>
      </vt:variant>
      <vt:variant>
        <vt:i4>5</vt:i4>
      </vt:variant>
      <vt:variant>
        <vt:lpwstr/>
      </vt:variant>
      <vt:variant>
        <vt:lpwstr>_ENREF_68</vt:lpwstr>
      </vt:variant>
      <vt:variant>
        <vt:i4>4194315</vt:i4>
      </vt:variant>
      <vt:variant>
        <vt:i4>553</vt:i4>
      </vt:variant>
      <vt:variant>
        <vt:i4>0</vt:i4>
      </vt:variant>
      <vt:variant>
        <vt:i4>5</vt:i4>
      </vt:variant>
      <vt:variant>
        <vt:lpwstr/>
      </vt:variant>
      <vt:variant>
        <vt:lpwstr>_ENREF_1</vt:lpwstr>
      </vt:variant>
      <vt:variant>
        <vt:i4>4521995</vt:i4>
      </vt:variant>
      <vt:variant>
        <vt:i4>547</vt:i4>
      </vt:variant>
      <vt:variant>
        <vt:i4>0</vt:i4>
      </vt:variant>
      <vt:variant>
        <vt:i4>5</vt:i4>
      </vt:variant>
      <vt:variant>
        <vt:lpwstr/>
      </vt:variant>
      <vt:variant>
        <vt:lpwstr>_ENREF_49</vt:lpwstr>
      </vt:variant>
      <vt:variant>
        <vt:i4>4587531</vt:i4>
      </vt:variant>
      <vt:variant>
        <vt:i4>541</vt:i4>
      </vt:variant>
      <vt:variant>
        <vt:i4>0</vt:i4>
      </vt:variant>
      <vt:variant>
        <vt:i4>5</vt:i4>
      </vt:variant>
      <vt:variant>
        <vt:lpwstr/>
      </vt:variant>
      <vt:variant>
        <vt:lpwstr>_ENREF_7</vt:lpwstr>
      </vt:variant>
      <vt:variant>
        <vt:i4>4325387</vt:i4>
      </vt:variant>
      <vt:variant>
        <vt:i4>535</vt:i4>
      </vt:variant>
      <vt:variant>
        <vt:i4>0</vt:i4>
      </vt:variant>
      <vt:variant>
        <vt:i4>5</vt:i4>
      </vt:variant>
      <vt:variant>
        <vt:lpwstr/>
      </vt:variant>
      <vt:variant>
        <vt:lpwstr>_ENREF_35</vt:lpwstr>
      </vt:variant>
      <vt:variant>
        <vt:i4>4653067</vt:i4>
      </vt:variant>
      <vt:variant>
        <vt:i4>529</vt:i4>
      </vt:variant>
      <vt:variant>
        <vt:i4>0</vt:i4>
      </vt:variant>
      <vt:variant>
        <vt:i4>5</vt:i4>
      </vt:variant>
      <vt:variant>
        <vt:lpwstr/>
      </vt:variant>
      <vt:variant>
        <vt:lpwstr>_ENREF_67</vt:lpwstr>
      </vt:variant>
      <vt:variant>
        <vt:i4>4521995</vt:i4>
      </vt:variant>
      <vt:variant>
        <vt:i4>523</vt:i4>
      </vt:variant>
      <vt:variant>
        <vt:i4>0</vt:i4>
      </vt:variant>
      <vt:variant>
        <vt:i4>5</vt:i4>
      </vt:variant>
      <vt:variant>
        <vt:lpwstr/>
      </vt:variant>
      <vt:variant>
        <vt:lpwstr>_ENREF_47</vt:lpwstr>
      </vt:variant>
      <vt:variant>
        <vt:i4>4521995</vt:i4>
      </vt:variant>
      <vt:variant>
        <vt:i4>517</vt:i4>
      </vt:variant>
      <vt:variant>
        <vt:i4>0</vt:i4>
      </vt:variant>
      <vt:variant>
        <vt:i4>5</vt:i4>
      </vt:variant>
      <vt:variant>
        <vt:lpwstr/>
      </vt:variant>
      <vt:variant>
        <vt:lpwstr>_ENREF_49</vt:lpwstr>
      </vt:variant>
      <vt:variant>
        <vt:i4>4521995</vt:i4>
      </vt:variant>
      <vt:variant>
        <vt:i4>511</vt:i4>
      </vt:variant>
      <vt:variant>
        <vt:i4>0</vt:i4>
      </vt:variant>
      <vt:variant>
        <vt:i4>5</vt:i4>
      </vt:variant>
      <vt:variant>
        <vt:lpwstr/>
      </vt:variant>
      <vt:variant>
        <vt:lpwstr>_ENREF_45</vt:lpwstr>
      </vt:variant>
      <vt:variant>
        <vt:i4>4390923</vt:i4>
      </vt:variant>
      <vt:variant>
        <vt:i4>505</vt:i4>
      </vt:variant>
      <vt:variant>
        <vt:i4>0</vt:i4>
      </vt:variant>
      <vt:variant>
        <vt:i4>5</vt:i4>
      </vt:variant>
      <vt:variant>
        <vt:lpwstr/>
      </vt:variant>
      <vt:variant>
        <vt:lpwstr>_ENREF_29</vt:lpwstr>
      </vt:variant>
      <vt:variant>
        <vt:i4>4194315</vt:i4>
      </vt:variant>
      <vt:variant>
        <vt:i4>499</vt:i4>
      </vt:variant>
      <vt:variant>
        <vt:i4>0</vt:i4>
      </vt:variant>
      <vt:variant>
        <vt:i4>5</vt:i4>
      </vt:variant>
      <vt:variant>
        <vt:lpwstr/>
      </vt:variant>
      <vt:variant>
        <vt:lpwstr>_ENREF_11</vt:lpwstr>
      </vt:variant>
      <vt:variant>
        <vt:i4>4325387</vt:i4>
      </vt:variant>
      <vt:variant>
        <vt:i4>493</vt:i4>
      </vt:variant>
      <vt:variant>
        <vt:i4>0</vt:i4>
      </vt:variant>
      <vt:variant>
        <vt:i4>5</vt:i4>
      </vt:variant>
      <vt:variant>
        <vt:lpwstr/>
      </vt:variant>
      <vt:variant>
        <vt:lpwstr>_ENREF_35</vt:lpwstr>
      </vt:variant>
      <vt:variant>
        <vt:i4>4653067</vt:i4>
      </vt:variant>
      <vt:variant>
        <vt:i4>487</vt:i4>
      </vt:variant>
      <vt:variant>
        <vt:i4>0</vt:i4>
      </vt:variant>
      <vt:variant>
        <vt:i4>5</vt:i4>
      </vt:variant>
      <vt:variant>
        <vt:lpwstr/>
      </vt:variant>
      <vt:variant>
        <vt:lpwstr>_ENREF_66</vt:lpwstr>
      </vt:variant>
      <vt:variant>
        <vt:i4>4653067</vt:i4>
      </vt:variant>
      <vt:variant>
        <vt:i4>481</vt:i4>
      </vt:variant>
      <vt:variant>
        <vt:i4>0</vt:i4>
      </vt:variant>
      <vt:variant>
        <vt:i4>5</vt:i4>
      </vt:variant>
      <vt:variant>
        <vt:lpwstr/>
      </vt:variant>
      <vt:variant>
        <vt:lpwstr>_ENREF_65</vt:lpwstr>
      </vt:variant>
      <vt:variant>
        <vt:i4>4456459</vt:i4>
      </vt:variant>
      <vt:variant>
        <vt:i4>475</vt:i4>
      </vt:variant>
      <vt:variant>
        <vt:i4>0</vt:i4>
      </vt:variant>
      <vt:variant>
        <vt:i4>5</vt:i4>
      </vt:variant>
      <vt:variant>
        <vt:lpwstr/>
      </vt:variant>
      <vt:variant>
        <vt:lpwstr>_ENREF_5</vt:lpwstr>
      </vt:variant>
      <vt:variant>
        <vt:i4>4653067</vt:i4>
      </vt:variant>
      <vt:variant>
        <vt:i4>469</vt:i4>
      </vt:variant>
      <vt:variant>
        <vt:i4>0</vt:i4>
      </vt:variant>
      <vt:variant>
        <vt:i4>5</vt:i4>
      </vt:variant>
      <vt:variant>
        <vt:lpwstr/>
      </vt:variant>
      <vt:variant>
        <vt:lpwstr>_ENREF_64</vt:lpwstr>
      </vt:variant>
      <vt:variant>
        <vt:i4>4718603</vt:i4>
      </vt:variant>
      <vt:variant>
        <vt:i4>463</vt:i4>
      </vt:variant>
      <vt:variant>
        <vt:i4>0</vt:i4>
      </vt:variant>
      <vt:variant>
        <vt:i4>5</vt:i4>
      </vt:variant>
      <vt:variant>
        <vt:lpwstr/>
      </vt:variant>
      <vt:variant>
        <vt:lpwstr>_ENREF_9</vt:lpwstr>
      </vt:variant>
      <vt:variant>
        <vt:i4>4653067</vt:i4>
      </vt:variant>
      <vt:variant>
        <vt:i4>457</vt:i4>
      </vt:variant>
      <vt:variant>
        <vt:i4>0</vt:i4>
      </vt:variant>
      <vt:variant>
        <vt:i4>5</vt:i4>
      </vt:variant>
      <vt:variant>
        <vt:lpwstr/>
      </vt:variant>
      <vt:variant>
        <vt:lpwstr>_ENREF_63</vt:lpwstr>
      </vt:variant>
      <vt:variant>
        <vt:i4>4653067</vt:i4>
      </vt:variant>
      <vt:variant>
        <vt:i4>451</vt:i4>
      </vt:variant>
      <vt:variant>
        <vt:i4>0</vt:i4>
      </vt:variant>
      <vt:variant>
        <vt:i4>5</vt:i4>
      </vt:variant>
      <vt:variant>
        <vt:lpwstr/>
      </vt:variant>
      <vt:variant>
        <vt:lpwstr>_ENREF_62</vt:lpwstr>
      </vt:variant>
      <vt:variant>
        <vt:i4>4653067</vt:i4>
      </vt:variant>
      <vt:variant>
        <vt:i4>445</vt:i4>
      </vt:variant>
      <vt:variant>
        <vt:i4>0</vt:i4>
      </vt:variant>
      <vt:variant>
        <vt:i4>5</vt:i4>
      </vt:variant>
      <vt:variant>
        <vt:lpwstr/>
      </vt:variant>
      <vt:variant>
        <vt:lpwstr>_ENREF_61</vt:lpwstr>
      </vt:variant>
      <vt:variant>
        <vt:i4>4653067</vt:i4>
      </vt:variant>
      <vt:variant>
        <vt:i4>439</vt:i4>
      </vt:variant>
      <vt:variant>
        <vt:i4>0</vt:i4>
      </vt:variant>
      <vt:variant>
        <vt:i4>5</vt:i4>
      </vt:variant>
      <vt:variant>
        <vt:lpwstr/>
      </vt:variant>
      <vt:variant>
        <vt:lpwstr>_ENREF_60</vt:lpwstr>
      </vt:variant>
      <vt:variant>
        <vt:i4>4456459</vt:i4>
      </vt:variant>
      <vt:variant>
        <vt:i4>433</vt:i4>
      </vt:variant>
      <vt:variant>
        <vt:i4>0</vt:i4>
      </vt:variant>
      <vt:variant>
        <vt:i4>5</vt:i4>
      </vt:variant>
      <vt:variant>
        <vt:lpwstr/>
      </vt:variant>
      <vt:variant>
        <vt:lpwstr>_ENREF_59</vt:lpwstr>
      </vt:variant>
      <vt:variant>
        <vt:i4>4325387</vt:i4>
      </vt:variant>
      <vt:variant>
        <vt:i4>427</vt:i4>
      </vt:variant>
      <vt:variant>
        <vt:i4>0</vt:i4>
      </vt:variant>
      <vt:variant>
        <vt:i4>5</vt:i4>
      </vt:variant>
      <vt:variant>
        <vt:lpwstr/>
      </vt:variant>
      <vt:variant>
        <vt:lpwstr>_ENREF_38</vt:lpwstr>
      </vt:variant>
      <vt:variant>
        <vt:i4>4456459</vt:i4>
      </vt:variant>
      <vt:variant>
        <vt:i4>421</vt:i4>
      </vt:variant>
      <vt:variant>
        <vt:i4>0</vt:i4>
      </vt:variant>
      <vt:variant>
        <vt:i4>5</vt:i4>
      </vt:variant>
      <vt:variant>
        <vt:lpwstr/>
      </vt:variant>
      <vt:variant>
        <vt:lpwstr>_ENREF_58</vt:lpwstr>
      </vt:variant>
      <vt:variant>
        <vt:i4>4456459</vt:i4>
      </vt:variant>
      <vt:variant>
        <vt:i4>415</vt:i4>
      </vt:variant>
      <vt:variant>
        <vt:i4>0</vt:i4>
      </vt:variant>
      <vt:variant>
        <vt:i4>5</vt:i4>
      </vt:variant>
      <vt:variant>
        <vt:lpwstr/>
      </vt:variant>
      <vt:variant>
        <vt:lpwstr>_ENREF_57</vt:lpwstr>
      </vt:variant>
      <vt:variant>
        <vt:i4>4456459</vt:i4>
      </vt:variant>
      <vt:variant>
        <vt:i4>409</vt:i4>
      </vt:variant>
      <vt:variant>
        <vt:i4>0</vt:i4>
      </vt:variant>
      <vt:variant>
        <vt:i4>5</vt:i4>
      </vt:variant>
      <vt:variant>
        <vt:lpwstr/>
      </vt:variant>
      <vt:variant>
        <vt:lpwstr>_ENREF_56</vt:lpwstr>
      </vt:variant>
      <vt:variant>
        <vt:i4>4456459</vt:i4>
      </vt:variant>
      <vt:variant>
        <vt:i4>403</vt:i4>
      </vt:variant>
      <vt:variant>
        <vt:i4>0</vt:i4>
      </vt:variant>
      <vt:variant>
        <vt:i4>5</vt:i4>
      </vt:variant>
      <vt:variant>
        <vt:lpwstr/>
      </vt:variant>
      <vt:variant>
        <vt:lpwstr>_ENREF_55</vt:lpwstr>
      </vt:variant>
      <vt:variant>
        <vt:i4>4456459</vt:i4>
      </vt:variant>
      <vt:variant>
        <vt:i4>397</vt:i4>
      </vt:variant>
      <vt:variant>
        <vt:i4>0</vt:i4>
      </vt:variant>
      <vt:variant>
        <vt:i4>5</vt:i4>
      </vt:variant>
      <vt:variant>
        <vt:lpwstr/>
      </vt:variant>
      <vt:variant>
        <vt:lpwstr>_ENREF_54</vt:lpwstr>
      </vt:variant>
      <vt:variant>
        <vt:i4>4456459</vt:i4>
      </vt:variant>
      <vt:variant>
        <vt:i4>391</vt:i4>
      </vt:variant>
      <vt:variant>
        <vt:i4>0</vt:i4>
      </vt:variant>
      <vt:variant>
        <vt:i4>5</vt:i4>
      </vt:variant>
      <vt:variant>
        <vt:lpwstr/>
      </vt:variant>
      <vt:variant>
        <vt:lpwstr>_ENREF_53</vt:lpwstr>
      </vt:variant>
      <vt:variant>
        <vt:i4>4456459</vt:i4>
      </vt:variant>
      <vt:variant>
        <vt:i4>385</vt:i4>
      </vt:variant>
      <vt:variant>
        <vt:i4>0</vt:i4>
      </vt:variant>
      <vt:variant>
        <vt:i4>5</vt:i4>
      </vt:variant>
      <vt:variant>
        <vt:lpwstr/>
      </vt:variant>
      <vt:variant>
        <vt:lpwstr>_ENREF_52</vt:lpwstr>
      </vt:variant>
      <vt:variant>
        <vt:i4>4456459</vt:i4>
      </vt:variant>
      <vt:variant>
        <vt:i4>379</vt:i4>
      </vt:variant>
      <vt:variant>
        <vt:i4>0</vt:i4>
      </vt:variant>
      <vt:variant>
        <vt:i4>5</vt:i4>
      </vt:variant>
      <vt:variant>
        <vt:lpwstr/>
      </vt:variant>
      <vt:variant>
        <vt:lpwstr>_ENREF_51</vt:lpwstr>
      </vt:variant>
      <vt:variant>
        <vt:i4>4456459</vt:i4>
      </vt:variant>
      <vt:variant>
        <vt:i4>373</vt:i4>
      </vt:variant>
      <vt:variant>
        <vt:i4>0</vt:i4>
      </vt:variant>
      <vt:variant>
        <vt:i4>5</vt:i4>
      </vt:variant>
      <vt:variant>
        <vt:lpwstr/>
      </vt:variant>
      <vt:variant>
        <vt:lpwstr>_ENREF_50</vt:lpwstr>
      </vt:variant>
      <vt:variant>
        <vt:i4>4521995</vt:i4>
      </vt:variant>
      <vt:variant>
        <vt:i4>367</vt:i4>
      </vt:variant>
      <vt:variant>
        <vt:i4>0</vt:i4>
      </vt:variant>
      <vt:variant>
        <vt:i4>5</vt:i4>
      </vt:variant>
      <vt:variant>
        <vt:lpwstr/>
      </vt:variant>
      <vt:variant>
        <vt:lpwstr>_ENREF_49</vt:lpwstr>
      </vt:variant>
      <vt:variant>
        <vt:i4>4390923</vt:i4>
      </vt:variant>
      <vt:variant>
        <vt:i4>361</vt:i4>
      </vt:variant>
      <vt:variant>
        <vt:i4>0</vt:i4>
      </vt:variant>
      <vt:variant>
        <vt:i4>5</vt:i4>
      </vt:variant>
      <vt:variant>
        <vt:lpwstr/>
      </vt:variant>
      <vt:variant>
        <vt:lpwstr>_ENREF_28</vt:lpwstr>
      </vt:variant>
      <vt:variant>
        <vt:i4>4325387</vt:i4>
      </vt:variant>
      <vt:variant>
        <vt:i4>355</vt:i4>
      </vt:variant>
      <vt:variant>
        <vt:i4>0</vt:i4>
      </vt:variant>
      <vt:variant>
        <vt:i4>5</vt:i4>
      </vt:variant>
      <vt:variant>
        <vt:lpwstr/>
      </vt:variant>
      <vt:variant>
        <vt:lpwstr>_ENREF_3</vt:lpwstr>
      </vt:variant>
      <vt:variant>
        <vt:i4>4390923</vt:i4>
      </vt:variant>
      <vt:variant>
        <vt:i4>349</vt:i4>
      </vt:variant>
      <vt:variant>
        <vt:i4>0</vt:i4>
      </vt:variant>
      <vt:variant>
        <vt:i4>5</vt:i4>
      </vt:variant>
      <vt:variant>
        <vt:lpwstr/>
      </vt:variant>
      <vt:variant>
        <vt:lpwstr>_ENREF_20</vt:lpwstr>
      </vt:variant>
      <vt:variant>
        <vt:i4>4521995</vt:i4>
      </vt:variant>
      <vt:variant>
        <vt:i4>343</vt:i4>
      </vt:variant>
      <vt:variant>
        <vt:i4>0</vt:i4>
      </vt:variant>
      <vt:variant>
        <vt:i4>5</vt:i4>
      </vt:variant>
      <vt:variant>
        <vt:lpwstr/>
      </vt:variant>
      <vt:variant>
        <vt:lpwstr>_ENREF_48</vt:lpwstr>
      </vt:variant>
      <vt:variant>
        <vt:i4>4521995</vt:i4>
      </vt:variant>
      <vt:variant>
        <vt:i4>337</vt:i4>
      </vt:variant>
      <vt:variant>
        <vt:i4>0</vt:i4>
      </vt:variant>
      <vt:variant>
        <vt:i4>5</vt:i4>
      </vt:variant>
      <vt:variant>
        <vt:lpwstr/>
      </vt:variant>
      <vt:variant>
        <vt:lpwstr>_ENREF_47</vt:lpwstr>
      </vt:variant>
      <vt:variant>
        <vt:i4>4521995</vt:i4>
      </vt:variant>
      <vt:variant>
        <vt:i4>331</vt:i4>
      </vt:variant>
      <vt:variant>
        <vt:i4>0</vt:i4>
      </vt:variant>
      <vt:variant>
        <vt:i4>5</vt:i4>
      </vt:variant>
      <vt:variant>
        <vt:lpwstr/>
      </vt:variant>
      <vt:variant>
        <vt:lpwstr>_ENREF_46</vt:lpwstr>
      </vt:variant>
      <vt:variant>
        <vt:i4>4521995</vt:i4>
      </vt:variant>
      <vt:variant>
        <vt:i4>325</vt:i4>
      </vt:variant>
      <vt:variant>
        <vt:i4>0</vt:i4>
      </vt:variant>
      <vt:variant>
        <vt:i4>5</vt:i4>
      </vt:variant>
      <vt:variant>
        <vt:lpwstr/>
      </vt:variant>
      <vt:variant>
        <vt:lpwstr>_ENREF_45</vt:lpwstr>
      </vt:variant>
      <vt:variant>
        <vt:i4>4325387</vt:i4>
      </vt:variant>
      <vt:variant>
        <vt:i4>319</vt:i4>
      </vt:variant>
      <vt:variant>
        <vt:i4>0</vt:i4>
      </vt:variant>
      <vt:variant>
        <vt:i4>5</vt:i4>
      </vt:variant>
      <vt:variant>
        <vt:lpwstr/>
      </vt:variant>
      <vt:variant>
        <vt:lpwstr>_ENREF_30</vt:lpwstr>
      </vt:variant>
      <vt:variant>
        <vt:i4>4521995</vt:i4>
      </vt:variant>
      <vt:variant>
        <vt:i4>313</vt:i4>
      </vt:variant>
      <vt:variant>
        <vt:i4>0</vt:i4>
      </vt:variant>
      <vt:variant>
        <vt:i4>5</vt:i4>
      </vt:variant>
      <vt:variant>
        <vt:lpwstr/>
      </vt:variant>
      <vt:variant>
        <vt:lpwstr>_ENREF_44</vt:lpwstr>
      </vt:variant>
      <vt:variant>
        <vt:i4>4390923</vt:i4>
      </vt:variant>
      <vt:variant>
        <vt:i4>307</vt:i4>
      </vt:variant>
      <vt:variant>
        <vt:i4>0</vt:i4>
      </vt:variant>
      <vt:variant>
        <vt:i4>5</vt:i4>
      </vt:variant>
      <vt:variant>
        <vt:lpwstr/>
      </vt:variant>
      <vt:variant>
        <vt:lpwstr>_ENREF_28</vt:lpwstr>
      </vt:variant>
      <vt:variant>
        <vt:i4>4521995</vt:i4>
      </vt:variant>
      <vt:variant>
        <vt:i4>301</vt:i4>
      </vt:variant>
      <vt:variant>
        <vt:i4>0</vt:i4>
      </vt:variant>
      <vt:variant>
        <vt:i4>5</vt:i4>
      </vt:variant>
      <vt:variant>
        <vt:lpwstr/>
      </vt:variant>
      <vt:variant>
        <vt:lpwstr>_ENREF_43</vt:lpwstr>
      </vt:variant>
      <vt:variant>
        <vt:i4>4456459</vt:i4>
      </vt:variant>
      <vt:variant>
        <vt:i4>295</vt:i4>
      </vt:variant>
      <vt:variant>
        <vt:i4>0</vt:i4>
      </vt:variant>
      <vt:variant>
        <vt:i4>5</vt:i4>
      </vt:variant>
      <vt:variant>
        <vt:lpwstr/>
      </vt:variant>
      <vt:variant>
        <vt:lpwstr>_ENREF_5</vt:lpwstr>
      </vt:variant>
      <vt:variant>
        <vt:i4>4390923</vt:i4>
      </vt:variant>
      <vt:variant>
        <vt:i4>289</vt:i4>
      </vt:variant>
      <vt:variant>
        <vt:i4>0</vt:i4>
      </vt:variant>
      <vt:variant>
        <vt:i4>5</vt:i4>
      </vt:variant>
      <vt:variant>
        <vt:lpwstr/>
      </vt:variant>
      <vt:variant>
        <vt:lpwstr>_ENREF_26</vt:lpwstr>
      </vt:variant>
      <vt:variant>
        <vt:i4>4521995</vt:i4>
      </vt:variant>
      <vt:variant>
        <vt:i4>283</vt:i4>
      </vt:variant>
      <vt:variant>
        <vt:i4>0</vt:i4>
      </vt:variant>
      <vt:variant>
        <vt:i4>5</vt:i4>
      </vt:variant>
      <vt:variant>
        <vt:lpwstr/>
      </vt:variant>
      <vt:variant>
        <vt:lpwstr>_ENREF_42</vt:lpwstr>
      </vt:variant>
      <vt:variant>
        <vt:i4>4521995</vt:i4>
      </vt:variant>
      <vt:variant>
        <vt:i4>277</vt:i4>
      </vt:variant>
      <vt:variant>
        <vt:i4>0</vt:i4>
      </vt:variant>
      <vt:variant>
        <vt:i4>5</vt:i4>
      </vt:variant>
      <vt:variant>
        <vt:lpwstr/>
      </vt:variant>
      <vt:variant>
        <vt:lpwstr>_ENREF_41</vt:lpwstr>
      </vt:variant>
      <vt:variant>
        <vt:i4>4784139</vt:i4>
      </vt:variant>
      <vt:variant>
        <vt:i4>271</vt:i4>
      </vt:variant>
      <vt:variant>
        <vt:i4>0</vt:i4>
      </vt:variant>
      <vt:variant>
        <vt:i4>5</vt:i4>
      </vt:variant>
      <vt:variant>
        <vt:lpwstr/>
      </vt:variant>
      <vt:variant>
        <vt:lpwstr>_ENREF_8</vt:lpwstr>
      </vt:variant>
      <vt:variant>
        <vt:i4>4521995</vt:i4>
      </vt:variant>
      <vt:variant>
        <vt:i4>265</vt:i4>
      </vt:variant>
      <vt:variant>
        <vt:i4>0</vt:i4>
      </vt:variant>
      <vt:variant>
        <vt:i4>5</vt:i4>
      </vt:variant>
      <vt:variant>
        <vt:lpwstr/>
      </vt:variant>
      <vt:variant>
        <vt:lpwstr>_ENREF_40</vt:lpwstr>
      </vt:variant>
      <vt:variant>
        <vt:i4>4325387</vt:i4>
      </vt:variant>
      <vt:variant>
        <vt:i4>259</vt:i4>
      </vt:variant>
      <vt:variant>
        <vt:i4>0</vt:i4>
      </vt:variant>
      <vt:variant>
        <vt:i4>5</vt:i4>
      </vt:variant>
      <vt:variant>
        <vt:lpwstr/>
      </vt:variant>
      <vt:variant>
        <vt:lpwstr>_ENREF_39</vt:lpwstr>
      </vt:variant>
      <vt:variant>
        <vt:i4>4390923</vt:i4>
      </vt:variant>
      <vt:variant>
        <vt:i4>253</vt:i4>
      </vt:variant>
      <vt:variant>
        <vt:i4>0</vt:i4>
      </vt:variant>
      <vt:variant>
        <vt:i4>5</vt:i4>
      </vt:variant>
      <vt:variant>
        <vt:lpwstr/>
      </vt:variant>
      <vt:variant>
        <vt:lpwstr>_ENREF_29</vt:lpwstr>
      </vt:variant>
      <vt:variant>
        <vt:i4>4390923</vt:i4>
      </vt:variant>
      <vt:variant>
        <vt:i4>247</vt:i4>
      </vt:variant>
      <vt:variant>
        <vt:i4>0</vt:i4>
      </vt:variant>
      <vt:variant>
        <vt:i4>5</vt:i4>
      </vt:variant>
      <vt:variant>
        <vt:lpwstr/>
      </vt:variant>
      <vt:variant>
        <vt:lpwstr>_ENREF_28</vt:lpwstr>
      </vt:variant>
      <vt:variant>
        <vt:i4>4325387</vt:i4>
      </vt:variant>
      <vt:variant>
        <vt:i4>241</vt:i4>
      </vt:variant>
      <vt:variant>
        <vt:i4>0</vt:i4>
      </vt:variant>
      <vt:variant>
        <vt:i4>5</vt:i4>
      </vt:variant>
      <vt:variant>
        <vt:lpwstr/>
      </vt:variant>
      <vt:variant>
        <vt:lpwstr>_ENREF_38</vt:lpwstr>
      </vt:variant>
      <vt:variant>
        <vt:i4>4325387</vt:i4>
      </vt:variant>
      <vt:variant>
        <vt:i4>235</vt:i4>
      </vt:variant>
      <vt:variant>
        <vt:i4>0</vt:i4>
      </vt:variant>
      <vt:variant>
        <vt:i4>5</vt:i4>
      </vt:variant>
      <vt:variant>
        <vt:lpwstr/>
      </vt:variant>
      <vt:variant>
        <vt:lpwstr>_ENREF_37</vt:lpwstr>
      </vt:variant>
      <vt:variant>
        <vt:i4>4325387</vt:i4>
      </vt:variant>
      <vt:variant>
        <vt:i4>229</vt:i4>
      </vt:variant>
      <vt:variant>
        <vt:i4>0</vt:i4>
      </vt:variant>
      <vt:variant>
        <vt:i4>5</vt:i4>
      </vt:variant>
      <vt:variant>
        <vt:lpwstr/>
      </vt:variant>
      <vt:variant>
        <vt:lpwstr>_ENREF_36</vt:lpwstr>
      </vt:variant>
      <vt:variant>
        <vt:i4>4653067</vt:i4>
      </vt:variant>
      <vt:variant>
        <vt:i4>223</vt:i4>
      </vt:variant>
      <vt:variant>
        <vt:i4>0</vt:i4>
      </vt:variant>
      <vt:variant>
        <vt:i4>5</vt:i4>
      </vt:variant>
      <vt:variant>
        <vt:lpwstr/>
      </vt:variant>
      <vt:variant>
        <vt:lpwstr>_ENREF_6</vt:lpwstr>
      </vt:variant>
      <vt:variant>
        <vt:i4>4325387</vt:i4>
      </vt:variant>
      <vt:variant>
        <vt:i4>217</vt:i4>
      </vt:variant>
      <vt:variant>
        <vt:i4>0</vt:i4>
      </vt:variant>
      <vt:variant>
        <vt:i4>5</vt:i4>
      </vt:variant>
      <vt:variant>
        <vt:lpwstr/>
      </vt:variant>
      <vt:variant>
        <vt:lpwstr>_ENREF_35</vt:lpwstr>
      </vt:variant>
      <vt:variant>
        <vt:i4>4325387</vt:i4>
      </vt:variant>
      <vt:variant>
        <vt:i4>211</vt:i4>
      </vt:variant>
      <vt:variant>
        <vt:i4>0</vt:i4>
      </vt:variant>
      <vt:variant>
        <vt:i4>5</vt:i4>
      </vt:variant>
      <vt:variant>
        <vt:lpwstr/>
      </vt:variant>
      <vt:variant>
        <vt:lpwstr>_ENREF_34</vt:lpwstr>
      </vt:variant>
      <vt:variant>
        <vt:i4>4325387</vt:i4>
      </vt:variant>
      <vt:variant>
        <vt:i4>205</vt:i4>
      </vt:variant>
      <vt:variant>
        <vt:i4>0</vt:i4>
      </vt:variant>
      <vt:variant>
        <vt:i4>5</vt:i4>
      </vt:variant>
      <vt:variant>
        <vt:lpwstr/>
      </vt:variant>
      <vt:variant>
        <vt:lpwstr>_ENREF_33</vt:lpwstr>
      </vt:variant>
      <vt:variant>
        <vt:i4>4325387</vt:i4>
      </vt:variant>
      <vt:variant>
        <vt:i4>199</vt:i4>
      </vt:variant>
      <vt:variant>
        <vt:i4>0</vt:i4>
      </vt:variant>
      <vt:variant>
        <vt:i4>5</vt:i4>
      </vt:variant>
      <vt:variant>
        <vt:lpwstr/>
      </vt:variant>
      <vt:variant>
        <vt:lpwstr>_ENREF_32</vt:lpwstr>
      </vt:variant>
      <vt:variant>
        <vt:i4>4325387</vt:i4>
      </vt:variant>
      <vt:variant>
        <vt:i4>193</vt:i4>
      </vt:variant>
      <vt:variant>
        <vt:i4>0</vt:i4>
      </vt:variant>
      <vt:variant>
        <vt:i4>5</vt:i4>
      </vt:variant>
      <vt:variant>
        <vt:lpwstr/>
      </vt:variant>
      <vt:variant>
        <vt:lpwstr>_ENREF_31</vt:lpwstr>
      </vt:variant>
      <vt:variant>
        <vt:i4>4325387</vt:i4>
      </vt:variant>
      <vt:variant>
        <vt:i4>187</vt:i4>
      </vt:variant>
      <vt:variant>
        <vt:i4>0</vt:i4>
      </vt:variant>
      <vt:variant>
        <vt:i4>5</vt:i4>
      </vt:variant>
      <vt:variant>
        <vt:lpwstr/>
      </vt:variant>
      <vt:variant>
        <vt:lpwstr>_ENREF_30</vt:lpwstr>
      </vt:variant>
      <vt:variant>
        <vt:i4>4390923</vt:i4>
      </vt:variant>
      <vt:variant>
        <vt:i4>181</vt:i4>
      </vt:variant>
      <vt:variant>
        <vt:i4>0</vt:i4>
      </vt:variant>
      <vt:variant>
        <vt:i4>5</vt:i4>
      </vt:variant>
      <vt:variant>
        <vt:lpwstr/>
      </vt:variant>
      <vt:variant>
        <vt:lpwstr>_ENREF_29</vt:lpwstr>
      </vt:variant>
      <vt:variant>
        <vt:i4>4390923</vt:i4>
      </vt:variant>
      <vt:variant>
        <vt:i4>175</vt:i4>
      </vt:variant>
      <vt:variant>
        <vt:i4>0</vt:i4>
      </vt:variant>
      <vt:variant>
        <vt:i4>5</vt:i4>
      </vt:variant>
      <vt:variant>
        <vt:lpwstr/>
      </vt:variant>
      <vt:variant>
        <vt:lpwstr>_ENREF_28</vt:lpwstr>
      </vt:variant>
      <vt:variant>
        <vt:i4>4194315</vt:i4>
      </vt:variant>
      <vt:variant>
        <vt:i4>169</vt:i4>
      </vt:variant>
      <vt:variant>
        <vt:i4>0</vt:i4>
      </vt:variant>
      <vt:variant>
        <vt:i4>5</vt:i4>
      </vt:variant>
      <vt:variant>
        <vt:lpwstr/>
      </vt:variant>
      <vt:variant>
        <vt:lpwstr>_ENREF_10</vt:lpwstr>
      </vt:variant>
      <vt:variant>
        <vt:i4>4390923</vt:i4>
      </vt:variant>
      <vt:variant>
        <vt:i4>163</vt:i4>
      </vt:variant>
      <vt:variant>
        <vt:i4>0</vt:i4>
      </vt:variant>
      <vt:variant>
        <vt:i4>5</vt:i4>
      </vt:variant>
      <vt:variant>
        <vt:lpwstr/>
      </vt:variant>
      <vt:variant>
        <vt:lpwstr>_ENREF_27</vt:lpwstr>
      </vt:variant>
      <vt:variant>
        <vt:i4>4456459</vt:i4>
      </vt:variant>
      <vt:variant>
        <vt:i4>157</vt:i4>
      </vt:variant>
      <vt:variant>
        <vt:i4>0</vt:i4>
      </vt:variant>
      <vt:variant>
        <vt:i4>5</vt:i4>
      </vt:variant>
      <vt:variant>
        <vt:lpwstr/>
      </vt:variant>
      <vt:variant>
        <vt:lpwstr>_ENREF_5</vt:lpwstr>
      </vt:variant>
      <vt:variant>
        <vt:i4>4390923</vt:i4>
      </vt:variant>
      <vt:variant>
        <vt:i4>151</vt:i4>
      </vt:variant>
      <vt:variant>
        <vt:i4>0</vt:i4>
      </vt:variant>
      <vt:variant>
        <vt:i4>5</vt:i4>
      </vt:variant>
      <vt:variant>
        <vt:lpwstr/>
      </vt:variant>
      <vt:variant>
        <vt:lpwstr>_ENREF_26</vt:lpwstr>
      </vt:variant>
      <vt:variant>
        <vt:i4>4390923</vt:i4>
      </vt:variant>
      <vt:variant>
        <vt:i4>145</vt:i4>
      </vt:variant>
      <vt:variant>
        <vt:i4>0</vt:i4>
      </vt:variant>
      <vt:variant>
        <vt:i4>5</vt:i4>
      </vt:variant>
      <vt:variant>
        <vt:lpwstr/>
      </vt:variant>
      <vt:variant>
        <vt:lpwstr>_ENREF_25</vt:lpwstr>
      </vt:variant>
      <vt:variant>
        <vt:i4>4390923</vt:i4>
      </vt:variant>
      <vt:variant>
        <vt:i4>139</vt:i4>
      </vt:variant>
      <vt:variant>
        <vt:i4>0</vt:i4>
      </vt:variant>
      <vt:variant>
        <vt:i4>5</vt:i4>
      </vt:variant>
      <vt:variant>
        <vt:lpwstr/>
      </vt:variant>
      <vt:variant>
        <vt:lpwstr>_ENREF_24</vt:lpwstr>
      </vt:variant>
      <vt:variant>
        <vt:i4>4390923</vt:i4>
      </vt:variant>
      <vt:variant>
        <vt:i4>133</vt:i4>
      </vt:variant>
      <vt:variant>
        <vt:i4>0</vt:i4>
      </vt:variant>
      <vt:variant>
        <vt:i4>5</vt:i4>
      </vt:variant>
      <vt:variant>
        <vt:lpwstr/>
      </vt:variant>
      <vt:variant>
        <vt:lpwstr>_ENREF_23</vt:lpwstr>
      </vt:variant>
      <vt:variant>
        <vt:i4>4390923</vt:i4>
      </vt:variant>
      <vt:variant>
        <vt:i4>127</vt:i4>
      </vt:variant>
      <vt:variant>
        <vt:i4>0</vt:i4>
      </vt:variant>
      <vt:variant>
        <vt:i4>5</vt:i4>
      </vt:variant>
      <vt:variant>
        <vt:lpwstr/>
      </vt:variant>
      <vt:variant>
        <vt:lpwstr>_ENREF_22</vt:lpwstr>
      </vt:variant>
      <vt:variant>
        <vt:i4>4390923</vt:i4>
      </vt:variant>
      <vt:variant>
        <vt:i4>112</vt:i4>
      </vt:variant>
      <vt:variant>
        <vt:i4>0</vt:i4>
      </vt:variant>
      <vt:variant>
        <vt:i4>5</vt:i4>
      </vt:variant>
      <vt:variant>
        <vt:lpwstr/>
      </vt:variant>
      <vt:variant>
        <vt:lpwstr>_ENREF_20</vt:lpwstr>
      </vt:variant>
      <vt:variant>
        <vt:i4>4194315</vt:i4>
      </vt:variant>
      <vt:variant>
        <vt:i4>103</vt:i4>
      </vt:variant>
      <vt:variant>
        <vt:i4>0</vt:i4>
      </vt:variant>
      <vt:variant>
        <vt:i4>5</vt:i4>
      </vt:variant>
      <vt:variant>
        <vt:lpwstr/>
      </vt:variant>
      <vt:variant>
        <vt:lpwstr>_ENREF_19</vt:lpwstr>
      </vt:variant>
      <vt:variant>
        <vt:i4>4194315</vt:i4>
      </vt:variant>
      <vt:variant>
        <vt:i4>98</vt:i4>
      </vt:variant>
      <vt:variant>
        <vt:i4>0</vt:i4>
      </vt:variant>
      <vt:variant>
        <vt:i4>5</vt:i4>
      </vt:variant>
      <vt:variant>
        <vt:lpwstr/>
      </vt:variant>
      <vt:variant>
        <vt:lpwstr>_ENREF_19</vt:lpwstr>
      </vt:variant>
      <vt:variant>
        <vt:i4>4194315</vt:i4>
      </vt:variant>
      <vt:variant>
        <vt:i4>94</vt:i4>
      </vt:variant>
      <vt:variant>
        <vt:i4>0</vt:i4>
      </vt:variant>
      <vt:variant>
        <vt:i4>5</vt:i4>
      </vt:variant>
      <vt:variant>
        <vt:lpwstr/>
      </vt:variant>
      <vt:variant>
        <vt:lpwstr>_ENREF_18</vt:lpwstr>
      </vt:variant>
      <vt:variant>
        <vt:i4>4194315</vt:i4>
      </vt:variant>
      <vt:variant>
        <vt:i4>88</vt:i4>
      </vt:variant>
      <vt:variant>
        <vt:i4>0</vt:i4>
      </vt:variant>
      <vt:variant>
        <vt:i4>5</vt:i4>
      </vt:variant>
      <vt:variant>
        <vt:lpwstr/>
      </vt:variant>
      <vt:variant>
        <vt:lpwstr>_ENREF_17</vt:lpwstr>
      </vt:variant>
      <vt:variant>
        <vt:i4>4194315</vt:i4>
      </vt:variant>
      <vt:variant>
        <vt:i4>82</vt:i4>
      </vt:variant>
      <vt:variant>
        <vt:i4>0</vt:i4>
      </vt:variant>
      <vt:variant>
        <vt:i4>5</vt:i4>
      </vt:variant>
      <vt:variant>
        <vt:lpwstr/>
      </vt:variant>
      <vt:variant>
        <vt:lpwstr>_ENREF_16</vt:lpwstr>
      </vt:variant>
      <vt:variant>
        <vt:i4>4194315</vt:i4>
      </vt:variant>
      <vt:variant>
        <vt:i4>69</vt:i4>
      </vt:variant>
      <vt:variant>
        <vt:i4>0</vt:i4>
      </vt:variant>
      <vt:variant>
        <vt:i4>5</vt:i4>
      </vt:variant>
      <vt:variant>
        <vt:lpwstr/>
      </vt:variant>
      <vt:variant>
        <vt:lpwstr>_ENREF_15</vt:lpwstr>
      </vt:variant>
      <vt:variant>
        <vt:i4>4194315</vt:i4>
      </vt:variant>
      <vt:variant>
        <vt:i4>65</vt:i4>
      </vt:variant>
      <vt:variant>
        <vt:i4>0</vt:i4>
      </vt:variant>
      <vt:variant>
        <vt:i4>5</vt:i4>
      </vt:variant>
      <vt:variant>
        <vt:lpwstr/>
      </vt:variant>
      <vt:variant>
        <vt:lpwstr>_ENREF_14</vt:lpwstr>
      </vt:variant>
      <vt:variant>
        <vt:i4>4194315</vt:i4>
      </vt:variant>
      <vt:variant>
        <vt:i4>59</vt:i4>
      </vt:variant>
      <vt:variant>
        <vt:i4>0</vt:i4>
      </vt:variant>
      <vt:variant>
        <vt:i4>5</vt:i4>
      </vt:variant>
      <vt:variant>
        <vt:lpwstr/>
      </vt:variant>
      <vt:variant>
        <vt:lpwstr>_ENREF_13</vt:lpwstr>
      </vt:variant>
      <vt:variant>
        <vt:i4>4194315</vt:i4>
      </vt:variant>
      <vt:variant>
        <vt:i4>53</vt:i4>
      </vt:variant>
      <vt:variant>
        <vt:i4>0</vt:i4>
      </vt:variant>
      <vt:variant>
        <vt:i4>5</vt:i4>
      </vt:variant>
      <vt:variant>
        <vt:lpwstr/>
      </vt:variant>
      <vt:variant>
        <vt:lpwstr>_ENREF_12</vt:lpwstr>
      </vt:variant>
      <vt:variant>
        <vt:i4>4718603</vt:i4>
      </vt:variant>
      <vt:variant>
        <vt:i4>47</vt:i4>
      </vt:variant>
      <vt:variant>
        <vt:i4>0</vt:i4>
      </vt:variant>
      <vt:variant>
        <vt:i4>5</vt:i4>
      </vt:variant>
      <vt:variant>
        <vt:lpwstr/>
      </vt:variant>
      <vt:variant>
        <vt:lpwstr>_ENREF_9</vt:lpwstr>
      </vt:variant>
      <vt:variant>
        <vt:i4>4653067</vt:i4>
      </vt:variant>
      <vt:variant>
        <vt:i4>39</vt:i4>
      </vt:variant>
      <vt:variant>
        <vt:i4>0</vt:i4>
      </vt:variant>
      <vt:variant>
        <vt:i4>5</vt:i4>
      </vt:variant>
      <vt:variant>
        <vt:lpwstr/>
      </vt:variant>
      <vt:variant>
        <vt:lpwstr>_ENREF_6</vt:lpwstr>
      </vt:variant>
      <vt:variant>
        <vt:i4>4325387</vt:i4>
      </vt:variant>
      <vt:variant>
        <vt:i4>31</vt:i4>
      </vt:variant>
      <vt:variant>
        <vt:i4>0</vt:i4>
      </vt:variant>
      <vt:variant>
        <vt:i4>5</vt:i4>
      </vt:variant>
      <vt:variant>
        <vt:lpwstr/>
      </vt:variant>
      <vt:variant>
        <vt:lpwstr>_ENREF_3</vt:lpwstr>
      </vt:variant>
      <vt:variant>
        <vt:i4>4390923</vt:i4>
      </vt:variant>
      <vt:variant>
        <vt:i4>23</vt:i4>
      </vt:variant>
      <vt:variant>
        <vt:i4>0</vt:i4>
      </vt:variant>
      <vt:variant>
        <vt:i4>5</vt:i4>
      </vt:variant>
      <vt:variant>
        <vt:lpwstr/>
      </vt:variant>
      <vt:variant>
        <vt:lpwstr>_ENREF_2</vt:lpwstr>
      </vt:variant>
      <vt:variant>
        <vt:i4>4194315</vt:i4>
      </vt:variant>
      <vt:variant>
        <vt:i4>17</vt:i4>
      </vt:variant>
      <vt:variant>
        <vt:i4>0</vt:i4>
      </vt:variant>
      <vt:variant>
        <vt:i4>5</vt:i4>
      </vt:variant>
      <vt:variant>
        <vt:lpwstr/>
      </vt:variant>
      <vt:variant>
        <vt:lpwstr>_ENREF_1</vt:lpwstr>
      </vt:variant>
      <vt:variant>
        <vt:i4>4194337</vt:i4>
      </vt:variant>
      <vt:variant>
        <vt:i4>12</vt:i4>
      </vt:variant>
      <vt:variant>
        <vt:i4>0</vt:i4>
      </vt:variant>
      <vt:variant>
        <vt:i4>5</vt:i4>
      </vt:variant>
      <vt:variant>
        <vt:lpwstr>mailto:u3262965@uni.canberra.edu.au</vt:lpwstr>
      </vt:variant>
      <vt:variant>
        <vt:lpwstr/>
      </vt:variant>
      <vt:variant>
        <vt:i4>5308518</vt:i4>
      </vt:variant>
      <vt:variant>
        <vt:i4>9</vt:i4>
      </vt:variant>
      <vt:variant>
        <vt:i4>0</vt:i4>
      </vt:variant>
      <vt:variant>
        <vt:i4>5</vt:i4>
      </vt:variant>
      <vt:variant>
        <vt:lpwstr>mailto:U3267425@uni.canberra.au</vt:lpwstr>
      </vt:variant>
      <vt:variant>
        <vt:lpwstr/>
      </vt:variant>
      <vt:variant>
        <vt:i4>4653101</vt:i4>
      </vt:variant>
      <vt:variant>
        <vt:i4>6</vt:i4>
      </vt:variant>
      <vt:variant>
        <vt:i4>0</vt:i4>
      </vt:variant>
      <vt:variant>
        <vt:i4>5</vt:i4>
      </vt:variant>
      <vt:variant>
        <vt:lpwstr>mailto:U3255665@uni.canberra.edu.au</vt:lpwstr>
      </vt:variant>
      <vt:variant>
        <vt:lpwstr/>
      </vt:variant>
      <vt:variant>
        <vt:i4>5374055</vt:i4>
      </vt:variant>
      <vt:variant>
        <vt:i4>3</vt:i4>
      </vt:variant>
      <vt:variant>
        <vt:i4>0</vt:i4>
      </vt:variant>
      <vt:variant>
        <vt:i4>5</vt:i4>
      </vt:variant>
      <vt:variant>
        <vt:lpwstr>mailto:U3267717@uni.canberra.au</vt:lpwstr>
      </vt:variant>
      <vt:variant>
        <vt:lpwstr/>
      </vt:variant>
      <vt:variant>
        <vt:i4>4718636</vt:i4>
      </vt:variant>
      <vt:variant>
        <vt:i4>0</vt:i4>
      </vt:variant>
      <vt:variant>
        <vt:i4>0</vt:i4>
      </vt:variant>
      <vt:variant>
        <vt:i4>5</vt:i4>
      </vt:variant>
      <vt:variant>
        <vt:lpwstr>mailto:U3265091@uni.canberra.edu.au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Pema.Gyamtsho</dc:creator>
  <cp:keywords/>
  <dc:description/>
  <cp:lastModifiedBy>Zhijia.Ren</cp:lastModifiedBy>
  <cp:revision>5</cp:revision>
  <cp:lastPrinted>2025-04-27T09:07:00Z</cp:lastPrinted>
  <dcterms:created xsi:type="dcterms:W3CDTF">2025-04-27T09:07:00Z</dcterms:created>
  <dcterms:modified xsi:type="dcterms:W3CDTF">2025-04-28T04:17:00Z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0x01010078EDFA1B8F28194BBCD4ECC076DFCFA4</vt:lpwstr>
  </property>
  <property fmtid="{D5CDD505-2E9C-101B-9397-08002B2CF9AE}" pid="3" name="MediaServiceImageTags">
    <vt:lpwstr/>
  </property>
</Properties>
</file>